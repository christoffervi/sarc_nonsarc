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Erin Miller, MS, CGC; Thomas D. Ryan, MD, PhD; Mark W. Russell, MD, Sharlene M. Day, MD; Iacopo Olivotto,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Centre for Population Genomics, Garvan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D12475" w:rsidRDefault="001D711A" w:rsidP="001D711A">
      <w:pPr>
        <w:pStyle w:val="Ingenafstand"/>
        <w:rPr>
          <w:rFonts w:ascii="Roboto" w:hAnsi="Roboto" w:cs="Times New Roman"/>
          <w:sz w:val="18"/>
          <w:szCs w:val="18"/>
          <w:lang w:val="da-DK"/>
          <w:rPrChange w:id="1" w:author="Christoffer Vissing" w:date="2023-10-13T13:16:00Z">
            <w:rPr>
              <w:rFonts w:ascii="Roboto" w:hAnsi="Roboto" w:cs="Times New Roman"/>
              <w:sz w:val="18"/>
              <w:szCs w:val="18"/>
            </w:rPr>
          </w:rPrChange>
        </w:rPr>
      </w:pPr>
      <w:proofErr w:type="spellStart"/>
      <w:r w:rsidRPr="00D12475">
        <w:rPr>
          <w:rFonts w:ascii="Roboto" w:hAnsi="Roboto" w:cs="Times New Roman"/>
          <w:sz w:val="18"/>
          <w:szCs w:val="18"/>
          <w:lang w:val="da-DK"/>
          <w:rPrChange w:id="2" w:author="Christoffer Vissing" w:date="2023-10-13T13:16:00Z">
            <w:rPr>
              <w:rFonts w:ascii="Roboto" w:hAnsi="Roboto" w:cs="Times New Roman"/>
              <w:sz w:val="18"/>
              <w:szCs w:val="18"/>
            </w:rPr>
          </w:rPrChange>
        </w:rPr>
        <w:t>Email</w:t>
      </w:r>
      <w:proofErr w:type="spellEnd"/>
      <w:r w:rsidRPr="00D12475">
        <w:rPr>
          <w:rFonts w:ascii="Roboto" w:hAnsi="Roboto" w:cs="Times New Roman"/>
          <w:sz w:val="18"/>
          <w:szCs w:val="18"/>
          <w:lang w:val="da-DK"/>
          <w:rPrChange w:id="3" w:author="Christoffer Vissing" w:date="2023-10-13T13:16:00Z">
            <w:rPr>
              <w:rFonts w:ascii="Roboto" w:hAnsi="Roboto" w:cs="Times New Roman"/>
              <w:sz w:val="18"/>
              <w:szCs w:val="18"/>
            </w:rPr>
          </w:rPrChange>
        </w:rPr>
        <w:t xml:space="preserve">: </w:t>
      </w:r>
      <w:r w:rsidR="00000000">
        <w:fldChar w:fldCharType="begin"/>
      </w:r>
      <w:r w:rsidR="00000000" w:rsidRPr="00D12475">
        <w:rPr>
          <w:lang w:val="da-DK"/>
          <w:rPrChange w:id="4" w:author="Christoffer Vissing" w:date="2023-10-13T13:16:00Z">
            <w:rPr/>
          </w:rPrChange>
        </w:rPr>
        <w:instrText>HYPERLINK "mailto:christoffer.rasmus.vissing@regionh"</w:instrText>
      </w:r>
      <w:r w:rsidR="00000000">
        <w:fldChar w:fldCharType="separate"/>
      </w:r>
      <w:r w:rsidR="004C6F6D" w:rsidRPr="00D12475">
        <w:rPr>
          <w:rStyle w:val="Hyperlink"/>
          <w:rFonts w:ascii="Roboto" w:hAnsi="Roboto" w:cs="Times New Roman"/>
          <w:sz w:val="18"/>
          <w:szCs w:val="18"/>
          <w:lang w:val="da-DK"/>
          <w:rPrChange w:id="5" w:author="Christoffer Vissing" w:date="2023-10-13T13:16:00Z">
            <w:rPr>
              <w:rStyle w:val="Hyperlink"/>
              <w:rFonts w:ascii="Roboto" w:hAnsi="Roboto" w:cs="Times New Roman"/>
              <w:sz w:val="18"/>
              <w:szCs w:val="18"/>
            </w:rPr>
          </w:rPrChange>
        </w:rPr>
        <w:t>christoffer.rasmus.vissing@regionh</w:t>
      </w:r>
      <w:r w:rsidR="00000000">
        <w:rPr>
          <w:rStyle w:val="Hyperlink"/>
          <w:rFonts w:ascii="Roboto" w:hAnsi="Roboto" w:cs="Times New Roman"/>
          <w:sz w:val="18"/>
          <w:szCs w:val="18"/>
        </w:rPr>
        <w:fldChar w:fldCharType="end"/>
      </w:r>
      <w:r w:rsidRPr="00D12475">
        <w:rPr>
          <w:rFonts w:ascii="Roboto" w:hAnsi="Roboto" w:cs="Times New Roman"/>
          <w:sz w:val="18"/>
          <w:szCs w:val="18"/>
          <w:lang w:val="da-DK"/>
          <w:rPrChange w:id="6" w:author="Christoffer Vissing" w:date="2023-10-13T13:16:00Z">
            <w:rPr>
              <w:rFonts w:ascii="Roboto" w:hAnsi="Roboto" w:cs="Times New Roman"/>
              <w:sz w:val="18"/>
              <w:szCs w:val="18"/>
            </w:rPr>
          </w:rPrChange>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0EC18ED"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6A5983">
        <w:rPr>
          <w:rFonts w:ascii="Roboto" w:hAnsi="Roboto"/>
          <w:sz w:val="18"/>
          <w:szCs w:val="18"/>
        </w:rPr>
        <w:t>346</w:t>
      </w:r>
      <w:r w:rsidR="006A5983"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0C4FBD0D"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8A4596">
        <w:rPr>
          <w:rFonts w:ascii="Roboto" w:hAnsi="Roboto"/>
          <w:sz w:val="18"/>
          <w:szCs w:val="18"/>
        </w:rPr>
        <w:t>4185</w:t>
      </w:r>
      <w:r w:rsidR="008A4596"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9"/>
          <w:footerReference w:type="default" r:id="rId10"/>
          <w:pgSz w:w="12240" w:h="15840"/>
          <w:pgMar w:top="1440" w:right="1440" w:bottom="992" w:left="1259" w:header="720" w:footer="720" w:gutter="0"/>
          <w:cols w:space="720"/>
          <w:titlePg/>
          <w:docGrid w:linePitch="360"/>
        </w:sectPr>
      </w:pPr>
      <w:bookmarkStart w:id="7" w:name="_Hlk113459148"/>
    </w:p>
    <w:p w14:paraId="530D91CE" w14:textId="77777777" w:rsidR="001D711A" w:rsidRPr="00DB6D77" w:rsidRDefault="001D711A" w:rsidP="001D711A">
      <w:pPr>
        <w:spacing w:line="259" w:lineRule="auto"/>
        <w:rPr>
          <w:rFonts w:ascii="Roboto" w:hAnsi="Roboto"/>
          <w:b/>
          <w:bCs/>
        </w:rPr>
      </w:pPr>
      <w:commentRangeStart w:id="8"/>
      <w:r w:rsidRPr="00DB6D77">
        <w:rPr>
          <w:rFonts w:ascii="Roboto" w:hAnsi="Roboto"/>
          <w:b/>
          <w:bCs/>
        </w:rPr>
        <w:lastRenderedPageBreak/>
        <w:t>ABSTRACT</w:t>
      </w:r>
      <w:commentRangeEnd w:id="8"/>
      <w:r w:rsidR="00060459">
        <w:rPr>
          <w:rStyle w:val="Kommentarhenvisning"/>
        </w:rPr>
        <w:commentReference w:id="8"/>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14AAC3CA"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 xml:space="preserve">in </w:t>
      </w:r>
      <w:del w:id="9" w:author="Christoffer Vissing" w:date="2023-09-28T12:15:00Z">
        <w:r w:rsidR="004636E0" w:rsidDel="00780625">
          <w:rPr>
            <w:rFonts w:ascii="Roboto" w:hAnsi="Roboto"/>
            <w:sz w:val="22"/>
            <w:szCs w:val="22"/>
          </w:rPr>
          <w:delText>a significant proportion of</w:delText>
        </w:r>
      </w:del>
      <w:ins w:id="10" w:author="Christoffer Vissing" w:date="2023-09-28T12:15:00Z">
        <w:r w:rsidR="00780625">
          <w:rPr>
            <w:rFonts w:ascii="Roboto" w:hAnsi="Roboto"/>
            <w:sz w:val="22"/>
            <w:szCs w:val="22"/>
          </w:rPr>
          <w:t>most</w:t>
        </w:r>
      </w:ins>
      <w:r w:rsidR="004636E0">
        <w:rPr>
          <w:rFonts w:ascii="Roboto" w:hAnsi="Roboto"/>
          <w:sz w:val="22"/>
          <w:szCs w:val="22"/>
        </w:rPr>
        <w:t xml:space="preserve">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ins w:id="11" w:author="Ho, Carolyn Y.,MD" w:date="2023-08-19T13:24:00Z">
        <w:r w:rsidR="00107191">
          <w:rPr>
            <w:rFonts w:ascii="Roboto" w:hAnsi="Roboto"/>
            <w:sz w:val="22"/>
            <w:szCs w:val="22"/>
          </w:rPr>
          <w:t xml:space="preserve"> *ALSO ADD SOMETHING ABOUT TEMPORAL SEQUENCE, ETC**</w:t>
        </w:r>
      </w:ins>
    </w:p>
    <w:p w14:paraId="636955FB" w14:textId="5267F485"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57E83847"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r w:rsidR="008C5F58">
        <w:rPr>
          <w:rFonts w:ascii="Roboto" w:hAnsi="Roboto"/>
          <w:sz w:val="22"/>
          <w:szCs w:val="22"/>
        </w:rPr>
        <w:t xml:space="preserve">~13 years </w:t>
      </w:r>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xml:space="preserve"> and had a lower burden of cardiovascular comorbidities (obesity, hypertension).</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D84162">
        <w:rPr>
          <w:rFonts w:ascii="Roboto" w:hAnsi="Roboto"/>
          <w:sz w:val="22"/>
          <w:szCs w:val="22"/>
        </w:rPr>
        <w:t xml:space="preserve"> </w:t>
      </w:r>
      <w:r w:rsidR="00894A5E" w:rsidRPr="00894A5E">
        <w:rPr>
          <w:rFonts w:ascii="Roboto" w:hAnsi="Roboto"/>
          <w:sz w:val="22"/>
          <w:szCs w:val="22"/>
        </w:rPr>
        <w:t xml:space="preserve">higher </w:t>
      </w:r>
      <w:r w:rsidR="008410A5">
        <w:rPr>
          <w:rFonts w:ascii="Roboto" w:hAnsi="Roboto"/>
          <w:sz w:val="22"/>
          <w:szCs w:val="22"/>
        </w:rPr>
        <w:t>left ventricular (</w:t>
      </w:r>
      <w:r w:rsidR="00894A5E" w:rsidRPr="00894A5E">
        <w:rPr>
          <w:rFonts w:ascii="Roboto" w:hAnsi="Roboto"/>
          <w:sz w:val="22"/>
          <w:szCs w:val="22"/>
        </w:rPr>
        <w:t>LV</w:t>
      </w:r>
      <w:r w:rsidR="008410A5">
        <w:rPr>
          <w:rFonts w:ascii="Roboto" w:hAnsi="Roboto"/>
          <w:sz w:val="22"/>
          <w:szCs w:val="22"/>
        </w:rPr>
        <w:t>)</w:t>
      </w:r>
      <w:r w:rsidR="00894A5E" w:rsidRPr="00894A5E">
        <w:rPr>
          <w:rFonts w:ascii="Roboto" w:hAnsi="Roboto"/>
          <w:sz w:val="22"/>
          <w:szCs w:val="22"/>
        </w:rPr>
        <w:t xml:space="preserve"> ejection fraction</w:t>
      </w:r>
      <w:r w:rsidR="007F67CF">
        <w:rPr>
          <w:rFonts w:ascii="Roboto" w:hAnsi="Roboto"/>
          <w:sz w:val="22"/>
          <w:szCs w:val="22"/>
        </w:rPr>
        <w:t xml:space="preserve"> (</w:t>
      </w:r>
      <w:r w:rsidR="007F67CF" w:rsidRPr="00DB6D77">
        <w:rPr>
          <w:rFonts w:ascii="Roboto" w:hAnsi="Roboto"/>
          <w:sz w:val="22"/>
          <w:szCs w:val="22"/>
        </w:rPr>
        <w:t>+</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6</w:t>
      </w:r>
      <w:r w:rsidR="007F67CF" w:rsidRPr="00DB6D77">
        <w:rPr>
          <w:rFonts w:ascii="Roboto" w:hAnsi="Roboto"/>
          <w:sz w:val="22"/>
          <w:szCs w:val="22"/>
        </w:rPr>
        <w:t xml:space="preserve"> % [CI: 1.</w:t>
      </w:r>
      <w:r w:rsidR="007F67CF">
        <w:rPr>
          <w:rFonts w:ascii="Roboto" w:hAnsi="Roboto"/>
          <w:sz w:val="22"/>
          <w:szCs w:val="22"/>
        </w:rPr>
        <w:t>0-</w:t>
      </w:r>
      <w:r w:rsidR="007F67CF" w:rsidRPr="00DB6D77">
        <w:rPr>
          <w:rFonts w:ascii="Roboto" w:hAnsi="Roboto"/>
          <w:sz w:val="22"/>
          <w:szCs w:val="22"/>
        </w:rPr>
        <w:t>2.</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w:t>
      </w:r>
      <w:r w:rsidR="00894A5E" w:rsidRPr="00894A5E">
        <w:rPr>
          <w:rFonts w:ascii="Roboto" w:hAnsi="Roboto"/>
          <w:sz w:val="22"/>
          <w:szCs w:val="22"/>
        </w:rPr>
        <w:t xml:space="preserve"> and</w:t>
      </w:r>
      <w:r w:rsidR="008410A5">
        <w:rPr>
          <w:rFonts w:ascii="Roboto" w:hAnsi="Roboto"/>
          <w:sz w:val="22"/>
          <w:szCs w:val="22"/>
        </w:rPr>
        <w:t xml:space="preserve"> </w:t>
      </w:r>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but </w:t>
      </w:r>
      <w:commentRangeStart w:id="12"/>
      <w:r w:rsidR="00D62A43">
        <w:rPr>
          <w:rFonts w:ascii="Roboto" w:hAnsi="Roboto"/>
          <w:sz w:val="22"/>
          <w:szCs w:val="22"/>
        </w:rPr>
        <w:t>less</w:t>
      </w:r>
      <w:r w:rsidR="00D62A43" w:rsidRPr="00894A5E">
        <w:rPr>
          <w:rFonts w:ascii="Roboto" w:hAnsi="Roboto"/>
          <w:sz w:val="22"/>
          <w:szCs w:val="22"/>
        </w:rPr>
        <w:t xml:space="preserve"> </w:t>
      </w:r>
      <w:r w:rsidR="00894A5E" w:rsidRPr="00894A5E">
        <w:rPr>
          <w:rFonts w:ascii="Roboto" w:hAnsi="Roboto"/>
          <w:sz w:val="22"/>
          <w:szCs w:val="22"/>
        </w:rPr>
        <w:t xml:space="preserve">LV </w:t>
      </w:r>
      <w:r w:rsidR="00D62A43">
        <w:rPr>
          <w:rFonts w:ascii="Roboto" w:hAnsi="Roboto"/>
          <w:sz w:val="22"/>
          <w:szCs w:val="22"/>
        </w:rPr>
        <w:t>hypertrophy</w:t>
      </w:r>
      <w:r w:rsidR="00E36FFA">
        <w:rPr>
          <w:rFonts w:ascii="Roboto" w:hAnsi="Roboto"/>
          <w:sz w:val="22"/>
          <w:szCs w:val="22"/>
        </w:rPr>
        <w:t xml:space="preserve"> </w:t>
      </w:r>
      <w:r w:rsidR="00E36FFA" w:rsidRPr="00DB6D77">
        <w:rPr>
          <w:rFonts w:ascii="Roboto" w:hAnsi="Roboto"/>
          <w:sz w:val="22"/>
          <w:szCs w:val="22"/>
        </w:rPr>
        <w:t>(</w:t>
      </w:r>
      <w:r w:rsidR="00D80E46">
        <w:rPr>
          <w:rFonts w:ascii="Roboto" w:hAnsi="Roboto"/>
          <w:sz w:val="22"/>
          <w:szCs w:val="22"/>
        </w:rPr>
        <w:t xml:space="preserve">maximal </w:t>
      </w:r>
      <w:r w:rsidR="00D62A43">
        <w:rPr>
          <w:rFonts w:ascii="Roboto" w:hAnsi="Roboto"/>
          <w:sz w:val="22"/>
          <w:szCs w:val="22"/>
        </w:rPr>
        <w:t>LV wall thickness -</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w:t>
      </w:r>
      <w:commentRangeEnd w:id="12"/>
      <w:r w:rsidR="00976566">
        <w:rPr>
          <w:rStyle w:val="Kommentarhenvisning"/>
        </w:rPr>
        <w:commentReference w:id="12"/>
      </w:r>
      <w:r w:rsidR="00E36FFA" w:rsidRPr="00DB6D77">
        <w:rPr>
          <w:rFonts w:ascii="Roboto" w:hAnsi="Roboto"/>
          <w:sz w:val="22"/>
          <w:szCs w:val="22"/>
        </w:rPr>
        <w:t xml:space="preserve">[CI: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D62A43">
        <w:rPr>
          <w:rFonts w:ascii="Roboto" w:hAnsi="Roboto"/>
          <w:sz w:val="22"/>
          <w:szCs w:val="22"/>
        </w:rPr>
        <w:t>Although obstructive physiology</w:t>
      </w:r>
      <w:r w:rsidR="00894A5E" w:rsidRPr="00894A5E">
        <w:rPr>
          <w:rFonts w:ascii="Roboto" w:hAnsi="Roboto"/>
          <w:sz w:val="22"/>
          <w:szCs w:val="22"/>
        </w:rPr>
        <w:t xml:space="preserve"> </w:t>
      </w:r>
      <w:r w:rsidR="00D62A43">
        <w:rPr>
          <w:rFonts w:ascii="Roboto" w:hAnsi="Roboto"/>
          <w:sz w:val="22"/>
          <w:szCs w:val="22"/>
        </w:rPr>
        <w:t xml:space="preserve">was twice </w:t>
      </w:r>
      <w:r w:rsidR="008410A5">
        <w:rPr>
          <w:rFonts w:ascii="Roboto" w:hAnsi="Roboto"/>
          <w:sz w:val="22"/>
          <w:szCs w:val="22"/>
        </w:rPr>
        <w:t>as frequent</w:t>
      </w:r>
      <w:r w:rsidR="00D62A43">
        <w:rPr>
          <w:rFonts w:ascii="Roboto" w:hAnsi="Roboto"/>
          <w:sz w:val="22"/>
          <w:szCs w:val="22"/>
        </w:rPr>
        <w:t xml:space="preserve"> in patients with</w:t>
      </w:r>
      <w:r w:rsidR="00894A5E" w:rsidRPr="00894A5E">
        <w:rPr>
          <w:rFonts w:ascii="Roboto" w:hAnsi="Roboto"/>
          <w:sz w:val="22"/>
          <w:szCs w:val="22"/>
        </w:rPr>
        <w:t xml:space="preserve">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w:t>
      </w:r>
      <w:r w:rsidR="00D62A43">
        <w:rPr>
          <w:rFonts w:ascii="Roboto" w:hAnsi="Roboto"/>
          <w:sz w:val="22"/>
          <w:szCs w:val="22"/>
        </w:rPr>
        <w:t xml:space="preserve">it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r w:rsidR="00D84162">
        <w:rPr>
          <w:rFonts w:ascii="Roboto" w:hAnsi="Roboto"/>
          <w:sz w:val="22"/>
          <w:szCs w:val="22"/>
        </w:rPr>
        <w:t xml:space="preserve"> </w:t>
      </w:r>
      <w:r w:rsidR="00493348">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493348">
        <w:rPr>
          <w:rFonts w:ascii="Roboto" w:hAnsi="Roboto"/>
          <w:sz w:val="22"/>
          <w:szCs w:val="22"/>
        </w:rPr>
        <w:t>were more frequent</w:t>
      </w:r>
      <w:r w:rsidR="00F54EFA">
        <w:rPr>
          <w:rFonts w:ascii="Roboto" w:hAnsi="Roboto"/>
          <w:sz w:val="22"/>
          <w:szCs w:val="22"/>
        </w:rPr>
        <w:t xml:space="preserve">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r w:rsidR="006A5983">
        <w:rPr>
          <w:rFonts w:ascii="Roboto" w:hAnsi="Roboto"/>
          <w:sz w:val="22"/>
          <w:szCs w:val="22"/>
        </w:rPr>
        <w:t xml:space="preserve"> Time-to-event analysis </w:t>
      </w:r>
      <w:r w:rsidR="008410A5">
        <w:rPr>
          <w:rFonts w:ascii="Roboto" w:hAnsi="Roboto"/>
          <w:sz w:val="22"/>
          <w:szCs w:val="22"/>
        </w:rPr>
        <w:t>revealed</w:t>
      </w:r>
      <w:r w:rsidR="006A5983">
        <w:rPr>
          <w:rFonts w:ascii="Roboto" w:hAnsi="Roboto"/>
          <w:sz w:val="22"/>
          <w:szCs w:val="22"/>
        </w:rPr>
        <w:t xml:space="preserve"> </w:t>
      </w:r>
      <w:r w:rsidR="008410A5">
        <w:rPr>
          <w:rFonts w:ascii="Roboto" w:hAnsi="Roboto"/>
          <w:sz w:val="22"/>
          <w:szCs w:val="22"/>
        </w:rPr>
        <w:t>great</w:t>
      </w:r>
      <w:r w:rsidR="006A5983">
        <w:rPr>
          <w:rFonts w:ascii="Roboto" w:hAnsi="Roboto"/>
          <w:sz w:val="22"/>
          <w:szCs w:val="22"/>
        </w:rPr>
        <w:t xml:space="preserve">er additive effect of cardiovascular co-morbidities on developing atrial fibrillation, ventricular arrhythmias, heart failure outcomes and death 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w:t>
      </w:r>
      <w:r w:rsidR="008410A5">
        <w:rPr>
          <w:rFonts w:ascii="Roboto" w:hAnsi="Roboto"/>
          <w:sz w:val="22"/>
          <w:szCs w:val="22"/>
        </w:rPr>
        <w:t xml:space="preserve"> </w:t>
      </w:r>
      <w:commentRangeStart w:id="13"/>
      <w:commentRangeStart w:id="14"/>
      <w:r w:rsidR="008410A5">
        <w:rPr>
          <w:rFonts w:ascii="Roboto" w:hAnsi="Roboto"/>
          <w:sz w:val="22"/>
          <w:szCs w:val="22"/>
        </w:rPr>
        <w:t>A</w:t>
      </w:r>
      <w:r w:rsidR="00B15850">
        <w:rPr>
          <w:rFonts w:ascii="Roboto" w:hAnsi="Roboto"/>
          <w:sz w:val="22"/>
          <w:szCs w:val="22"/>
        </w:rPr>
        <w:t>lthough a</w:t>
      </w:r>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13"/>
      <w:r w:rsidR="008410A5">
        <w:rPr>
          <w:rStyle w:val="Kommentarhenvisning"/>
        </w:rPr>
        <w:commentReference w:id="13"/>
      </w:r>
      <w:commentRangeEnd w:id="14"/>
      <w:r w:rsidR="00780625">
        <w:rPr>
          <w:rStyle w:val="Kommentarhenvisning"/>
        </w:rPr>
        <w:commentReference w:id="14"/>
      </w:r>
      <w:r w:rsidR="00D84162">
        <w:rPr>
          <w:rFonts w:ascii="Roboto" w:hAnsi="Roboto"/>
          <w:sz w:val="22"/>
          <w:szCs w:val="22"/>
        </w:rPr>
        <w:t xml:space="preserve"> </w:t>
      </w:r>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8410A5">
        <w:rPr>
          <w:rFonts w:ascii="Roboto" w:hAnsi="Roboto"/>
          <w:sz w:val="22"/>
          <w:szCs w:val="22"/>
        </w:rPr>
        <w:t>twice as likely to die from</w:t>
      </w:r>
      <w:r w:rsidR="007F67CF">
        <w:rPr>
          <w:rFonts w:ascii="Roboto" w:hAnsi="Roboto"/>
          <w:sz w:val="22"/>
          <w:szCs w:val="22"/>
        </w:rPr>
        <w:t xml:space="preserve"> HCM-related death (</w:t>
      </w:r>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r w:rsidR="00D84162">
        <w:rPr>
          <w:rFonts w:ascii="Roboto" w:hAnsi="Roboto"/>
          <w:sz w:val="22"/>
          <w:szCs w:val="22"/>
        </w:rPr>
        <w:t>)</w:t>
      </w:r>
      <w:r w:rsidR="00894A5E" w:rsidRPr="00894A5E">
        <w:rPr>
          <w:rFonts w:ascii="Roboto" w:hAnsi="Roboto"/>
          <w:sz w:val="22"/>
          <w:szCs w:val="22"/>
        </w:rPr>
        <w:t xml:space="preserve">. </w:t>
      </w:r>
    </w:p>
    <w:p w14:paraId="390B52A0" w14:textId="5E6EA00E"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7"/>
      <w:proofErr w:type="spellStart"/>
      <w:r w:rsidR="00954CA0">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493348">
        <w:rPr>
          <w:rFonts w:ascii="Roboto" w:hAnsi="Roboto"/>
          <w:sz w:val="22"/>
          <w:szCs w:val="22"/>
        </w:rPr>
        <w:t>differ in</w:t>
      </w:r>
      <w:r w:rsidR="00954CA0"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r w:rsidR="007F67CF" w:rsidRPr="00894A5E">
        <w:rPr>
          <w:rFonts w:ascii="Roboto" w:hAnsi="Roboto"/>
          <w:sz w:val="22"/>
          <w:szCs w:val="22"/>
        </w:rPr>
        <w:t xml:space="preserve"> higher incidence of </w:t>
      </w:r>
      <w:r w:rsidR="00954CA0">
        <w:rPr>
          <w:rFonts w:ascii="Roboto" w:hAnsi="Roboto"/>
          <w:sz w:val="22"/>
          <w:szCs w:val="22"/>
        </w:rPr>
        <w:t xml:space="preserve">atrial and ventricular </w:t>
      </w:r>
      <w:r w:rsidR="007F67CF" w:rsidRPr="00894A5E">
        <w:rPr>
          <w:rFonts w:ascii="Roboto" w:hAnsi="Roboto"/>
          <w:sz w:val="22"/>
          <w:szCs w:val="22"/>
        </w:rPr>
        <w:t xml:space="preserve">arrhythmias, </w:t>
      </w:r>
      <w:r w:rsidR="00B15850">
        <w:rPr>
          <w:rFonts w:ascii="Roboto" w:hAnsi="Roboto"/>
          <w:sz w:val="22"/>
          <w:szCs w:val="22"/>
        </w:rPr>
        <w:t>heart failure</w:t>
      </w:r>
      <w:r w:rsidR="005E3EFD">
        <w:rPr>
          <w:rFonts w:ascii="Roboto" w:hAnsi="Roboto"/>
          <w:sz w:val="22"/>
          <w:szCs w:val="22"/>
        </w:rPr>
        <w:t xml:space="preserve">, and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r w:rsidR="00493348">
        <w:rPr>
          <w:rFonts w:ascii="Roboto" w:hAnsi="Roboto"/>
          <w:sz w:val="22"/>
          <w:szCs w:val="22"/>
        </w:rPr>
        <w:t>distinctions</w:t>
      </w:r>
      <w:r w:rsidR="00493348" w:rsidRPr="00DB6D77">
        <w:rPr>
          <w:rFonts w:ascii="Roboto" w:hAnsi="Roboto"/>
          <w:sz w:val="22"/>
          <w:szCs w:val="22"/>
        </w:rPr>
        <w:t xml:space="preserve"> </w:t>
      </w:r>
      <w:r w:rsidR="000B140C" w:rsidRPr="00DB6D77">
        <w:rPr>
          <w:rFonts w:ascii="Roboto" w:hAnsi="Roboto"/>
          <w:sz w:val="22"/>
          <w:szCs w:val="22"/>
        </w:rPr>
        <w:t>have implications for</w:t>
      </w:r>
      <w:r w:rsidR="005E3EFD">
        <w:rPr>
          <w:rFonts w:ascii="Roboto" w:hAnsi="Roboto"/>
          <w:sz w:val="22"/>
          <w:szCs w:val="22"/>
        </w:rPr>
        <w:t xml:space="preserve"> </w:t>
      </w:r>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089CC65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r w:rsidR="00C465D3">
        <w:rPr>
          <w:rFonts w:ascii="Roboto" w:hAnsi="Roboto"/>
          <w:sz w:val="22"/>
          <w:szCs w:val="22"/>
        </w:rPr>
        <w:t>obstructive physiology</w:t>
      </w:r>
      <w:r w:rsidR="00D8498A">
        <w:rPr>
          <w:rFonts w:ascii="Roboto" w:hAnsi="Roboto"/>
          <w:sz w:val="22"/>
          <w:szCs w:val="22"/>
        </w:rPr>
        <w:t xml:space="preserve"> </w:t>
      </w:r>
      <w:r w:rsidR="0024227C">
        <w:rPr>
          <w:rFonts w:ascii="Roboto" w:hAnsi="Roboto"/>
          <w:sz w:val="22"/>
          <w:szCs w:val="22"/>
        </w:rPr>
        <w:t xml:space="preserve">are </w:t>
      </w:r>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r w:rsidR="00C465D3">
        <w:rPr>
          <w:rFonts w:ascii="Roboto" w:hAnsi="Roboto"/>
          <w:sz w:val="22"/>
          <w:szCs w:val="22"/>
        </w:rPr>
        <w:t xml:space="preserve">features </w:t>
      </w:r>
      <w:r w:rsidR="0024227C">
        <w:rPr>
          <w:rFonts w:ascii="Roboto" w:hAnsi="Roboto"/>
          <w:sz w:val="22"/>
          <w:szCs w:val="22"/>
        </w:rPr>
        <w:t xml:space="preserve">are </w:t>
      </w:r>
      <w:r w:rsidR="00D8498A">
        <w:rPr>
          <w:rFonts w:ascii="Roboto" w:hAnsi="Roboto"/>
          <w:sz w:val="22"/>
          <w:szCs w:val="22"/>
        </w:rPr>
        <w:t xml:space="preserve">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707D4C4"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C465D3">
        <w:rPr>
          <w:rFonts w:ascii="Roboto" w:hAnsi="Roboto"/>
          <w:sz w:val="22"/>
          <w:szCs w:val="22"/>
        </w:rPr>
        <w:t>predictors</w:t>
      </w:r>
      <w:r w:rsidR="00C465D3" w:rsidRPr="00D8498A">
        <w:rPr>
          <w:rFonts w:ascii="Roboto" w:hAnsi="Roboto"/>
          <w:sz w:val="22"/>
          <w:szCs w:val="22"/>
        </w:rPr>
        <w:t xml:space="preserve"> </w:t>
      </w:r>
      <w:r w:rsidRPr="00D8498A">
        <w:rPr>
          <w:rFonts w:ascii="Roboto" w:hAnsi="Roboto"/>
          <w:sz w:val="22"/>
          <w:szCs w:val="22"/>
        </w:rPr>
        <w:t xml:space="preserve">of ventricular arrhythmias and </w:t>
      </w:r>
      <w:r w:rsidR="00C465D3">
        <w:rPr>
          <w:rFonts w:ascii="Roboto" w:hAnsi="Roboto"/>
          <w:sz w:val="22"/>
          <w:szCs w:val="22"/>
        </w:rPr>
        <w:t>advanced</w:t>
      </w:r>
      <w:r w:rsidRPr="00D8498A">
        <w:rPr>
          <w:rFonts w:ascii="Roboto" w:hAnsi="Roboto"/>
          <w:sz w:val="22"/>
          <w:szCs w:val="22"/>
        </w:rPr>
        <w:t xml:space="preserve"> heart failure </w:t>
      </w:r>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A4596">
        <w:rPr>
          <w:rFonts w:ascii="Roboto" w:hAnsi="Roboto"/>
          <w:sz w:val="22"/>
          <w:szCs w:val="22"/>
        </w:rPr>
        <w:t xml:space="preserve">, but with a </w:t>
      </w:r>
      <w:r w:rsidR="00493348">
        <w:rPr>
          <w:rFonts w:ascii="Roboto" w:hAnsi="Roboto"/>
          <w:sz w:val="22"/>
          <w:szCs w:val="22"/>
        </w:rPr>
        <w:t>g</w:t>
      </w:r>
      <w:r w:rsidR="00C465D3">
        <w:rPr>
          <w:rFonts w:ascii="Roboto" w:hAnsi="Roboto"/>
          <w:sz w:val="22"/>
          <w:szCs w:val="22"/>
        </w:rPr>
        <w:t>reater</w:t>
      </w:r>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220476AD"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15"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commentRangeStart w:id="16"/>
      <w:r w:rsidR="00C11D6C">
        <w:rPr>
          <w:rFonts w:ascii="Roboto" w:hAnsi="Roboto"/>
          <w:b/>
          <w:bCs/>
          <w:i/>
          <w:iCs/>
          <w:sz w:val="22"/>
          <w:szCs w:val="22"/>
        </w:rPr>
        <w:t>Features</w:t>
      </w:r>
      <w:commentRangeEnd w:id="16"/>
      <w:r w:rsidR="00CD5D89">
        <w:rPr>
          <w:rStyle w:val="Kommentarhenvisning"/>
        </w:rPr>
        <w:commentReference w:id="16"/>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59BCB75E"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r w:rsidR="0001732F">
        <w:rPr>
          <w:rFonts w:ascii="Roboto" w:hAnsi="Roboto"/>
          <w:sz w:val="22"/>
          <w:szCs w:val="22"/>
        </w:rPr>
        <w:t xml:space="preserve"> non-sustained ventricular tachycardia (VT), cardiac arrest,</w:t>
      </w:r>
      <w:r w:rsidR="005B164B" w:rsidRPr="00C11D6C">
        <w:rPr>
          <w:rFonts w:ascii="Roboto" w:hAnsi="Roboto"/>
          <w:sz w:val="22"/>
          <w:szCs w:val="22"/>
        </w:rPr>
        <w:t xml:space="preserve"> composite ventricular arrhythmia</w:t>
      </w:r>
      <w:ins w:id="17" w:author="Christoffer Vissing" w:date="2023-09-28T12:07:00Z">
        <w:r w:rsidR="00C40896">
          <w:rPr>
            <w:rFonts w:ascii="Roboto" w:hAnsi="Roboto"/>
            <w:sz w:val="22"/>
            <w:szCs w:val="22"/>
          </w:rPr>
          <w:t xml:space="preserve"> (VA)</w:t>
        </w:r>
      </w:ins>
      <w:r w:rsidR="005B164B" w:rsidRPr="00C11D6C">
        <w:rPr>
          <w:rFonts w:ascii="Roboto" w:hAnsi="Roboto"/>
          <w:sz w:val="22"/>
          <w:szCs w:val="22"/>
        </w:rPr>
        <w:t xml:space="preserve"> outcome (including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005B164B" w:rsidRPr="00C11D6C">
        <w:rPr>
          <w:rFonts w:ascii="Roboto" w:hAnsi="Roboto"/>
          <w:sz w:val="22"/>
          <w:szCs w:val="22"/>
        </w:rPr>
        <w:t>), and atrial fibrillation.</w:t>
      </w:r>
    </w:p>
    <w:p w14:paraId="5002EBD5" w14:textId="72DB4E4F" w:rsidR="005B164B" w:rsidRPr="00C11D6C" w:rsidDel="00DC7E3B" w:rsidRDefault="005B164B" w:rsidP="00C11D6C">
      <w:pPr>
        <w:pStyle w:val="Listeafsnit"/>
        <w:numPr>
          <w:ilvl w:val="0"/>
          <w:numId w:val="19"/>
        </w:numPr>
        <w:spacing w:line="480" w:lineRule="auto"/>
        <w:rPr>
          <w:del w:id="18" w:author="Christoffer Vissing" w:date="2023-08-22T11:47:00Z"/>
          <w:rFonts w:ascii="Roboto" w:hAnsi="Roboto"/>
          <w:sz w:val="22"/>
          <w:szCs w:val="22"/>
        </w:rPr>
      </w:pPr>
      <w:commentRangeStart w:id="19"/>
      <w:commentRangeStart w:id="20"/>
      <w:del w:id="21" w:author="Christoffer Vissing" w:date="2023-08-22T11:47:00Z">
        <w:r w:rsidRPr="00C11D6C" w:rsidDel="00DC7E3B">
          <w:rPr>
            <w:rFonts w:ascii="Roboto" w:hAnsi="Roboto"/>
            <w:sz w:val="22"/>
            <w:szCs w:val="22"/>
          </w:rPr>
          <w:delText>.</w:delText>
        </w:r>
        <w:commentRangeEnd w:id="19"/>
        <w:r w:rsidR="00D66F04" w:rsidDel="00DC7E3B">
          <w:rPr>
            <w:rStyle w:val="Kommentarhenvisning"/>
          </w:rPr>
          <w:commentReference w:id="19"/>
        </w:r>
        <w:commentRangeEnd w:id="20"/>
        <w:r w:rsidR="00F51D8D" w:rsidDel="00DC7E3B">
          <w:rPr>
            <w:rStyle w:val="Kommentarhenvisning"/>
          </w:rPr>
          <w:commentReference w:id="20"/>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22"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23"/>
      <w:del w:id="24" w:author="Christoffer Vissing" w:date="2023-09-04T13:22:00Z">
        <w:r w:rsidR="00C07642" w:rsidDel="002C308A">
          <w:rPr>
            <w:rFonts w:ascii="Roboto" w:hAnsi="Roboto"/>
            <w:sz w:val="22"/>
            <w:szCs w:val="22"/>
          </w:rPr>
          <w:delText xml:space="preserve">including patient ID as a random effect </w:delText>
        </w:r>
        <w:commentRangeEnd w:id="23"/>
        <w:r w:rsidR="006652DF" w:rsidDel="002C308A">
          <w:rPr>
            <w:rStyle w:val="Kommentarhenvisning"/>
          </w:rPr>
          <w:commentReference w:id="23"/>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6CC28BB0" w:rsidR="00EC6968" w:rsidRDefault="00EC6968" w:rsidP="00DA7CE3">
      <w:pPr>
        <w:spacing w:line="480" w:lineRule="auto"/>
        <w:rPr>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a </w:t>
      </w:r>
      <w:commentRangeStart w:id="25"/>
      <w:r w:rsidR="007C2DBF">
        <w:rPr>
          <w:rFonts w:ascii="Roboto" w:hAnsi="Roboto"/>
          <w:sz w:val="22"/>
          <w:szCs w:val="22"/>
        </w:rPr>
        <w:t>composite ventricular arrhythmia</w:t>
      </w:r>
      <w:r w:rsidR="00D50E7D" w:rsidRPr="00D50E7D">
        <w:rPr>
          <w:rFonts w:ascii="Roboto" w:hAnsi="Roboto"/>
          <w:sz w:val="22"/>
          <w:szCs w:val="22"/>
        </w:rPr>
        <w:t xml:space="preserve"> </w:t>
      </w:r>
      <w:r w:rsidR="007C2DBF">
        <w:rPr>
          <w:rFonts w:ascii="Roboto" w:hAnsi="Roboto"/>
          <w:sz w:val="22"/>
          <w:szCs w:val="22"/>
        </w:rPr>
        <w:t>outcome</w:t>
      </w:r>
      <w:commentRangeEnd w:id="25"/>
      <w:r w:rsidR="00AB4648">
        <w:rPr>
          <w:rStyle w:val="Kommentarhenvisning"/>
        </w:rPr>
        <w:commentReference w:id="25"/>
      </w:r>
      <w:r w:rsidR="007C2DBF">
        <w:rPr>
          <w:rFonts w:ascii="Roboto" w:hAnsi="Roboto"/>
          <w:sz w:val="22"/>
          <w:szCs w:val="22"/>
        </w:rPr>
        <w:t>,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 xml:space="preserve">We used Cox proportional hazards modeling with age as the time-scale, 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r>
        <w:rPr>
          <w:rFonts w:ascii="Roboto" w:hAnsi="Roboto"/>
          <w:sz w:val="22"/>
          <w:szCs w:val="22"/>
        </w:rPr>
        <w:t xml:space="preserve">a </w:t>
      </w:r>
      <w:r w:rsidRPr="00EC6968">
        <w:rPr>
          <w:rFonts w:ascii="Roboto" w:hAnsi="Roboto"/>
          <w:sz w:val="22"/>
          <w:szCs w:val="22"/>
        </w:rPr>
        <w:t xml:space="preserve">composite ventricular arrhythmia outcome. We corrected for sex and age at diagnosis </w:t>
      </w:r>
      <w:r w:rsidR="00AB4648">
        <w:rPr>
          <w:rFonts w:ascii="Roboto" w:hAnsi="Roboto"/>
          <w:sz w:val="22"/>
          <w:szCs w:val="22"/>
        </w:rPr>
        <w:t>with</w:t>
      </w:r>
      <w:r w:rsidRPr="00EC6968">
        <w:rPr>
          <w:rFonts w:ascii="Roboto" w:hAnsi="Roboto"/>
          <w:sz w:val="22"/>
          <w:szCs w:val="22"/>
        </w:rPr>
        <w:t xml:space="preserve"> HCM. Our analysis </w:t>
      </w:r>
      <w:r>
        <w:rPr>
          <w:rFonts w:ascii="Roboto" w:hAnsi="Roboto"/>
          <w:sz w:val="22"/>
          <w:szCs w:val="22"/>
        </w:rPr>
        <w:t>also</w:t>
      </w:r>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Results from this analysis are reported from a combined model that</w:t>
      </w:r>
      <w:r w:rsidRPr="00EC6968">
        <w:rPr>
          <w:rFonts w:ascii="Roboto" w:hAnsi="Roboto"/>
          <w:sz w:val="22"/>
          <w:szCs w:val="22"/>
        </w:rPr>
        <w:t xml:space="preserve"> includes both patients with </w:t>
      </w:r>
      <w:proofErr w:type="spellStart"/>
      <w:r w:rsidRPr="00EC6968">
        <w:rPr>
          <w:rFonts w:ascii="Roboto" w:hAnsi="Roboto"/>
          <w:sz w:val="22"/>
          <w:szCs w:val="22"/>
        </w:rPr>
        <w:t>sarcomeric</w:t>
      </w:r>
      <w:proofErr w:type="spellEnd"/>
      <w:r w:rsidRPr="00EC6968">
        <w:rPr>
          <w:rFonts w:ascii="Roboto" w:hAnsi="Roboto"/>
          <w:sz w:val="22"/>
          <w:szCs w:val="22"/>
        </w:rPr>
        <w:t xml:space="preserve"> and non-</w:t>
      </w:r>
      <w:proofErr w:type="spellStart"/>
      <w:r w:rsidRPr="00EC6968">
        <w:rPr>
          <w:rFonts w:ascii="Roboto" w:hAnsi="Roboto"/>
          <w:sz w:val="22"/>
          <w:szCs w:val="22"/>
        </w:rPr>
        <w:t>sarcomeric</w:t>
      </w:r>
      <w:proofErr w:type="spellEnd"/>
      <w:r w:rsidRPr="00EC6968">
        <w:rPr>
          <w:rFonts w:ascii="Roboto" w:hAnsi="Roboto"/>
          <w:sz w:val="22"/>
          <w:szCs w:val="22"/>
        </w:rPr>
        <w:t xml:space="preserve"> HCM</w:t>
      </w:r>
      <w:r w:rsidR="00DA7CE3">
        <w:rPr>
          <w:rFonts w:ascii="Roboto" w:hAnsi="Roboto"/>
          <w:sz w:val="22"/>
          <w:szCs w:val="22"/>
        </w:rPr>
        <w:t xml:space="preserve"> (stratified for genetic status if an interaction was identified)</w:t>
      </w:r>
      <w:r w:rsidRPr="00EC6968">
        <w:rPr>
          <w:rFonts w:ascii="Roboto" w:hAnsi="Roboto"/>
          <w:sz w:val="22"/>
          <w:szCs w:val="22"/>
        </w:rPr>
        <w:t xml:space="preserve">. We also applied a Bonferroni correction for multiple testing. In case of a significant interaction, we </w:t>
      </w:r>
      <w:r w:rsidR="00DA7CE3">
        <w:rPr>
          <w:rFonts w:ascii="Roboto" w:hAnsi="Roboto"/>
          <w:sz w:val="22"/>
          <w:szCs w:val="22"/>
        </w:rPr>
        <w:t>also</w:t>
      </w:r>
      <w:r w:rsidRPr="00EC6968">
        <w:rPr>
          <w:rFonts w:ascii="Roboto" w:hAnsi="Roboto"/>
          <w:sz w:val="22"/>
          <w:szCs w:val="22"/>
        </w:rPr>
        <w:t xml:space="preserve"> investigated and reported the combined effect of genetic status and the exposures.</w:t>
      </w:r>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22"/>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lastRenderedPageBreak/>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26" w:author="Christoffer Vissing" w:date="2023-09-03T10:04:00Z">
        <w:r w:rsidR="00800A37">
          <w:rPr>
            <w:rFonts w:ascii="Roboto" w:hAnsi="Roboto"/>
            <w:sz w:val="22"/>
            <w:szCs w:val="22"/>
          </w:rPr>
          <w:t>, or</w:t>
        </w:r>
      </w:ins>
      <w:del w:id="27"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28" w:author="Christoffer Vissing" w:date="2023-09-03T10:04:00Z">
        <w:r w:rsidR="00AC1A8D" w:rsidDel="00800A37">
          <w:rPr>
            <w:rFonts w:ascii="Roboto" w:hAnsi="Roboto"/>
            <w:sz w:val="22"/>
            <w:szCs w:val="22"/>
          </w:rPr>
          <w:delText>or</w:delText>
        </w:r>
        <w:commentRangeStart w:id="29"/>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30"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commentRangeEnd w:id="29"/>
      <w:r w:rsidR="00CD5D89">
        <w:rPr>
          <w:rStyle w:val="Kommentarhenvisning"/>
        </w:rPr>
        <w:commentReference w:id="29"/>
      </w:r>
      <w:r w:rsidR="00351DC9" w:rsidRPr="00DB6D77">
        <w:rPr>
          <w:rFonts w:ascii="Roboto" w:hAnsi="Roboto"/>
          <w:sz w:val="22"/>
          <w:szCs w:val="22"/>
        </w:rPr>
        <w:t>.</w:t>
      </w:r>
      <w:r w:rsidR="008A637F">
        <w:rPr>
          <w:rFonts w:ascii="Roboto" w:hAnsi="Roboto"/>
          <w:sz w:val="22"/>
          <w:szCs w:val="22"/>
        </w:rPr>
        <w:t xml:space="preserve"> </w:t>
      </w:r>
    </w:p>
    <w:p w14:paraId="2086A6BC" w14:textId="315ABD95" w:rsidR="005B44F4" w:rsidRDefault="00AC1A8D" w:rsidP="004C619B">
      <w:pPr>
        <w:spacing w:line="480" w:lineRule="auto"/>
        <w:rPr>
          <w:rFonts w:ascii="Roboto" w:hAnsi="Roboto"/>
          <w:b/>
          <w:bCs/>
          <w:sz w:val="22"/>
          <w:szCs w:val="22"/>
        </w:rPr>
      </w:pPr>
      <w:r w:rsidRPr="00A45595">
        <w:rPr>
          <w:rFonts w:ascii="Roboto" w:hAnsi="Roboto"/>
          <w:b/>
          <w:bCs/>
          <w:sz w:val="22"/>
          <w:szCs w:val="22"/>
          <w:rPrChange w:id="31" w:author="Christoffer Vissing" w:date="2023-09-28T11:38:00Z">
            <w:rPr>
              <w:rFonts w:ascii="Roboto" w:hAnsi="Roboto"/>
              <w:sz w:val="22"/>
              <w:szCs w:val="22"/>
            </w:rPr>
          </w:rPrChange>
        </w:rPr>
        <w:t>Figure 1</w:t>
      </w:r>
      <w:r>
        <w:rPr>
          <w:rFonts w:ascii="Roboto" w:hAnsi="Roboto"/>
          <w:sz w:val="22"/>
          <w:szCs w:val="22"/>
        </w:rPr>
        <w:t xml:space="preserve">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w:t>
      </w:r>
      <w:ins w:id="32" w:author="Christoffer Vissing" w:date="2023-09-28T12:08:00Z">
        <w:r w:rsidR="00C40896">
          <w:rPr>
            <w:rFonts w:ascii="Roboto" w:hAnsi="Roboto"/>
            <w:sz w:val="22"/>
            <w:szCs w:val="22"/>
          </w:rPr>
          <w:t>A</w:t>
        </w:r>
      </w:ins>
      <w:del w:id="33" w:author="Christoffer Vissing" w:date="2023-09-28T12:08:00Z">
        <w:r w:rsidR="004C619B" w:rsidDel="00C40896">
          <w:rPr>
            <w:rFonts w:ascii="Roboto" w:hAnsi="Roboto"/>
            <w:sz w:val="22"/>
            <w:szCs w:val="22"/>
          </w:rPr>
          <w:delText>T</w:delText>
        </w:r>
      </w:del>
      <w:r w:rsidR="004C619B">
        <w:rPr>
          <w:rFonts w:ascii="Roboto" w:hAnsi="Roboto"/>
          <w:sz w:val="22"/>
          <w:szCs w:val="22"/>
        </w:rPr>
        <w:t xml:space="preserve">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2C87BDD1"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ins w:id="34" w:author="Christoffer Vissing" w:date="2023-10-13T13:19:00Z">
        <w:r w:rsidR="00DF5988">
          <w:rPr>
            <w:rFonts w:ascii="Roboto" w:hAnsi="Roboto"/>
            <w:b/>
            <w:bCs/>
            <w:sz w:val="22"/>
            <w:szCs w:val="22"/>
          </w:rPr>
          <w:t xml:space="preserve">Cardiac Structure and </w:t>
        </w:r>
      </w:ins>
      <w:ins w:id="35" w:author="Christoffer Vissing" w:date="2023-10-13T13:20:00Z">
        <w:r w:rsidR="00DF5988">
          <w:rPr>
            <w:rFonts w:ascii="Roboto" w:hAnsi="Roboto"/>
            <w:b/>
            <w:bCs/>
            <w:sz w:val="22"/>
            <w:szCs w:val="22"/>
          </w:rPr>
          <w:t xml:space="preserve">Function in </w:t>
        </w:r>
      </w:ins>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0CBACBA7" w:rsidR="00107191" w:rsidRPr="0003136F" w:rsidDel="00DF5988" w:rsidRDefault="00107191" w:rsidP="00BF182A">
      <w:pPr>
        <w:spacing w:line="480" w:lineRule="auto"/>
        <w:rPr>
          <w:del w:id="36" w:author="Christoffer Vissing" w:date="2023-10-13T13:20:00Z"/>
          <w:rFonts w:ascii="Roboto" w:hAnsi="Roboto"/>
          <w:i/>
          <w:iCs/>
          <w:sz w:val="22"/>
          <w:szCs w:val="22"/>
        </w:rPr>
      </w:pPr>
      <w:del w:id="37" w:author="Christoffer Vissing" w:date="2023-10-13T13:20:00Z">
        <w:r w:rsidRPr="0003136F" w:rsidDel="00DF5988">
          <w:rPr>
            <w:rFonts w:ascii="Roboto" w:hAnsi="Roboto"/>
            <w:i/>
            <w:iCs/>
            <w:sz w:val="22"/>
            <w:szCs w:val="22"/>
          </w:rPr>
          <w:delText>Cardiac Structure and Function</w:delText>
        </w:r>
      </w:del>
    </w:p>
    <w:p w14:paraId="715FB1E4" w14:textId="685CA68C"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w:t>
      </w:r>
      <w:r w:rsidR="00D57B5A" w:rsidRPr="00DB6D77">
        <w:rPr>
          <w:rFonts w:ascii="Roboto" w:hAnsi="Roboto"/>
          <w:sz w:val="22"/>
          <w:szCs w:val="22"/>
        </w:rPr>
        <w:lastRenderedPageBreak/>
        <w:t>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del w:id="38" w:author="Christoffer Vissing" w:date="2023-10-13T13:20:00Z">
        <w:r w:rsidR="00626F13" w:rsidDel="00DF5988">
          <w:rPr>
            <w:rFonts w:ascii="Roboto" w:hAnsi="Roboto"/>
            <w:sz w:val="22"/>
            <w:szCs w:val="22"/>
          </w:rPr>
          <w:delText>),</w:delText>
        </w:r>
        <w:r w:rsidR="004F62AE" w:rsidDel="00DF5988">
          <w:rPr>
            <w:rFonts w:ascii="Roboto" w:hAnsi="Roboto"/>
            <w:sz w:val="22"/>
            <w:szCs w:val="22"/>
          </w:rPr>
          <w:delText xml:space="preserve"> </w:delText>
        </w:r>
        <w:r w:rsidR="00482E50" w:rsidDel="00DF5988">
          <w:rPr>
            <w:rFonts w:ascii="Roboto" w:hAnsi="Roboto"/>
            <w:sz w:val="22"/>
            <w:szCs w:val="22"/>
          </w:rPr>
          <w:delText>remaining significant after correction for age and sex</w:delText>
        </w:r>
        <w:r w:rsidR="007C2A95" w:rsidDel="00DF5988">
          <w:rPr>
            <w:rFonts w:ascii="Roboto" w:hAnsi="Roboto"/>
            <w:sz w:val="22"/>
            <w:szCs w:val="22"/>
          </w:rPr>
          <w:delText xml:space="preserve"> (+2.2 %-points </w:delText>
        </w:r>
        <w:r w:rsidR="007C2A95" w:rsidDel="00DF5988">
          <w:rPr>
            <w:rFonts w:ascii="Roboto" w:hAnsi="Roboto"/>
            <w:sz w:val="22"/>
            <w:szCs w:val="22"/>
            <w:u w:val="single"/>
          </w:rPr>
          <w:delText>[</w:delText>
        </w:r>
        <w:r w:rsidR="007C2A95" w:rsidRPr="00DB6D77" w:rsidDel="00DF5988">
          <w:rPr>
            <w:rFonts w:ascii="Roboto" w:hAnsi="Roboto"/>
            <w:sz w:val="22"/>
            <w:szCs w:val="22"/>
          </w:rPr>
          <w:delText>CI: 1.6 to 2.8], p &lt;0.001</w:delText>
        </w:r>
        <w:r w:rsidR="00A26503" w:rsidDel="00DF5988">
          <w:rPr>
            <w:rFonts w:ascii="Roboto" w:hAnsi="Roboto"/>
            <w:sz w:val="22"/>
            <w:szCs w:val="22"/>
          </w:rPr>
          <w:delText>)</w:delText>
        </w:r>
        <w:r w:rsidR="00FA0FD1" w:rsidRPr="00DB6D77" w:rsidDel="00DF5988">
          <w:rPr>
            <w:rFonts w:ascii="Roboto" w:hAnsi="Roboto"/>
            <w:sz w:val="22"/>
            <w:szCs w:val="22"/>
          </w:rPr>
          <w:delText>.</w:delText>
        </w:r>
      </w:del>
      <w:ins w:id="39" w:author="Christoffer Vissing" w:date="2023-10-13T13:20:00Z">
        <w:r w:rsidR="00DF5988">
          <w:rPr>
            <w:rFonts w:ascii="Roboto" w:hAnsi="Roboto"/>
            <w:sz w:val="22"/>
            <w:szCs w:val="22"/>
          </w:rPr>
          <w:t xml:space="preserve"> and</w:t>
        </w:r>
      </w:ins>
      <w:ins w:id="40" w:author="Christoffer Vissing" w:date="2023-10-13T13:17:00Z">
        <w:r w:rsidR="00D12475" w:rsidRPr="00DB6D77">
          <w:rPr>
            <w:rFonts w:ascii="Roboto" w:hAnsi="Roboto"/>
            <w:sz w:val="22"/>
            <w:szCs w:val="22"/>
          </w:rPr>
          <w:t xml:space="preserve"> higher LV gradient</w:t>
        </w:r>
      </w:ins>
      <w:ins w:id="41" w:author="Christoffer Vissing" w:date="2023-10-13T13:21:00Z">
        <w:r w:rsidR="00DF5988">
          <w:rPr>
            <w:rFonts w:ascii="Roboto" w:hAnsi="Roboto"/>
            <w:sz w:val="22"/>
            <w:szCs w:val="22"/>
          </w:rPr>
          <w:t>s</w:t>
        </w:r>
      </w:ins>
      <w:ins w:id="42" w:author="Christoffer Vissing" w:date="2023-10-13T13:17:00Z">
        <w:r w:rsidR="00D12475">
          <w:rPr>
            <w:rFonts w:ascii="Roboto" w:hAnsi="Roboto"/>
            <w:sz w:val="22"/>
            <w:szCs w:val="22"/>
          </w:rPr>
          <w:t xml:space="preserve"> </w:t>
        </w:r>
        <w:r w:rsidR="00D12475" w:rsidRPr="00DB6D77">
          <w:rPr>
            <w:rFonts w:ascii="Roboto" w:hAnsi="Roboto"/>
            <w:sz w:val="22"/>
            <w:szCs w:val="22"/>
          </w:rPr>
          <w:t>(</w:t>
        </w:r>
        <w:r w:rsidR="00D12475">
          <w:rPr>
            <w:rFonts w:ascii="Roboto" w:hAnsi="Roboto"/>
            <w:sz w:val="22"/>
            <w:szCs w:val="22"/>
          </w:rPr>
          <w:t>+</w:t>
        </w:r>
        <w:r w:rsidR="00D12475" w:rsidRPr="00DB6D77">
          <w:rPr>
            <w:rFonts w:ascii="Roboto" w:hAnsi="Roboto"/>
            <w:sz w:val="22"/>
            <w:szCs w:val="22"/>
          </w:rPr>
          <w:t>1</w:t>
        </w:r>
        <w:r w:rsidR="00D12475">
          <w:rPr>
            <w:rFonts w:ascii="Roboto" w:hAnsi="Roboto"/>
            <w:sz w:val="22"/>
            <w:szCs w:val="22"/>
          </w:rPr>
          <w:t>9</w:t>
        </w:r>
        <w:r w:rsidR="00D12475" w:rsidRPr="00DB6D77">
          <w:rPr>
            <w:rFonts w:ascii="Roboto" w:hAnsi="Roboto"/>
            <w:sz w:val="22"/>
            <w:szCs w:val="22"/>
          </w:rPr>
          <w:t>.</w:t>
        </w:r>
        <w:r w:rsidR="00D12475">
          <w:rPr>
            <w:rFonts w:ascii="Roboto" w:hAnsi="Roboto"/>
            <w:sz w:val="22"/>
            <w:szCs w:val="22"/>
          </w:rPr>
          <w:t>7</w:t>
        </w:r>
        <w:r w:rsidR="00D12475" w:rsidRPr="00DB6D77">
          <w:rPr>
            <w:rFonts w:ascii="Roboto" w:hAnsi="Roboto"/>
            <w:sz w:val="22"/>
            <w:szCs w:val="22"/>
          </w:rPr>
          <w:t xml:space="preserve"> mmHg [CI: 1</w:t>
        </w:r>
        <w:r w:rsidR="00D12475">
          <w:rPr>
            <w:rFonts w:ascii="Roboto" w:hAnsi="Roboto"/>
            <w:sz w:val="22"/>
            <w:szCs w:val="22"/>
          </w:rPr>
          <w:t>7</w:t>
        </w:r>
        <w:r w:rsidR="00D12475" w:rsidRPr="00DB6D77">
          <w:rPr>
            <w:rFonts w:ascii="Roboto" w:hAnsi="Roboto"/>
            <w:sz w:val="22"/>
            <w:szCs w:val="22"/>
          </w:rPr>
          <w:t>.</w:t>
        </w:r>
        <w:r w:rsidR="00D12475">
          <w:rPr>
            <w:rFonts w:ascii="Roboto" w:hAnsi="Roboto"/>
            <w:sz w:val="22"/>
            <w:szCs w:val="22"/>
          </w:rPr>
          <w:t>4</w:t>
        </w:r>
        <w:r w:rsidR="00D12475" w:rsidRPr="00DB6D77">
          <w:rPr>
            <w:rFonts w:ascii="Roboto" w:hAnsi="Roboto"/>
            <w:sz w:val="22"/>
            <w:szCs w:val="22"/>
          </w:rPr>
          <w:t xml:space="preserve"> to </w:t>
        </w:r>
        <w:r w:rsidR="00D12475">
          <w:rPr>
            <w:rFonts w:ascii="Roboto" w:hAnsi="Roboto"/>
            <w:sz w:val="22"/>
            <w:szCs w:val="22"/>
          </w:rPr>
          <w:t>22</w:t>
        </w:r>
        <w:r w:rsidR="00D12475" w:rsidRPr="00DB6D77">
          <w:rPr>
            <w:rFonts w:ascii="Roboto" w:hAnsi="Roboto"/>
            <w:sz w:val="22"/>
            <w:szCs w:val="22"/>
          </w:rPr>
          <w:t>.</w:t>
        </w:r>
        <w:r w:rsidR="00D12475">
          <w:rPr>
            <w:rFonts w:ascii="Roboto" w:hAnsi="Roboto"/>
            <w:sz w:val="22"/>
            <w:szCs w:val="22"/>
          </w:rPr>
          <w:t>0</w:t>
        </w:r>
        <w:r w:rsidR="00D12475" w:rsidRPr="00DB6D77">
          <w:rPr>
            <w:rFonts w:ascii="Roboto" w:hAnsi="Roboto"/>
            <w:sz w:val="22"/>
            <w:szCs w:val="22"/>
          </w:rPr>
          <w:t>], p &lt;0.001</w:t>
        </w:r>
        <w:r w:rsidR="00D12475">
          <w:rPr>
            <w:rFonts w:ascii="Roboto" w:hAnsi="Roboto"/>
            <w:sz w:val="22"/>
            <w:szCs w:val="22"/>
          </w:rPr>
          <w:t>)</w:t>
        </w:r>
        <w:r w:rsidR="00D12475">
          <w:rPr>
            <w:rFonts w:ascii="Roboto" w:hAnsi="Roboto"/>
            <w:sz w:val="22"/>
            <w:szCs w:val="22"/>
          </w:rPr>
          <w:t>.</w:t>
        </w:r>
      </w:ins>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0A264B2E" w:rsidR="001B3DE8" w:rsidRPr="00C6106B" w:rsidDel="00D12475" w:rsidRDefault="00626F13" w:rsidP="00D12475">
      <w:pPr>
        <w:spacing w:line="480" w:lineRule="auto"/>
        <w:rPr>
          <w:del w:id="43" w:author="Christoffer Vissing" w:date="2023-10-13T13:18:00Z"/>
          <w:rFonts w:ascii="Roboto" w:hAnsi="Roboto"/>
          <w:sz w:val="22"/>
          <w:szCs w:val="22"/>
        </w:rPr>
        <w:pPrChange w:id="44" w:author="Christoffer Vissing" w:date="2023-10-13T13:18:00Z">
          <w:pPr>
            <w:spacing w:line="480" w:lineRule="auto"/>
          </w:pPr>
        </w:pPrChange>
      </w:pPr>
      <w:r>
        <w:rPr>
          <w:rFonts w:ascii="Roboto" w:hAnsi="Roboto"/>
          <w:sz w:val="22"/>
          <w:szCs w:val="22"/>
        </w:rPr>
        <w:t>W</w:t>
      </w:r>
      <w:r w:rsidR="00DD6282">
        <w:rPr>
          <w:rFonts w:ascii="Roboto" w:hAnsi="Roboto"/>
          <w:sz w:val="22"/>
          <w:szCs w:val="22"/>
        </w:rPr>
        <w:t xml:space="preserve">e investigated the </w:t>
      </w:r>
      <w:commentRangeStart w:id="45"/>
      <w:commentRangeStart w:id="46"/>
      <w:r w:rsidR="00DD6282">
        <w:rPr>
          <w:rFonts w:ascii="Roboto" w:hAnsi="Roboto"/>
          <w:sz w:val="22"/>
          <w:szCs w:val="22"/>
        </w:rPr>
        <w:t xml:space="preserve">peak oxygen uptake </w:t>
      </w:r>
      <w:commentRangeEnd w:id="45"/>
      <w:r w:rsidR="006D0A92">
        <w:rPr>
          <w:rStyle w:val="Kommentarhenvisning"/>
        </w:rPr>
        <w:commentReference w:id="45"/>
      </w:r>
      <w:commentRangeEnd w:id="46"/>
      <w:r w:rsidR="00DC7E3B">
        <w:rPr>
          <w:rStyle w:val="Kommentarhenvisning"/>
        </w:rPr>
        <w:commentReference w:id="46"/>
      </w:r>
      <w:r w:rsidR="00DD6282">
        <w:rPr>
          <w:rFonts w:ascii="Roboto" w:hAnsi="Roboto"/>
          <w:sz w:val="22"/>
          <w:szCs w:val="22"/>
        </w:rPr>
        <w:t xml:space="preserve">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47" w:author="Christoffer Vissing" w:date="2023-09-03T10:06:00Z">
        <w:r w:rsidR="00666D4C">
          <w:rPr>
            <w:rFonts w:ascii="Roboto" w:hAnsi="Roboto"/>
            <w:sz w:val="22"/>
            <w:szCs w:val="22"/>
          </w:rPr>
          <w:t xml:space="preserve"> </w:t>
        </w:r>
      </w:ins>
      <w:del w:id="48"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49" w:author="Christoffer Vissing" w:date="2023-08-22T11:44:00Z">
        <w:r w:rsidR="00C87B4C">
          <w:rPr>
            <w:rFonts w:ascii="Roboto" w:hAnsi="Roboto"/>
            <w:sz w:val="22"/>
            <w:szCs w:val="22"/>
          </w:rPr>
          <w:t>unadjusted -0.6</w:t>
        </w:r>
      </w:ins>
      <w:ins w:id="50"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51" w:author="Christoffer Vissing" w:date="2023-08-22T11:44:00Z">
        <w:r w:rsidR="00C87B4C">
          <w:rPr>
            <w:rFonts w:ascii="Roboto" w:hAnsi="Roboto"/>
            <w:sz w:val="22"/>
            <w:szCs w:val="22"/>
          </w:rPr>
          <w:t xml:space="preserve"> [CI: -1.3 to 0.1], p = 0.083</w:t>
        </w:r>
      </w:ins>
      <w:ins w:id="52" w:author="Christoffer Vissing" w:date="2023-08-22T11:45:00Z">
        <w:r w:rsidR="00C87B4C">
          <w:rPr>
            <w:rFonts w:ascii="Roboto" w:hAnsi="Roboto"/>
            <w:sz w:val="22"/>
            <w:szCs w:val="22"/>
          </w:rPr>
          <w:t xml:space="preserve"> ; adjusted for age, sex, BMI, presence of atrial fibrillation and effort </w:t>
        </w:r>
      </w:ins>
      <w:ins w:id="53" w:author="Christoffer Vissing" w:date="2023-09-03T10:06:00Z">
        <w:r w:rsidR="00666D4C">
          <w:rPr>
            <w:rFonts w:ascii="Roboto" w:hAnsi="Roboto"/>
            <w:sz w:val="22"/>
            <w:szCs w:val="22"/>
          </w:rPr>
          <w:t xml:space="preserve">[highest achieved </w:t>
        </w:r>
      </w:ins>
      <w:ins w:id="54" w:author="Christoffer Vissing" w:date="2023-09-03T10:07:00Z">
        <w:r w:rsidR="00666D4C">
          <w:rPr>
            <w:rFonts w:ascii="Roboto" w:hAnsi="Roboto"/>
            <w:sz w:val="22"/>
            <w:szCs w:val="22"/>
          </w:rPr>
          <w:t>respiratory exchange ratio</w:t>
        </w:r>
      </w:ins>
      <w:ins w:id="55" w:author="Christoffer Vissing" w:date="2023-09-03T10:06:00Z">
        <w:r w:rsidR="00666D4C">
          <w:rPr>
            <w:rFonts w:ascii="Roboto" w:hAnsi="Roboto"/>
            <w:sz w:val="22"/>
            <w:szCs w:val="22"/>
          </w:rPr>
          <w:t>]</w:t>
        </w:r>
      </w:ins>
      <w:ins w:id="56"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57" w:author="Christoffer Vissing" w:date="2023-09-03T10:07:00Z">
        <w:r w:rsidR="00666D4C">
          <w:rPr>
            <w:rFonts w:ascii="Roboto" w:hAnsi="Roboto"/>
            <w:sz w:val="22"/>
            <w:szCs w:val="22"/>
          </w:rPr>
          <w:t>. For further information on clinical characteristics,</w:t>
        </w:r>
      </w:ins>
      <w:ins w:id="58" w:author="Christoffer Vissing" w:date="2023-09-03T10:08:00Z">
        <w:r w:rsidR="00666D4C">
          <w:rPr>
            <w:rFonts w:ascii="Roboto" w:hAnsi="Roboto"/>
            <w:sz w:val="22"/>
            <w:szCs w:val="22"/>
          </w:rPr>
          <w:t xml:space="preserve"> see</w:t>
        </w:r>
      </w:ins>
      <w:del w:id="59"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60"/>
        <w:r w:rsidR="00C6106B" w:rsidDel="00C87B4C">
          <w:rPr>
            <w:rFonts w:ascii="Roboto" w:hAnsi="Roboto"/>
            <w:sz w:val="22"/>
            <w:szCs w:val="22"/>
          </w:rPr>
          <w:delText>p = 0.083, in unadjusted analysis</w:delText>
        </w:r>
        <w:commentRangeEnd w:id="60"/>
        <w:r w:rsidR="006D0A92" w:rsidDel="00C87B4C">
          <w:rPr>
            <w:rStyle w:val="Kommentarhenvisning"/>
          </w:rPr>
          <w:commentReference w:id="60"/>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61"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6C09470E" w:rsidR="002834B5" w:rsidRPr="0003136F" w:rsidDel="00D12475" w:rsidRDefault="002834B5" w:rsidP="00D12475">
      <w:pPr>
        <w:spacing w:line="480" w:lineRule="auto"/>
        <w:rPr>
          <w:del w:id="62" w:author="Christoffer Vissing" w:date="2023-10-13T13:18:00Z"/>
          <w:rFonts w:ascii="Roboto" w:hAnsi="Roboto"/>
          <w:i/>
          <w:iCs/>
          <w:sz w:val="22"/>
          <w:szCs w:val="22"/>
        </w:rPr>
        <w:pPrChange w:id="63" w:author="Christoffer Vissing" w:date="2023-10-13T13:18:00Z">
          <w:pPr>
            <w:spacing w:line="480" w:lineRule="auto"/>
          </w:pPr>
        </w:pPrChange>
      </w:pPr>
      <w:commentRangeStart w:id="64"/>
      <w:del w:id="65" w:author="Christoffer Vissing" w:date="2023-10-13T13:18:00Z">
        <w:r w:rsidRPr="0003136F" w:rsidDel="00D12475">
          <w:rPr>
            <w:rFonts w:ascii="Roboto" w:hAnsi="Roboto"/>
            <w:i/>
            <w:iCs/>
            <w:sz w:val="22"/>
            <w:szCs w:val="22"/>
          </w:rPr>
          <w:delText>LV obstruction</w:delText>
        </w:r>
        <w:commentRangeEnd w:id="64"/>
        <w:r w:rsidR="00CA4258" w:rsidDel="00D12475">
          <w:rPr>
            <w:rStyle w:val="Kommentarhenvisning"/>
          </w:rPr>
          <w:commentReference w:id="64"/>
        </w:r>
      </w:del>
    </w:p>
    <w:p w14:paraId="4518CFD9" w14:textId="793A5638" w:rsidR="00AE4D82" w:rsidDel="00D12475" w:rsidRDefault="004F62AE" w:rsidP="00D12475">
      <w:pPr>
        <w:spacing w:line="480" w:lineRule="auto"/>
        <w:rPr>
          <w:del w:id="66" w:author="Christoffer Vissing" w:date="2023-10-13T13:18:00Z"/>
          <w:rFonts w:ascii="Roboto" w:hAnsi="Roboto"/>
          <w:sz w:val="22"/>
          <w:szCs w:val="22"/>
        </w:rPr>
        <w:pPrChange w:id="67" w:author="Christoffer Vissing" w:date="2023-10-13T13:18:00Z">
          <w:pPr>
            <w:spacing w:line="480" w:lineRule="auto"/>
          </w:pPr>
        </w:pPrChange>
      </w:pPr>
      <w:del w:id="68" w:author="Christoffer Vissing" w:date="2023-10-13T13:17:00Z">
        <w:r w:rsidDel="00D12475">
          <w:rPr>
            <w:rFonts w:ascii="Roboto" w:hAnsi="Roboto"/>
            <w:sz w:val="22"/>
            <w:szCs w:val="22"/>
          </w:rPr>
          <w:delText>Non-sarcomeric HCM patients had</w:delText>
        </w:r>
        <w:r w:rsidRPr="00DB6D77" w:rsidDel="00D12475">
          <w:rPr>
            <w:rFonts w:ascii="Roboto" w:hAnsi="Roboto"/>
            <w:sz w:val="22"/>
            <w:szCs w:val="22"/>
          </w:rPr>
          <w:delText xml:space="preserve"> higher LV gradient</w:delText>
        </w:r>
        <w:r w:rsidDel="00D12475">
          <w:rPr>
            <w:rFonts w:ascii="Roboto" w:hAnsi="Roboto"/>
            <w:sz w:val="22"/>
            <w:szCs w:val="22"/>
          </w:rPr>
          <w:delText xml:space="preserve"> at baseline</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1</w:delText>
        </w:r>
        <w:r w:rsidDel="00D12475">
          <w:rPr>
            <w:rFonts w:ascii="Roboto" w:hAnsi="Roboto"/>
            <w:sz w:val="22"/>
            <w:szCs w:val="22"/>
          </w:rPr>
          <w:delText>9</w:delText>
        </w:r>
        <w:r w:rsidRPr="00DB6D77" w:rsidDel="00D12475">
          <w:rPr>
            <w:rFonts w:ascii="Roboto" w:hAnsi="Roboto"/>
            <w:sz w:val="22"/>
            <w:szCs w:val="22"/>
          </w:rPr>
          <w:delText>.</w:delText>
        </w:r>
        <w:r w:rsidDel="00D12475">
          <w:rPr>
            <w:rFonts w:ascii="Roboto" w:hAnsi="Roboto"/>
            <w:sz w:val="22"/>
            <w:szCs w:val="22"/>
          </w:rPr>
          <w:delText>7</w:delText>
        </w:r>
        <w:r w:rsidRPr="00DB6D77" w:rsidDel="00D12475">
          <w:rPr>
            <w:rFonts w:ascii="Roboto" w:hAnsi="Roboto"/>
            <w:sz w:val="22"/>
            <w:szCs w:val="22"/>
          </w:rPr>
          <w:delText xml:space="preserve"> mmHg [CI: 1</w:delText>
        </w:r>
        <w:r w:rsidDel="00D12475">
          <w:rPr>
            <w:rFonts w:ascii="Roboto" w:hAnsi="Roboto"/>
            <w:sz w:val="22"/>
            <w:szCs w:val="22"/>
          </w:rPr>
          <w:delText>7</w:delText>
        </w:r>
        <w:r w:rsidRPr="00DB6D77" w:rsidDel="00D12475">
          <w:rPr>
            <w:rFonts w:ascii="Roboto" w:hAnsi="Roboto"/>
            <w:sz w:val="22"/>
            <w:szCs w:val="22"/>
          </w:rPr>
          <w:delText>.</w:delText>
        </w:r>
        <w:r w:rsidDel="00D12475">
          <w:rPr>
            <w:rFonts w:ascii="Roboto" w:hAnsi="Roboto"/>
            <w:sz w:val="22"/>
            <w:szCs w:val="22"/>
          </w:rPr>
          <w:delText>4</w:delText>
        </w:r>
        <w:r w:rsidRPr="00DB6D77" w:rsidDel="00D12475">
          <w:rPr>
            <w:rFonts w:ascii="Roboto" w:hAnsi="Roboto"/>
            <w:sz w:val="22"/>
            <w:szCs w:val="22"/>
          </w:rPr>
          <w:delText xml:space="preserve"> to </w:delText>
        </w:r>
        <w:r w:rsidDel="00D12475">
          <w:rPr>
            <w:rFonts w:ascii="Roboto" w:hAnsi="Roboto"/>
            <w:sz w:val="22"/>
            <w:szCs w:val="22"/>
          </w:rPr>
          <w:delText>22</w:delText>
        </w:r>
        <w:r w:rsidRPr="00DB6D77" w:rsidDel="00D12475">
          <w:rPr>
            <w:rFonts w:ascii="Roboto" w:hAnsi="Roboto"/>
            <w:sz w:val="22"/>
            <w:szCs w:val="22"/>
          </w:rPr>
          <w:delText>.</w:delText>
        </w:r>
        <w:r w:rsidDel="00D12475">
          <w:rPr>
            <w:rFonts w:ascii="Roboto" w:hAnsi="Roboto"/>
            <w:sz w:val="22"/>
            <w:szCs w:val="22"/>
          </w:rPr>
          <w:delText>0</w:delText>
        </w:r>
        <w:r w:rsidRPr="00DB6D77" w:rsidDel="00D12475">
          <w:rPr>
            <w:rFonts w:ascii="Roboto" w:hAnsi="Roboto"/>
            <w:sz w:val="22"/>
            <w:szCs w:val="22"/>
          </w:rPr>
          <w:delText>], p &lt;0.001</w:delText>
        </w:r>
      </w:del>
      <w:del w:id="69"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del w:id="70" w:author="Christoffer Vissing" w:date="2023-09-28T14:09:00Z">
        <w:r w:rsidDel="00071707">
          <w:rPr>
            <w:rFonts w:ascii="Roboto" w:hAnsi="Roboto"/>
            <w:sz w:val="22"/>
            <w:szCs w:val="22"/>
          </w:rPr>
          <w:delText xml:space="preserve"> for age and sex </w:delText>
        </w:r>
      </w:del>
      <w:del w:id="71" w:author="Christoffer Vissing" w:date="2023-08-22T11:27:00Z">
        <w:r w:rsidDel="00353802">
          <w:rPr>
            <w:rFonts w:ascii="Roboto" w:hAnsi="Roboto"/>
            <w:sz w:val="22"/>
            <w:szCs w:val="22"/>
          </w:rPr>
          <w:delText>(</w:delText>
        </w:r>
      </w:del>
      <w:del w:id="72" w:author="Christoffer Vissing" w:date="2023-09-28T14:09:00Z">
        <w:r w:rsidDel="00071707">
          <w:rPr>
            <w:rFonts w:ascii="Roboto" w:hAnsi="Roboto"/>
            <w:sz w:val="22"/>
            <w:szCs w:val="22"/>
          </w:rPr>
          <w:delText>+</w:delText>
        </w:r>
        <w:r w:rsidRPr="00DB6D77" w:rsidDel="00071707">
          <w:rPr>
            <w:rFonts w:ascii="Roboto" w:hAnsi="Roboto"/>
            <w:sz w:val="22"/>
            <w:szCs w:val="22"/>
          </w:rPr>
          <w:delText>17.2 mmHg [CI: 14.7 to 19.7], p &lt;0.001</w:delText>
        </w:r>
      </w:del>
      <w:del w:id="73" w:author="Christoffer Vissing" w:date="2023-10-13T13:17:00Z">
        <w:r w:rsidDel="00D12475">
          <w:rPr>
            <w:rFonts w:ascii="Roboto" w:hAnsi="Roboto"/>
            <w:sz w:val="22"/>
            <w:szCs w:val="22"/>
          </w:rPr>
          <w:delText>)</w:delText>
        </w:r>
      </w:del>
      <w:del w:id="74" w:author="Christoffer Vissing" w:date="2023-10-13T13:18:00Z">
        <w:r w:rsidDel="00D12475">
          <w:rPr>
            <w:rFonts w:ascii="Roboto" w:hAnsi="Roboto"/>
            <w:sz w:val="22"/>
            <w:szCs w:val="22"/>
          </w:rPr>
          <w:delText xml:space="preserve">. </w:delText>
        </w:r>
      </w:del>
      <w:del w:id="75" w:author="Christoffer Vissing" w:date="2023-09-03T09:55:00Z">
        <w:r w:rsidR="003157B8" w:rsidRPr="00DB6D77" w:rsidDel="00800A37">
          <w:rPr>
            <w:rFonts w:ascii="Roboto" w:hAnsi="Roboto"/>
            <w:sz w:val="22"/>
            <w:szCs w:val="22"/>
          </w:rPr>
          <w:delText xml:space="preserve">The incidence of LV obstruction </w:delText>
        </w:r>
      </w:del>
      <w:del w:id="76" w:author="Christoffer Vissing" w:date="2023-08-22T11:41:00Z">
        <w:r w:rsidR="006D0A92" w:rsidDel="00C87B4C">
          <w:rPr>
            <w:rFonts w:ascii="Roboto" w:hAnsi="Roboto"/>
            <w:sz w:val="22"/>
            <w:szCs w:val="22"/>
          </w:rPr>
          <w:delText xml:space="preserve">over time </w:delText>
        </w:r>
      </w:del>
      <w:del w:id="77"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del w:id="78" w:author="Christoffer Vissing" w:date="2023-10-13T13:18:00Z">
        <w:r w:rsidR="004125E5" w:rsidDel="00D12475">
          <w:rPr>
            <w:rFonts w:ascii="Roboto" w:hAnsi="Roboto"/>
            <w:sz w:val="22"/>
            <w:szCs w:val="22"/>
          </w:rPr>
          <w:delText xml:space="preserve"> </w:delText>
        </w:r>
        <w:r w:rsidR="003157B8" w:rsidRPr="00DB6D77" w:rsidDel="00D12475">
          <w:rPr>
            <w:rFonts w:ascii="Roboto" w:hAnsi="Roboto"/>
            <w:sz w:val="22"/>
            <w:szCs w:val="22"/>
          </w:rPr>
          <w:delText>17</w:delText>
        </w:r>
        <w:r w:rsidR="004125E5" w:rsidDel="00D12475">
          <w:rPr>
            <w:rFonts w:ascii="Roboto" w:hAnsi="Roboto"/>
            <w:sz w:val="22"/>
            <w:szCs w:val="22"/>
          </w:rPr>
          <w:delText>,</w:delText>
        </w:r>
        <w:r w:rsidR="003157B8" w:rsidRPr="00DB6D77" w:rsidDel="00D12475">
          <w:rPr>
            <w:rFonts w:ascii="Roboto" w:hAnsi="Roboto"/>
            <w:sz w:val="22"/>
            <w:szCs w:val="22"/>
          </w:rPr>
          <w:delText>154 person-years of follow-up in</w:delText>
        </w:r>
        <w:r w:rsidR="00BF182A" w:rsidRPr="00DB6D77" w:rsidDel="00D12475">
          <w:rPr>
            <w:rFonts w:ascii="Roboto" w:hAnsi="Roboto"/>
            <w:sz w:val="22"/>
            <w:szCs w:val="22"/>
          </w:rPr>
          <w:delText xml:space="preserve"> 2456</w:delText>
        </w:r>
        <w:r w:rsidR="003157B8" w:rsidRPr="00DB6D77" w:rsidDel="00D12475">
          <w:rPr>
            <w:rFonts w:ascii="Roboto" w:hAnsi="Roboto"/>
            <w:sz w:val="22"/>
            <w:szCs w:val="22"/>
          </w:rPr>
          <w:delText xml:space="preserve"> patients</w:delText>
        </w:r>
      </w:del>
      <w:del w:id="79" w:author="Christoffer Vissing" w:date="2023-09-03T09:55:00Z">
        <w:r w:rsidR="004125E5" w:rsidDel="00800A37">
          <w:rPr>
            <w:rFonts w:ascii="Roboto" w:hAnsi="Roboto"/>
            <w:sz w:val="22"/>
            <w:szCs w:val="22"/>
          </w:rPr>
          <w:delText xml:space="preserve"> </w:delText>
        </w:r>
      </w:del>
      <w:del w:id="80" w:author="Christoffer Vissing" w:date="2023-08-22T11:39:00Z">
        <w:r w:rsidR="004125E5" w:rsidDel="00C87B4C">
          <w:rPr>
            <w:rFonts w:ascii="Roboto" w:hAnsi="Roboto"/>
            <w:sz w:val="22"/>
            <w:szCs w:val="22"/>
          </w:rPr>
          <w:delText>who did not have</w:delText>
        </w:r>
      </w:del>
      <w:del w:id="81" w:author="Christoffer Vissing" w:date="2023-09-03T09:55:00Z">
        <w:r w:rsidR="004125E5" w:rsidDel="00800A37">
          <w:rPr>
            <w:rFonts w:ascii="Roboto" w:hAnsi="Roboto"/>
            <w:sz w:val="22"/>
            <w:szCs w:val="22"/>
          </w:rPr>
          <w:delText xml:space="preserve"> LV obstruction at baseline and </w:delText>
        </w:r>
      </w:del>
      <w:del w:id="82" w:author="Christoffer Vissing" w:date="2023-08-22T11:39:00Z">
        <w:r w:rsidR="004125E5" w:rsidDel="00C87B4C">
          <w:rPr>
            <w:rFonts w:ascii="Roboto" w:hAnsi="Roboto"/>
            <w:sz w:val="22"/>
            <w:szCs w:val="22"/>
          </w:rPr>
          <w:delText xml:space="preserve">had at least one echocardiogram during </w:delText>
        </w:r>
      </w:del>
      <w:del w:id="83"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del w:id="84" w:author="Christoffer Vissing" w:date="2023-10-13T13:18:00Z">
        <w:r w:rsidR="003157B8" w:rsidRPr="00DB6D77" w:rsidDel="00D12475">
          <w:rPr>
            <w:rFonts w:ascii="Roboto" w:hAnsi="Roboto"/>
            <w:sz w:val="22"/>
            <w:szCs w:val="22"/>
          </w:rPr>
          <w:delText xml:space="preserve">he cumulative incidence of LV obstruction was </w:delText>
        </w:r>
        <w:r w:rsidR="006D0A92" w:rsidDel="00D12475">
          <w:rPr>
            <w:rFonts w:ascii="Roboto" w:hAnsi="Roboto"/>
            <w:sz w:val="22"/>
            <w:szCs w:val="22"/>
          </w:rPr>
          <w:delText>almost twice as high</w:delText>
        </w:r>
        <w:r w:rsidR="003157B8" w:rsidRPr="00DB6D77" w:rsidDel="00D12475">
          <w:rPr>
            <w:rFonts w:ascii="Roboto" w:hAnsi="Roboto"/>
            <w:sz w:val="22"/>
            <w:szCs w:val="22"/>
          </w:rPr>
          <w:delText xml:space="preserve"> in patients with non-sarcomeric HCM</w:delText>
        </w:r>
      </w:del>
      <w:del w:id="85" w:author="Christoffer Vissing" w:date="2023-08-22T11:41:00Z">
        <w:r w:rsidR="003157B8" w:rsidRPr="00DB6D77" w:rsidDel="00C87B4C">
          <w:rPr>
            <w:rFonts w:ascii="Roboto" w:hAnsi="Roboto"/>
            <w:sz w:val="22"/>
            <w:szCs w:val="22"/>
          </w:rPr>
          <w:delText xml:space="preserve"> during follow-up</w:delText>
        </w:r>
      </w:del>
      <w:del w:id="86"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del w:id="87" w:author="Christoffer Vissing" w:date="2023-09-28T11:40:00Z">
        <w:r w:rsidR="003157B8" w:rsidRPr="00DB6D77" w:rsidDel="00ED0AEE">
          <w:rPr>
            <w:rFonts w:ascii="Roboto" w:hAnsi="Roboto"/>
            <w:sz w:val="22"/>
            <w:szCs w:val="22"/>
          </w:rPr>
          <w:delText xml:space="preserve"> cumulative incidence </w:delText>
        </w:r>
      </w:del>
      <w:del w:id="88" w:author="Christoffer Vissing" w:date="2023-09-03T09:57:00Z">
        <w:r w:rsidR="003157B8" w:rsidRPr="00DB6D77" w:rsidDel="00800A37">
          <w:rPr>
            <w:rFonts w:ascii="Roboto" w:hAnsi="Roboto"/>
            <w:sz w:val="22"/>
            <w:szCs w:val="22"/>
          </w:rPr>
          <w:delText xml:space="preserve">of </w:delText>
        </w:r>
      </w:del>
      <w:del w:id="89" w:author="Christoffer Vissing" w:date="2023-09-28T11:40:00Z">
        <w:r w:rsidR="003157B8" w:rsidRPr="00DB6D77" w:rsidDel="00ED0AEE">
          <w:rPr>
            <w:rFonts w:ascii="Roboto" w:hAnsi="Roboto"/>
            <w:sz w:val="22"/>
            <w:szCs w:val="22"/>
          </w:rPr>
          <w:delText xml:space="preserve">28% </w:delText>
        </w:r>
      </w:del>
      <w:del w:id="90" w:author="Christoffer Vissing" w:date="2023-09-03T10:08:00Z">
        <w:r w:rsidR="003157B8" w:rsidRPr="00DB6D77" w:rsidDel="00666D4C">
          <w:rPr>
            <w:rFonts w:ascii="Roboto" w:hAnsi="Roboto"/>
            <w:sz w:val="22"/>
            <w:szCs w:val="22"/>
          </w:rPr>
          <w:delText>(</w:delText>
        </w:r>
      </w:del>
      <w:del w:id="91" w:author="Christoffer Vissing" w:date="2023-09-28T11:40:00Z">
        <w:r w:rsidR="003157B8" w:rsidRPr="00DB6D77" w:rsidDel="00ED0AEE">
          <w:rPr>
            <w:rFonts w:ascii="Roboto" w:hAnsi="Roboto"/>
            <w:sz w:val="22"/>
            <w:szCs w:val="22"/>
          </w:rPr>
          <w:delText>CI: 25-31</w:delText>
        </w:r>
      </w:del>
      <w:del w:id="92" w:author="Christoffer Vissing" w:date="2023-09-03T10:09:00Z">
        <w:r w:rsidR="003157B8" w:rsidRPr="00DB6D77" w:rsidDel="00666D4C">
          <w:rPr>
            <w:rFonts w:ascii="Roboto" w:hAnsi="Roboto"/>
            <w:sz w:val="22"/>
            <w:szCs w:val="22"/>
          </w:rPr>
          <w:delText>)</w:delText>
        </w:r>
      </w:del>
      <w:del w:id="93" w:author="Christoffer Vissing" w:date="2023-09-28T11:40:00Z">
        <w:r w:rsidR="003157B8" w:rsidRPr="00DB6D77" w:rsidDel="00ED0AEE">
          <w:rPr>
            <w:rFonts w:ascii="Roboto" w:hAnsi="Roboto"/>
            <w:sz w:val="22"/>
            <w:szCs w:val="22"/>
          </w:rPr>
          <w:delText xml:space="preserve"> </w:delText>
        </w:r>
        <w:r w:rsidR="003F641C" w:rsidDel="00ED0AEE">
          <w:rPr>
            <w:rFonts w:ascii="Roboto" w:hAnsi="Roboto"/>
            <w:sz w:val="22"/>
            <w:szCs w:val="22"/>
          </w:rPr>
          <w:delText>versus</w:delText>
        </w:r>
        <w:r w:rsidR="003157B8" w:rsidRPr="00DB6D77" w:rsidDel="00ED0AEE">
          <w:rPr>
            <w:rFonts w:ascii="Roboto" w:hAnsi="Roboto"/>
            <w:sz w:val="22"/>
            <w:szCs w:val="22"/>
          </w:rPr>
          <w:delText xml:space="preserve"> 15% </w:delText>
        </w:r>
      </w:del>
      <w:del w:id="94" w:author="Christoffer Vissing" w:date="2023-09-03T10:09:00Z">
        <w:r w:rsidR="003157B8" w:rsidRPr="00DB6D77" w:rsidDel="00666D4C">
          <w:rPr>
            <w:rFonts w:ascii="Roboto" w:hAnsi="Roboto"/>
            <w:sz w:val="22"/>
            <w:szCs w:val="22"/>
          </w:rPr>
          <w:delText>(</w:delText>
        </w:r>
      </w:del>
      <w:del w:id="95" w:author="Christoffer Vissing" w:date="2023-09-28T11:40:00Z">
        <w:r w:rsidR="003157B8" w:rsidRPr="00DB6D77" w:rsidDel="00ED0AEE">
          <w:rPr>
            <w:rFonts w:ascii="Roboto" w:hAnsi="Roboto"/>
            <w:sz w:val="22"/>
            <w:szCs w:val="22"/>
          </w:rPr>
          <w:delText>CI: 13-17</w:delText>
        </w:r>
      </w:del>
      <w:del w:id="96" w:author="Christoffer Vissing" w:date="2023-09-03T10:09:00Z">
        <w:r w:rsidR="003157B8" w:rsidRPr="00DB6D77" w:rsidDel="00666D4C">
          <w:rPr>
            <w:rFonts w:ascii="Roboto" w:hAnsi="Roboto"/>
            <w:sz w:val="22"/>
            <w:szCs w:val="22"/>
          </w:rPr>
          <w:delText xml:space="preserve">) </w:delText>
        </w:r>
      </w:del>
      <w:del w:id="97" w:author="Christoffer Vissing" w:date="2023-09-03T09:57:00Z">
        <w:r w:rsidR="006D0A92" w:rsidDel="00800A37">
          <w:rPr>
            <w:rFonts w:ascii="Roboto" w:hAnsi="Roboto"/>
            <w:sz w:val="22"/>
            <w:szCs w:val="22"/>
          </w:rPr>
          <w:delText xml:space="preserve">for </w:delText>
        </w:r>
      </w:del>
      <w:del w:id="98" w:author="Christoffer Vissing" w:date="2023-09-03T10:09:00Z">
        <w:r w:rsidR="006D0A92" w:rsidDel="00666D4C">
          <w:rPr>
            <w:rFonts w:ascii="Roboto" w:hAnsi="Roboto"/>
            <w:sz w:val="22"/>
            <w:szCs w:val="22"/>
          </w:rPr>
          <w:delText>sarcomeric HCM</w:delText>
        </w:r>
      </w:del>
      <w:del w:id="99"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del w:id="100" w:author="Christoffer Vissing" w:date="2023-09-28T11:40:00Z">
        <w:r w:rsidR="003157B8" w:rsidRPr="00DB6D77" w:rsidDel="00ED0AEE">
          <w:rPr>
            <w:rFonts w:ascii="Roboto" w:hAnsi="Roboto"/>
            <w:sz w:val="22"/>
            <w:szCs w:val="22"/>
          </w:rPr>
          <w:delText xml:space="preserve"> </w:delText>
        </w:r>
      </w:del>
      <w:del w:id="101" w:author="Christoffer Vissing" w:date="2023-09-03T10:09:00Z">
        <w:r w:rsidR="003157B8" w:rsidRPr="00DB6D77" w:rsidDel="00666D4C">
          <w:rPr>
            <w:rFonts w:ascii="Roboto" w:hAnsi="Roboto"/>
            <w:sz w:val="22"/>
            <w:szCs w:val="22"/>
          </w:rPr>
          <w:delText>(</w:delText>
        </w:r>
      </w:del>
      <w:del w:id="102" w:author="Christoffer Vissing" w:date="2023-10-13T13:18:00Z">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A</w:delText>
        </w:r>
        <w:r w:rsidR="003157B8" w:rsidRPr="00DB6D77" w:rsidDel="00D12475">
          <w:rPr>
            <w:rFonts w:ascii="Roboto" w:hAnsi="Roboto"/>
            <w:sz w:val="22"/>
            <w:szCs w:val="22"/>
          </w:rPr>
          <w:delText xml:space="preserve">. </w:delText>
        </w:r>
      </w:del>
      <w:del w:id="103" w:author="Christoffer Vissing" w:date="2023-09-03T10:10:00Z">
        <w:r w:rsidR="003157B8" w:rsidRPr="00DB6D77" w:rsidDel="00666D4C">
          <w:rPr>
            <w:rFonts w:ascii="Roboto" w:hAnsi="Roboto"/>
            <w:sz w:val="22"/>
            <w:szCs w:val="22"/>
          </w:rPr>
          <w:delText>Next, we evaluated the a</w:delText>
        </w:r>
      </w:del>
      <w:del w:id="104" w:author="Christoffer Vissing" w:date="2023-10-13T13:18:00Z">
        <w:r w:rsidR="003157B8" w:rsidRPr="00DB6D77" w:rsidDel="00D12475">
          <w:rPr>
            <w:rFonts w:ascii="Roboto" w:hAnsi="Roboto"/>
            <w:sz w:val="22"/>
            <w:szCs w:val="22"/>
          </w:rPr>
          <w:delText>ge-specific incidence</w:delText>
        </w:r>
      </w:del>
      <w:del w:id="105"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del w:id="106" w:author="Christoffer Vissing" w:date="2023-10-13T13:18:00Z">
        <w:r w:rsidR="004125E5" w:rsidDel="00D12475">
          <w:rPr>
            <w:rFonts w:ascii="Roboto" w:hAnsi="Roboto"/>
            <w:sz w:val="22"/>
            <w:szCs w:val="22"/>
          </w:rPr>
          <w:delText xml:space="preserve"> of obstruction was</w:delText>
        </w:r>
        <w:r w:rsidR="003157B8" w:rsidRPr="00DB6D77" w:rsidDel="00D12475">
          <w:rPr>
            <w:rFonts w:ascii="Roboto" w:hAnsi="Roboto"/>
            <w:sz w:val="22"/>
            <w:szCs w:val="22"/>
          </w:rPr>
          <w:delText xml:space="preserve"> higher in patients with non-sarcomeric HCM </w:delText>
        </w:r>
      </w:del>
      <w:del w:id="107" w:author="Christoffer Vissing" w:date="2023-09-03T10:11:00Z">
        <w:r w:rsidR="003157B8" w:rsidRPr="00DB6D77" w:rsidDel="00666D4C">
          <w:rPr>
            <w:rFonts w:ascii="Roboto" w:hAnsi="Roboto"/>
            <w:sz w:val="22"/>
            <w:szCs w:val="22"/>
          </w:rPr>
          <w:delText xml:space="preserve">in </w:delText>
        </w:r>
      </w:del>
      <w:del w:id="108" w:author="Christoffer Vissing" w:date="2023-10-13T13:18:00Z">
        <w:r w:rsidR="003157B8" w:rsidRPr="00DB6D77" w:rsidDel="00D12475">
          <w:rPr>
            <w:rFonts w:ascii="Roboto" w:hAnsi="Roboto"/>
            <w:sz w:val="22"/>
            <w:szCs w:val="22"/>
          </w:rPr>
          <w:delText xml:space="preserve">all </w:delText>
        </w:r>
      </w:del>
      <w:del w:id="109" w:author="Christoffer Vissing" w:date="2023-09-03T10:11:00Z">
        <w:r w:rsidR="003157B8" w:rsidRPr="00DB6D77" w:rsidDel="00666D4C">
          <w:rPr>
            <w:rFonts w:ascii="Roboto" w:hAnsi="Roboto"/>
            <w:sz w:val="22"/>
            <w:szCs w:val="22"/>
          </w:rPr>
          <w:delText xml:space="preserve">evaluated </w:delText>
        </w:r>
      </w:del>
      <w:del w:id="110" w:author="Christoffer Vissing" w:date="2023-10-13T13:18:00Z">
        <w:r w:rsidR="003157B8" w:rsidRPr="00DB6D77" w:rsidDel="00D12475">
          <w:rPr>
            <w:rFonts w:ascii="Roboto" w:hAnsi="Roboto"/>
            <w:sz w:val="22"/>
            <w:szCs w:val="22"/>
          </w:rPr>
          <w:delText>age-groups (</w:delText>
        </w:r>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B</w:delText>
        </w:r>
        <w:r w:rsidR="003157B8" w:rsidRPr="00DB6D77" w:rsidDel="00D12475">
          <w:rPr>
            <w:rFonts w:ascii="Roboto" w:hAnsi="Roboto"/>
            <w:sz w:val="22"/>
            <w:szCs w:val="22"/>
          </w:rPr>
          <w:delText>)</w:delText>
        </w:r>
      </w:del>
      <w:del w:id="111" w:author="Christoffer Vissing" w:date="2023-09-28T14:10:00Z">
        <w:r w:rsidR="003157B8" w:rsidRPr="00DB6D77" w:rsidDel="00071707">
          <w:rPr>
            <w:rFonts w:ascii="Roboto" w:hAnsi="Roboto"/>
            <w:sz w:val="22"/>
            <w:szCs w:val="22"/>
          </w:rPr>
          <w:delText>, with an age-standardized incidence rate of 54</w:delText>
        </w:r>
        <w:r w:rsidR="0018036F" w:rsidDel="00071707">
          <w:rPr>
            <w:rFonts w:ascii="Roboto" w:hAnsi="Roboto"/>
            <w:sz w:val="22"/>
            <w:szCs w:val="22"/>
          </w:rPr>
          <w:delText xml:space="preserve"> </w:delText>
        </w:r>
        <w:r w:rsidR="003157B8" w:rsidRPr="00DB6D77" w:rsidDel="00071707">
          <w:rPr>
            <w:rFonts w:ascii="Roboto" w:hAnsi="Roboto"/>
            <w:sz w:val="22"/>
            <w:szCs w:val="22"/>
          </w:rPr>
          <w:delText xml:space="preserve">(CI: 48-61) </w:delText>
        </w:r>
        <w:r w:rsidR="003F641C" w:rsidDel="00071707">
          <w:rPr>
            <w:rFonts w:ascii="Roboto" w:hAnsi="Roboto"/>
            <w:sz w:val="22"/>
            <w:szCs w:val="22"/>
          </w:rPr>
          <w:delText>versus</w:delText>
        </w:r>
        <w:r w:rsidR="003157B8" w:rsidRPr="00DB6D77" w:rsidDel="00071707">
          <w:rPr>
            <w:rFonts w:ascii="Roboto" w:hAnsi="Roboto"/>
            <w:sz w:val="22"/>
            <w:szCs w:val="22"/>
          </w:rPr>
          <w:delText xml:space="preserve"> 26 (CI: 2</w:delText>
        </w:r>
        <w:r w:rsidR="0018036F" w:rsidDel="00071707">
          <w:rPr>
            <w:rFonts w:ascii="Roboto" w:hAnsi="Roboto"/>
            <w:sz w:val="22"/>
            <w:szCs w:val="22"/>
          </w:rPr>
          <w:delText>4</w:delText>
        </w:r>
        <w:r w:rsidR="003157B8" w:rsidRPr="00DB6D77" w:rsidDel="00071707">
          <w:rPr>
            <w:rFonts w:ascii="Roboto" w:hAnsi="Roboto"/>
            <w:sz w:val="22"/>
            <w:szCs w:val="22"/>
          </w:rPr>
          <w:delText>-30)</w:delText>
        </w:r>
        <w:r w:rsidR="0018036F" w:rsidDel="00071707">
          <w:rPr>
            <w:rFonts w:ascii="Roboto" w:hAnsi="Roboto"/>
            <w:sz w:val="22"/>
            <w:szCs w:val="22"/>
          </w:rPr>
          <w:delText xml:space="preserve"> per 1000 person-years</w:delText>
        </w:r>
        <w:r w:rsidR="0018036F" w:rsidRPr="00DB6D77" w:rsidDel="00071707">
          <w:rPr>
            <w:rFonts w:ascii="Roboto" w:hAnsi="Roboto"/>
            <w:sz w:val="22"/>
            <w:szCs w:val="22"/>
          </w:rPr>
          <w:delText xml:space="preserve"> </w:delText>
        </w:r>
        <w:r w:rsidR="003157B8" w:rsidRPr="00DB6D77" w:rsidDel="00071707">
          <w:rPr>
            <w:rFonts w:ascii="Roboto" w:hAnsi="Roboto"/>
            <w:sz w:val="22"/>
            <w:szCs w:val="22"/>
          </w:rPr>
          <w:delText>in sarcomeric HCM</w:delText>
        </w:r>
      </w:del>
      <w:del w:id="112" w:author="Christoffer Vissing" w:date="2023-10-13T13:18:00Z">
        <w:r w:rsidR="003157B8" w:rsidRPr="00DB6D77" w:rsidDel="00D12475">
          <w:rPr>
            <w:rFonts w:ascii="Roboto" w:hAnsi="Roboto"/>
            <w:sz w:val="22"/>
            <w:szCs w:val="22"/>
          </w:rPr>
          <w:delText xml:space="preserve">. </w:delText>
        </w:r>
      </w:del>
      <w:del w:id="113"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del w:id="114" w:author="Christoffer Vissing" w:date="2023-10-13T13:18:00Z">
        <w:r w:rsidR="00580470" w:rsidRPr="00DB6D77" w:rsidDel="00D12475">
          <w:rPr>
            <w:rFonts w:ascii="Roboto" w:hAnsi="Roboto"/>
            <w:sz w:val="22"/>
            <w:szCs w:val="22"/>
          </w:rPr>
          <w:delText xml:space="preserve"> a higher burden of cardiovascular risk factors, we</w:delText>
        </w:r>
      </w:del>
      <w:del w:id="115" w:author="Christoffer Vissing" w:date="2023-09-28T14:12:00Z">
        <w:r w:rsidR="00580470" w:rsidRPr="00DB6D77" w:rsidDel="00071707">
          <w:rPr>
            <w:rFonts w:ascii="Roboto" w:hAnsi="Roboto"/>
            <w:sz w:val="22"/>
            <w:szCs w:val="22"/>
          </w:rPr>
          <w:delText xml:space="preserve"> evaluated the time to LV obstruction</w:delText>
        </w:r>
      </w:del>
      <w:del w:id="116" w:author="Christoffer Vissing" w:date="2023-10-13T13:18:00Z">
        <w:r w:rsidR="00580470" w:rsidRPr="00DB6D77" w:rsidDel="00D12475">
          <w:rPr>
            <w:rFonts w:ascii="Roboto" w:hAnsi="Roboto"/>
            <w:sz w:val="22"/>
            <w:szCs w:val="22"/>
          </w:rPr>
          <w:delText xml:space="preserve"> </w:delText>
        </w:r>
      </w:del>
      <w:del w:id="117" w:author="Christoffer Vissing" w:date="2023-08-22T11:43:00Z">
        <w:r w:rsidR="00580470" w:rsidRPr="00DB6D77" w:rsidDel="00C87B4C">
          <w:rPr>
            <w:rFonts w:ascii="Roboto" w:hAnsi="Roboto"/>
            <w:sz w:val="22"/>
            <w:szCs w:val="22"/>
          </w:rPr>
          <w:delText xml:space="preserve">from first echocardiography in SHaRe, </w:delText>
        </w:r>
      </w:del>
      <w:del w:id="118" w:author="Christoffer Vissing" w:date="2023-10-13T13:18:00Z">
        <w:r w:rsidR="00580470" w:rsidRPr="00DB6D77" w:rsidDel="00D12475">
          <w:rPr>
            <w:rFonts w:ascii="Roboto" w:hAnsi="Roboto"/>
            <w:sz w:val="22"/>
            <w:szCs w:val="22"/>
          </w:rPr>
          <w:delText xml:space="preserve">adjusted for age at HCM diagnosis, sex, presence of hypertension or obesity and being </w:delText>
        </w:r>
      </w:del>
      <w:del w:id="119" w:author="Christoffer Vissing" w:date="2023-09-28T14:12:00Z">
        <w:r w:rsidR="00833357" w:rsidDel="00071707">
          <w:rPr>
            <w:rFonts w:ascii="Roboto" w:hAnsi="Roboto"/>
            <w:sz w:val="22"/>
            <w:szCs w:val="22"/>
          </w:rPr>
          <w:delText>the family’s</w:delText>
        </w:r>
      </w:del>
      <w:del w:id="120" w:author="Christoffer Vissing" w:date="2023-10-13T13:18:00Z">
        <w:r w:rsidR="00580470" w:rsidRPr="00DB6D77" w:rsidDel="00D12475">
          <w:rPr>
            <w:rFonts w:ascii="Roboto" w:hAnsi="Roboto"/>
            <w:sz w:val="22"/>
            <w:szCs w:val="22"/>
          </w:rPr>
          <w:delText xml:space="preserve"> proband</w:delText>
        </w:r>
        <w:r w:rsidR="00833357" w:rsidDel="00D12475">
          <w:rPr>
            <w:rFonts w:ascii="Roboto" w:hAnsi="Roboto"/>
            <w:sz w:val="22"/>
            <w:szCs w:val="22"/>
          </w:rPr>
          <w:delText>.</w:delText>
        </w:r>
      </w:del>
      <w:del w:id="121" w:author="Christoffer Vissing" w:date="2023-08-22T11:43:00Z">
        <w:r w:rsidR="00833357" w:rsidDel="00C87B4C">
          <w:rPr>
            <w:rFonts w:ascii="Roboto" w:hAnsi="Roboto"/>
            <w:sz w:val="22"/>
            <w:szCs w:val="22"/>
          </w:rPr>
          <w:delText xml:space="preserve"> </w:delText>
        </w:r>
      </w:del>
      <w:del w:id="122" w:author="Christoffer Vissing" w:date="2023-10-13T13:18:00Z">
        <w:r w:rsidR="00580470" w:rsidRPr="00DB6D77" w:rsidDel="00D12475">
          <w:rPr>
            <w:rFonts w:ascii="Roboto" w:hAnsi="Roboto"/>
            <w:sz w:val="22"/>
            <w:szCs w:val="22"/>
          </w:rPr>
          <w:delText xml:space="preserve"> </w:delText>
        </w:r>
        <w:r w:rsidR="00833357" w:rsidDel="00D12475">
          <w:rPr>
            <w:rFonts w:ascii="Roboto" w:hAnsi="Roboto"/>
            <w:sz w:val="22"/>
            <w:szCs w:val="22"/>
          </w:rPr>
          <w:delText>Patients with</w:delText>
        </w:r>
        <w:r w:rsidR="00580470" w:rsidRPr="00DB6D77" w:rsidDel="00D12475">
          <w:rPr>
            <w:rFonts w:ascii="Roboto" w:hAnsi="Roboto"/>
            <w:sz w:val="22"/>
            <w:szCs w:val="22"/>
          </w:rPr>
          <w:delText xml:space="preserve"> non-sarcomeric HCM </w:delText>
        </w:r>
        <w:r w:rsidR="00833357" w:rsidDel="00D12475">
          <w:rPr>
            <w:rFonts w:ascii="Roboto" w:hAnsi="Roboto"/>
            <w:sz w:val="22"/>
            <w:szCs w:val="22"/>
          </w:rPr>
          <w:delText>had</w:delText>
        </w:r>
        <w:r w:rsidR="00580470" w:rsidRPr="00DB6D77" w:rsidDel="00D12475">
          <w:rPr>
            <w:rFonts w:ascii="Roboto" w:hAnsi="Roboto"/>
            <w:sz w:val="22"/>
            <w:szCs w:val="22"/>
          </w:rPr>
          <w:delText xml:space="preserve"> an adjusted HR of 1.59 (CI: 1.32-1.92)</w:delText>
        </w:r>
        <w:r w:rsidR="00833357" w:rsidDel="00D12475">
          <w:rPr>
            <w:rFonts w:ascii="Roboto" w:hAnsi="Roboto"/>
            <w:sz w:val="22"/>
            <w:szCs w:val="22"/>
          </w:rPr>
          <w:delText xml:space="preserve"> for the presence of obstructive physiology</w:delText>
        </w:r>
        <w:r w:rsidR="00580470" w:rsidRPr="00DB6D77" w:rsidDel="00D12475">
          <w:rPr>
            <w:rFonts w:ascii="Roboto" w:hAnsi="Roboto"/>
            <w:sz w:val="22"/>
            <w:szCs w:val="22"/>
          </w:rPr>
          <w:delText>.</w:delText>
        </w:r>
      </w:del>
    </w:p>
    <w:p w14:paraId="63EA836F" w14:textId="07F6B306" w:rsidR="002834B5" w:rsidRPr="0003136F" w:rsidDel="00D12475" w:rsidRDefault="00FC5FC2" w:rsidP="00D12475">
      <w:pPr>
        <w:spacing w:line="480" w:lineRule="auto"/>
        <w:rPr>
          <w:del w:id="123" w:author="Christoffer Vissing" w:date="2023-10-13T13:18:00Z"/>
          <w:rFonts w:ascii="Roboto" w:hAnsi="Roboto"/>
          <w:i/>
          <w:iCs/>
          <w:sz w:val="22"/>
          <w:szCs w:val="22"/>
        </w:rPr>
        <w:pPrChange w:id="124" w:author="Christoffer Vissing" w:date="2023-10-13T13:18:00Z">
          <w:pPr>
            <w:spacing w:line="480" w:lineRule="auto"/>
          </w:pPr>
        </w:pPrChange>
      </w:pPr>
      <w:del w:id="125" w:author="Christoffer Vissing" w:date="2023-10-13T13:18:00Z">
        <w:r w:rsidRPr="0003136F" w:rsidDel="00D12475">
          <w:rPr>
            <w:rFonts w:ascii="Roboto" w:hAnsi="Roboto"/>
            <w:i/>
            <w:iCs/>
            <w:sz w:val="22"/>
            <w:szCs w:val="22"/>
          </w:rPr>
          <w:delText>Cardiac arrhythmias</w:delText>
        </w:r>
      </w:del>
    </w:p>
    <w:p w14:paraId="36C11DBB" w14:textId="07361D01" w:rsidR="00696771" w:rsidDel="00D12475" w:rsidRDefault="00580470" w:rsidP="00D12475">
      <w:pPr>
        <w:spacing w:line="480" w:lineRule="auto"/>
        <w:rPr>
          <w:del w:id="126" w:author="Christoffer Vissing" w:date="2023-10-13T13:18:00Z"/>
          <w:rFonts w:ascii="Roboto" w:hAnsi="Roboto"/>
          <w:sz w:val="22"/>
          <w:szCs w:val="22"/>
        </w:rPr>
        <w:pPrChange w:id="127" w:author="Christoffer Vissing" w:date="2023-10-13T13:18:00Z">
          <w:pPr>
            <w:spacing w:line="480" w:lineRule="auto"/>
          </w:pPr>
        </w:pPrChange>
      </w:pPr>
      <w:del w:id="128" w:author="Christoffer Vissing" w:date="2023-10-13T13:18:00Z">
        <w:r w:rsidRPr="00DB6D77" w:rsidDel="00D12475">
          <w:rPr>
            <w:rFonts w:ascii="Roboto" w:hAnsi="Roboto"/>
            <w:sz w:val="22"/>
            <w:szCs w:val="22"/>
          </w:rPr>
          <w:delText xml:space="preserve">The incidence of atrial fibrillation was evaluated </w:delText>
        </w:r>
        <w:r w:rsidR="00833357" w:rsidDel="00D12475">
          <w:rPr>
            <w:rFonts w:ascii="Roboto" w:hAnsi="Roboto"/>
            <w:sz w:val="22"/>
            <w:szCs w:val="22"/>
          </w:rPr>
          <w:delText>over</w:delText>
        </w:r>
        <w:r w:rsidRPr="00DB6D77" w:rsidDel="00D12475">
          <w:rPr>
            <w:rFonts w:ascii="Roboto" w:hAnsi="Roboto"/>
            <w:sz w:val="22"/>
            <w:szCs w:val="22"/>
          </w:rPr>
          <w:delText xml:space="preserve"> 29</w:delText>
        </w:r>
        <w:r w:rsidR="00833357" w:rsidDel="00D12475">
          <w:rPr>
            <w:rFonts w:ascii="Roboto" w:hAnsi="Roboto"/>
            <w:sz w:val="22"/>
            <w:szCs w:val="22"/>
          </w:rPr>
          <w:delText>,</w:delText>
        </w:r>
        <w:r w:rsidRPr="00DB6D77" w:rsidDel="00D12475">
          <w:rPr>
            <w:rFonts w:ascii="Roboto" w:hAnsi="Roboto"/>
            <w:sz w:val="22"/>
            <w:szCs w:val="22"/>
          </w:rPr>
          <w:delText>923 person-years of follow-up in 4270 patients</w:delText>
        </w:r>
        <w:r w:rsidR="00105422" w:rsidDel="00D12475">
          <w:rPr>
            <w:rFonts w:ascii="Roboto" w:hAnsi="Roboto"/>
            <w:sz w:val="22"/>
            <w:szCs w:val="22"/>
          </w:rPr>
          <w:delText xml:space="preserve"> without</w:delText>
        </w:r>
        <w:r w:rsidRPr="00DB6D77" w:rsidDel="00D12475">
          <w:rPr>
            <w:rFonts w:ascii="Roboto" w:hAnsi="Roboto"/>
            <w:sz w:val="22"/>
            <w:szCs w:val="22"/>
          </w:rPr>
          <w:delText xml:space="preserve"> atrial fibrillation at baseline. </w:delText>
        </w:r>
        <w:commentRangeStart w:id="129"/>
        <w:commentRangeStart w:id="130"/>
        <w:r w:rsidRPr="00DB6D77" w:rsidDel="00D12475">
          <w:rPr>
            <w:rFonts w:ascii="Roboto" w:hAnsi="Roboto"/>
            <w:sz w:val="22"/>
            <w:szCs w:val="22"/>
          </w:rPr>
          <w:delText xml:space="preserve">The cumulative incidence </w:delText>
        </w:r>
        <w:commentRangeEnd w:id="129"/>
        <w:r w:rsidR="00107191" w:rsidDel="00D12475">
          <w:rPr>
            <w:rStyle w:val="Kommentarhenvisning"/>
          </w:rPr>
          <w:commentReference w:id="129"/>
        </w:r>
        <w:commentRangeEnd w:id="130"/>
        <w:r w:rsidR="00ED0AEE" w:rsidDel="00D12475">
          <w:rPr>
            <w:rStyle w:val="Kommentarhenvisning"/>
          </w:rPr>
          <w:commentReference w:id="130"/>
        </w:r>
        <w:r w:rsidRPr="00DB6D77" w:rsidDel="00D12475">
          <w:rPr>
            <w:rFonts w:ascii="Roboto" w:hAnsi="Roboto"/>
            <w:sz w:val="22"/>
            <w:szCs w:val="22"/>
          </w:rPr>
          <w:delText>of atrial fibrillation was similar in non-sarcomeric and sarcomeric HCM during follow-up (</w:delText>
        </w:r>
        <w:r w:rsidR="00D3112F" w:rsidDel="00D12475">
          <w:rPr>
            <w:rFonts w:ascii="Roboto" w:hAnsi="Roboto"/>
            <w:sz w:val="22"/>
            <w:szCs w:val="22"/>
          </w:rPr>
          <w:delText xml:space="preserve">log-rank </w:delText>
        </w:r>
        <w:r w:rsidRPr="00DB6D77" w:rsidDel="00D12475">
          <w:rPr>
            <w:rFonts w:ascii="Roboto" w:hAnsi="Roboto"/>
            <w:sz w:val="22"/>
            <w:szCs w:val="22"/>
          </w:rPr>
          <w:delText>p =0.078)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xml:space="preserve">). </w:delText>
        </w:r>
      </w:del>
      <w:commentRangeStart w:id="131"/>
      <w:del w:id="132" w:author="Christoffer Vissing" w:date="2023-08-22T11:37:00Z">
        <w:r w:rsidR="006D0A92" w:rsidDel="00C87B4C">
          <w:rPr>
            <w:rFonts w:ascii="Roboto" w:hAnsi="Roboto"/>
            <w:sz w:val="22"/>
            <w:szCs w:val="22"/>
          </w:rPr>
          <w:delText>To account for the older age of patients with non-sarcomeric HCM</w:delText>
        </w:r>
        <w:commentRangeEnd w:id="131"/>
        <w:r w:rsidR="00107191" w:rsidDel="00C87B4C">
          <w:rPr>
            <w:rStyle w:val="Kommentarhenvisning"/>
          </w:rPr>
          <w:commentReference w:id="131"/>
        </w:r>
      </w:del>
      <w:del w:id="133" w:author="Christoffer Vissing" w:date="2023-10-13T13:18:00Z">
        <w:r w:rsidR="006D0A92" w:rsidDel="00D12475">
          <w:rPr>
            <w:rFonts w:ascii="Roboto" w:hAnsi="Roboto"/>
            <w:sz w:val="22"/>
            <w:szCs w:val="22"/>
          </w:rPr>
          <w:delText>, we calculated</w:delText>
        </w:r>
        <w:r w:rsidRPr="00DB6D77" w:rsidDel="00D12475">
          <w:rPr>
            <w:rFonts w:ascii="Roboto" w:hAnsi="Roboto"/>
            <w:sz w:val="22"/>
            <w:szCs w:val="22"/>
          </w:rPr>
          <w:delText xml:space="preserve"> the age-specific incidence of atrial fibrillation </w:delText>
        </w:r>
        <w:r w:rsidR="006D0A92" w:rsidDel="00D12475">
          <w:rPr>
            <w:rFonts w:ascii="Roboto" w:hAnsi="Roboto"/>
            <w:sz w:val="22"/>
            <w:szCs w:val="22"/>
          </w:rPr>
          <w:delText>and found this to be</w:delText>
        </w:r>
        <w:r w:rsidR="0003136F" w:rsidDel="00D12475">
          <w:rPr>
            <w:rFonts w:ascii="Roboto" w:hAnsi="Roboto"/>
            <w:sz w:val="22"/>
            <w:szCs w:val="22"/>
          </w:rPr>
          <w:delText xml:space="preserve"> </w:delText>
        </w:r>
        <w:r w:rsidR="006D0A92" w:rsidDel="00D12475">
          <w:rPr>
            <w:rFonts w:ascii="Roboto" w:hAnsi="Roboto"/>
            <w:sz w:val="22"/>
            <w:szCs w:val="22"/>
          </w:rPr>
          <w:delText>significantly</w:delText>
        </w:r>
        <w:r w:rsidR="006D0A92" w:rsidRPr="00DB6D77" w:rsidDel="00D12475">
          <w:rPr>
            <w:rFonts w:ascii="Roboto" w:hAnsi="Roboto"/>
            <w:sz w:val="22"/>
            <w:szCs w:val="22"/>
          </w:rPr>
          <w:delText xml:space="preserve"> </w:delText>
        </w:r>
        <w:r w:rsidRPr="00DB6D77" w:rsidDel="00D12475">
          <w:rPr>
            <w:rFonts w:ascii="Roboto" w:hAnsi="Roboto"/>
            <w:sz w:val="22"/>
            <w:szCs w:val="22"/>
          </w:rPr>
          <w:delText>higher in patients with sarcomeric HCM across all evaluated age-groups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00BE15DA" w:rsidDel="00D12475">
          <w:rPr>
            <w:rFonts w:ascii="Roboto" w:hAnsi="Roboto"/>
            <w:b/>
            <w:bCs/>
            <w:sz w:val="22"/>
            <w:szCs w:val="22"/>
          </w:rPr>
          <w:delText>c</w:delText>
        </w:r>
        <w:r w:rsidRPr="00DB6D77" w:rsidDel="00D12475">
          <w:rPr>
            <w:rFonts w:ascii="Roboto" w:hAnsi="Roboto"/>
            <w:sz w:val="22"/>
            <w:szCs w:val="22"/>
          </w:rPr>
          <w:delText>)</w:delText>
        </w:r>
      </w:del>
      <w:del w:id="134" w:author="Christoffer Vissing" w:date="2023-10-09T14:29:00Z">
        <w:r w:rsidR="00C855CA" w:rsidDel="0041170E">
          <w:rPr>
            <w:rFonts w:ascii="Roboto" w:hAnsi="Roboto"/>
            <w:sz w:val="22"/>
            <w:szCs w:val="22"/>
          </w:rPr>
          <w:delText xml:space="preserve">. The </w:delText>
        </w:r>
        <w:r w:rsidRPr="00DB6D77" w:rsidDel="0041170E">
          <w:rPr>
            <w:rFonts w:ascii="Roboto" w:hAnsi="Roboto"/>
            <w:sz w:val="22"/>
            <w:szCs w:val="22"/>
          </w:rPr>
          <w:delText xml:space="preserve">age-standardized incidence rate of atrial fibrillation </w:delText>
        </w:r>
        <w:r w:rsidR="00C855CA" w:rsidDel="0041170E">
          <w:rPr>
            <w:rFonts w:ascii="Roboto" w:hAnsi="Roboto"/>
            <w:sz w:val="22"/>
            <w:szCs w:val="22"/>
          </w:rPr>
          <w:delText>was</w:delText>
        </w:r>
        <w:r w:rsidRPr="00DB6D77" w:rsidDel="0041170E">
          <w:rPr>
            <w:rFonts w:ascii="Roboto" w:hAnsi="Roboto"/>
            <w:sz w:val="22"/>
            <w:szCs w:val="22"/>
          </w:rPr>
          <w:delText xml:space="preserve"> </w:delText>
        </w:r>
      </w:del>
      <w:del w:id="135" w:author="Christoffer Vissing" w:date="2023-10-13T13:18:00Z">
        <w:r w:rsidRPr="00DB6D77" w:rsidDel="00D12475">
          <w:rPr>
            <w:rFonts w:ascii="Roboto" w:hAnsi="Roboto"/>
            <w:sz w:val="22"/>
            <w:szCs w:val="22"/>
          </w:rPr>
          <w:delText xml:space="preserve">27 </w:delText>
        </w:r>
      </w:del>
      <w:del w:id="136" w:author="Christoffer Vissing" w:date="2023-10-09T14:30:00Z">
        <w:r w:rsidR="00F9152D" w:rsidDel="0041170E">
          <w:rPr>
            <w:rFonts w:ascii="Roboto" w:hAnsi="Roboto"/>
            <w:sz w:val="22"/>
            <w:szCs w:val="22"/>
          </w:rPr>
          <w:delText>(</w:delText>
        </w:r>
      </w:del>
      <w:del w:id="137" w:author="Christoffer Vissing" w:date="2023-10-13T13:18:00Z">
        <w:r w:rsidRPr="00DB6D77" w:rsidDel="00D12475">
          <w:rPr>
            <w:rFonts w:ascii="Roboto" w:hAnsi="Roboto"/>
            <w:sz w:val="22"/>
            <w:szCs w:val="22"/>
          </w:rPr>
          <w:delText>CI 24-30</w:delText>
        </w:r>
      </w:del>
      <w:del w:id="138" w:author="Christoffer Vissing" w:date="2023-10-09T14:30:00Z">
        <w:r w:rsidRPr="00DB6D77" w:rsidDel="0041170E">
          <w:rPr>
            <w:rFonts w:ascii="Roboto" w:hAnsi="Roboto"/>
            <w:sz w:val="22"/>
            <w:szCs w:val="22"/>
          </w:rPr>
          <w:delText>)</w:delText>
        </w:r>
      </w:del>
      <w:del w:id="139" w:author="Christoffer Vissing" w:date="2023-10-13T13:18:00Z">
        <w:r w:rsidR="00C855CA" w:rsidDel="00D12475">
          <w:rPr>
            <w:rFonts w:ascii="Roboto" w:hAnsi="Roboto"/>
            <w:sz w:val="22"/>
            <w:szCs w:val="22"/>
          </w:rPr>
          <w:delText xml:space="preserve"> </w:delText>
        </w:r>
      </w:del>
      <w:del w:id="140" w:author="Christoffer Vissing" w:date="2023-10-09T14:30:00Z">
        <w:r w:rsidR="00C855CA" w:rsidDel="0041170E">
          <w:rPr>
            <w:rFonts w:ascii="Roboto" w:hAnsi="Roboto"/>
            <w:sz w:val="22"/>
            <w:szCs w:val="22"/>
          </w:rPr>
          <w:delText>in sarcomeric HCM</w:delText>
        </w:r>
        <w:r w:rsidR="00F9152D" w:rsidDel="0041170E">
          <w:rPr>
            <w:rFonts w:ascii="Roboto" w:hAnsi="Roboto"/>
            <w:sz w:val="22"/>
            <w:szCs w:val="22"/>
          </w:rPr>
          <w:delText xml:space="preserve"> </w:delText>
        </w:r>
      </w:del>
      <w:del w:id="141" w:author="Christoffer Vissing" w:date="2023-10-13T13:18:00Z">
        <w:r w:rsidR="003323F6" w:rsidDel="00D12475">
          <w:rPr>
            <w:rFonts w:ascii="Roboto" w:hAnsi="Roboto"/>
            <w:sz w:val="22"/>
            <w:szCs w:val="22"/>
          </w:rPr>
          <w:delText>versus</w:delText>
        </w:r>
        <w:r w:rsidR="00F9152D" w:rsidDel="00D12475">
          <w:rPr>
            <w:rFonts w:ascii="Roboto" w:hAnsi="Roboto"/>
            <w:sz w:val="22"/>
            <w:szCs w:val="22"/>
          </w:rPr>
          <w:delText xml:space="preserve"> </w:delText>
        </w:r>
        <w:r w:rsidR="00056EEB" w:rsidDel="00D12475">
          <w:rPr>
            <w:rFonts w:ascii="Roboto" w:hAnsi="Roboto"/>
            <w:sz w:val="22"/>
            <w:szCs w:val="22"/>
          </w:rPr>
          <w:delText xml:space="preserve">21 </w:delText>
        </w:r>
      </w:del>
      <w:del w:id="142" w:author="Christoffer Vissing" w:date="2023-10-09T14:30:00Z">
        <w:r w:rsidR="00056EEB" w:rsidDel="0041170E">
          <w:rPr>
            <w:rFonts w:ascii="Roboto" w:hAnsi="Roboto"/>
            <w:sz w:val="22"/>
            <w:szCs w:val="22"/>
          </w:rPr>
          <w:delText>(</w:delText>
        </w:r>
      </w:del>
      <w:del w:id="143" w:author="Christoffer Vissing" w:date="2023-10-13T13:18:00Z">
        <w:r w:rsidR="00056EEB" w:rsidRPr="00DB6D77" w:rsidDel="00D12475">
          <w:rPr>
            <w:rFonts w:ascii="Roboto" w:hAnsi="Roboto"/>
            <w:sz w:val="22"/>
            <w:szCs w:val="22"/>
          </w:rPr>
          <w:delText>CI: 19-24</w:delText>
        </w:r>
      </w:del>
      <w:del w:id="144" w:author="Christoffer Vissing" w:date="2023-10-09T14:30:00Z">
        <w:r w:rsidR="00056EEB" w:rsidDel="0041170E">
          <w:rPr>
            <w:rFonts w:ascii="Roboto" w:hAnsi="Roboto"/>
            <w:sz w:val="22"/>
            <w:szCs w:val="22"/>
          </w:rPr>
          <w:delText>)</w:delText>
        </w:r>
      </w:del>
      <w:del w:id="145" w:author="Christoffer Vissing" w:date="2023-10-13T13:18:00Z">
        <w:r w:rsidR="00056EEB" w:rsidDel="00D12475">
          <w:rPr>
            <w:rFonts w:ascii="Roboto" w:hAnsi="Roboto"/>
            <w:sz w:val="22"/>
            <w:szCs w:val="22"/>
          </w:rPr>
          <w:delText xml:space="preserve"> </w:delText>
        </w:r>
      </w:del>
      <w:del w:id="146" w:author="Christoffer Vissing" w:date="2023-10-09T14:30:00Z">
        <w:r w:rsidR="00C855CA" w:rsidDel="0041170E">
          <w:rPr>
            <w:rFonts w:ascii="Roboto" w:hAnsi="Roboto"/>
            <w:sz w:val="22"/>
            <w:szCs w:val="22"/>
          </w:rPr>
          <w:delText xml:space="preserve">for non-sarcomeric HCM </w:delText>
        </w:r>
      </w:del>
      <w:del w:id="147" w:author="Christoffer Vissing" w:date="2023-10-13T13:18:00Z">
        <w:r w:rsidR="00056EEB" w:rsidRPr="00DB6D77" w:rsidDel="00D12475">
          <w:rPr>
            <w:rFonts w:ascii="Roboto" w:hAnsi="Roboto"/>
            <w:sz w:val="22"/>
            <w:szCs w:val="22"/>
          </w:rPr>
          <w:delText>per</w:delText>
        </w:r>
        <w:r w:rsidR="00056EEB" w:rsidDel="00D12475">
          <w:rPr>
            <w:rFonts w:ascii="Roboto" w:hAnsi="Roboto"/>
            <w:sz w:val="22"/>
            <w:szCs w:val="22"/>
          </w:rPr>
          <w:delText xml:space="preserve"> 100</w:delText>
        </w:r>
        <w:r w:rsidR="00F14A52" w:rsidDel="00D12475">
          <w:rPr>
            <w:rFonts w:ascii="Roboto" w:hAnsi="Roboto"/>
            <w:sz w:val="22"/>
            <w:szCs w:val="22"/>
          </w:rPr>
          <w:delText>0</w:delText>
        </w:r>
        <w:r w:rsidR="00056EEB" w:rsidRPr="00DB6D77" w:rsidDel="00D12475">
          <w:rPr>
            <w:rFonts w:ascii="Roboto" w:hAnsi="Roboto"/>
            <w:sz w:val="22"/>
            <w:szCs w:val="22"/>
          </w:rPr>
          <w:delText xml:space="preserve"> person-year</w:delText>
        </w:r>
        <w:r w:rsidR="00C855CA" w:rsidDel="00D12475">
          <w:rPr>
            <w:rFonts w:ascii="Roboto" w:hAnsi="Roboto"/>
            <w:sz w:val="22"/>
            <w:szCs w:val="22"/>
          </w:rPr>
          <w:delText xml:space="preserve">s. </w:delText>
        </w:r>
      </w:del>
      <w:del w:id="148" w:author="Christoffer Vissing" w:date="2023-10-09T14:30:00Z">
        <w:r w:rsidR="00C855CA" w:rsidDel="0041170E">
          <w:rPr>
            <w:rFonts w:ascii="Roboto" w:hAnsi="Roboto"/>
            <w:sz w:val="22"/>
            <w:szCs w:val="22"/>
          </w:rPr>
          <w:delText>This corresponds</w:delText>
        </w:r>
        <w:r w:rsidR="00D7731C" w:rsidDel="0041170E">
          <w:rPr>
            <w:rFonts w:ascii="Roboto" w:hAnsi="Roboto"/>
            <w:sz w:val="22"/>
            <w:szCs w:val="22"/>
          </w:rPr>
          <w:delText xml:space="preserve"> to a</w:delText>
        </w:r>
        <w:r w:rsidR="00C9056B" w:rsidDel="0041170E">
          <w:rPr>
            <w:rFonts w:ascii="Roboto" w:hAnsi="Roboto"/>
            <w:sz w:val="22"/>
            <w:szCs w:val="22"/>
          </w:rPr>
          <w:delText>n</w:delText>
        </w:r>
      </w:del>
      <w:del w:id="149" w:author="Christoffer Vissing" w:date="2023-10-09T14:29:00Z">
        <w:r w:rsidR="00105422" w:rsidDel="0041170E">
          <w:rPr>
            <w:rFonts w:ascii="Roboto" w:hAnsi="Roboto"/>
            <w:sz w:val="22"/>
            <w:szCs w:val="22"/>
          </w:rPr>
          <w:delText xml:space="preserve"> age-</w:delText>
        </w:r>
        <w:r w:rsidR="00D7731C" w:rsidDel="0041170E">
          <w:rPr>
            <w:rFonts w:ascii="Roboto" w:hAnsi="Roboto"/>
            <w:sz w:val="22"/>
            <w:szCs w:val="22"/>
          </w:rPr>
          <w:delText>standardized incidence ratio of 1.34 (CI: 1.21 to 1.47, p &lt;0.0001)</w:delText>
        </w:r>
        <w:r w:rsidR="00B136D1" w:rsidDel="0041170E">
          <w:rPr>
            <w:rFonts w:ascii="Roboto" w:hAnsi="Roboto"/>
            <w:sz w:val="22"/>
            <w:szCs w:val="22"/>
          </w:rPr>
          <w:delText xml:space="preserve"> for atrial fibrillation in sarcomeric HCM</w:delText>
        </w:r>
      </w:del>
      <w:del w:id="150" w:author="Christoffer Vissing" w:date="2023-10-09T14:30:00Z">
        <w:r w:rsidRPr="00DB6D77" w:rsidDel="0041170E">
          <w:rPr>
            <w:rFonts w:ascii="Roboto" w:hAnsi="Roboto"/>
            <w:sz w:val="22"/>
            <w:szCs w:val="22"/>
          </w:rPr>
          <w:delText xml:space="preserve">. </w:delText>
        </w:r>
      </w:del>
    </w:p>
    <w:p w14:paraId="299E51B2" w14:textId="05A1D6BE" w:rsidR="00AE4D82" w:rsidDel="00D12475" w:rsidRDefault="00FC5FC2" w:rsidP="00D12475">
      <w:pPr>
        <w:spacing w:line="480" w:lineRule="auto"/>
        <w:rPr>
          <w:del w:id="151" w:author="Christoffer Vissing" w:date="2023-10-13T13:18:00Z"/>
          <w:rFonts w:ascii="Roboto" w:hAnsi="Roboto"/>
          <w:sz w:val="22"/>
          <w:szCs w:val="22"/>
        </w:rPr>
        <w:pPrChange w:id="152" w:author="Christoffer Vissing" w:date="2023-10-13T13:18:00Z">
          <w:pPr>
            <w:spacing w:line="480" w:lineRule="auto"/>
          </w:pPr>
        </w:pPrChange>
      </w:pPr>
      <w:del w:id="153"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35</w:delText>
        </w:r>
        <w:r w:rsidR="00C9056B" w:rsidDel="00D12475">
          <w:rPr>
            <w:rFonts w:ascii="Roboto" w:hAnsi="Roboto"/>
            <w:sz w:val="22"/>
            <w:szCs w:val="22"/>
          </w:rPr>
          <w:delText>,</w:delText>
        </w:r>
        <w:r w:rsidDel="00D12475">
          <w:rPr>
            <w:rFonts w:ascii="Roboto" w:hAnsi="Roboto"/>
            <w:sz w:val="22"/>
            <w:szCs w:val="22"/>
          </w:rPr>
          <w:delText>703</w:delText>
        </w:r>
        <w:r w:rsidRPr="00DB6D77" w:rsidDel="00D12475">
          <w:rPr>
            <w:rFonts w:ascii="Roboto" w:hAnsi="Roboto"/>
            <w:sz w:val="22"/>
            <w:szCs w:val="22"/>
          </w:rPr>
          <w:delText xml:space="preserve"> person-years of follow-up in 4</w:delText>
        </w:r>
        <w:r w:rsidDel="00D12475">
          <w:rPr>
            <w:rFonts w:ascii="Roboto" w:hAnsi="Roboto"/>
            <w:sz w:val="22"/>
            <w:szCs w:val="22"/>
          </w:rPr>
          <w:delText>726</w:delText>
        </w:r>
        <w:r w:rsidRPr="00DB6D77" w:rsidDel="00D12475">
          <w:rPr>
            <w:rFonts w:ascii="Roboto" w:hAnsi="Roboto"/>
            <w:sz w:val="22"/>
            <w:szCs w:val="22"/>
          </w:rPr>
          <w:delText xml:space="preserve"> patients, with</w:delText>
        </w:r>
        <w:r w:rsidDel="00D12475">
          <w:rPr>
            <w:rFonts w:ascii="Roboto" w:hAnsi="Roboto"/>
            <w:sz w:val="22"/>
            <w:szCs w:val="22"/>
          </w:rPr>
          <w:delText xml:space="preserve">out </w:delText>
        </w:r>
        <w:r w:rsidR="00C9056B" w:rsidDel="00D12475">
          <w:rPr>
            <w:rFonts w:ascii="Roboto" w:hAnsi="Roboto"/>
            <w:sz w:val="22"/>
            <w:szCs w:val="22"/>
          </w:rPr>
          <w:delText>ventricular arrhythmias</w:delText>
        </w:r>
        <w:r w:rsidRPr="00DB6D77" w:rsidDel="00D12475">
          <w:rPr>
            <w:rFonts w:ascii="Roboto" w:hAnsi="Roboto"/>
            <w:sz w:val="22"/>
            <w:szCs w:val="22"/>
          </w:rPr>
          <w:delText xml:space="preserve"> at baseline. The cumulative incidence was </w:delText>
        </w:r>
        <w:r w:rsidDel="00D12475">
          <w:rPr>
            <w:rFonts w:ascii="Roboto" w:hAnsi="Roboto"/>
            <w:sz w:val="22"/>
            <w:szCs w:val="22"/>
          </w:rPr>
          <w:delText xml:space="preserve">higher </w:delText>
        </w:r>
        <w:r w:rsidRPr="00DB6D77" w:rsidDel="00D12475">
          <w:rPr>
            <w:rFonts w:ascii="Roboto" w:hAnsi="Roboto"/>
            <w:sz w:val="22"/>
            <w:szCs w:val="22"/>
          </w:rPr>
          <w:delText>in sarcomeric HCM during follow-up (p =0.0</w:delText>
        </w:r>
        <w:r w:rsidDel="00D12475">
          <w:rPr>
            <w:rFonts w:ascii="Roboto" w:hAnsi="Roboto"/>
            <w:sz w:val="22"/>
            <w:szCs w:val="22"/>
          </w:rPr>
          <w:delText>04</w:delText>
        </w:r>
        <w:r w:rsidRPr="00DB6D77" w:rsidDel="00D12475">
          <w:rPr>
            <w:rFonts w:ascii="Roboto" w:hAnsi="Roboto"/>
            <w:sz w:val="22"/>
            <w:szCs w:val="22"/>
          </w:rPr>
          <w:delText>)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b</w:delText>
        </w:r>
        <w:r w:rsidRPr="00DB6D77" w:rsidDel="00D12475">
          <w:rPr>
            <w:rFonts w:ascii="Roboto" w:hAnsi="Roboto"/>
            <w:sz w:val="22"/>
            <w:szCs w:val="22"/>
          </w:rPr>
          <w:delText xml:space="preserve">). </w:delText>
        </w:r>
        <w:r w:rsidDel="00D12475">
          <w:rPr>
            <w:rFonts w:ascii="Roboto" w:hAnsi="Roboto"/>
            <w:sz w:val="22"/>
            <w:szCs w:val="22"/>
          </w:rPr>
          <w:delText>T</w:delText>
        </w:r>
        <w:r w:rsidRPr="00DB6D77" w:rsidDel="00D12475">
          <w:rPr>
            <w:rFonts w:ascii="Roboto" w:hAnsi="Roboto"/>
            <w:sz w:val="22"/>
            <w:szCs w:val="22"/>
          </w:rPr>
          <w:delText xml:space="preserve">he age-specific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numerically higher in patients with sarcomeric HCM, across all evaluated age-groups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d</w:delText>
        </w:r>
        <w:r w:rsidRPr="00DB6D77" w:rsidDel="00D12475">
          <w:rPr>
            <w:rFonts w:ascii="Roboto" w:hAnsi="Roboto"/>
            <w:sz w:val="22"/>
            <w:szCs w:val="22"/>
          </w:rPr>
          <w:delText>)</w:delText>
        </w:r>
        <w:r w:rsidDel="00D12475">
          <w:rPr>
            <w:rFonts w:ascii="Roboto" w:hAnsi="Roboto"/>
            <w:sz w:val="22"/>
            <w:szCs w:val="22"/>
          </w:rPr>
          <w:delText>, with the most pronounced difference in patients older than 65</w:delText>
        </w:r>
        <w:r w:rsidR="00C9056B" w:rsidDel="00D12475">
          <w:rPr>
            <w:rFonts w:ascii="Roboto" w:hAnsi="Roboto"/>
            <w:sz w:val="22"/>
            <w:szCs w:val="22"/>
          </w:rPr>
          <w:delText xml:space="preserve"> years</w:delText>
        </w:r>
        <w:r w:rsidDel="00D12475">
          <w:rPr>
            <w:rFonts w:ascii="Roboto" w:hAnsi="Roboto"/>
            <w:sz w:val="22"/>
            <w:szCs w:val="22"/>
          </w:rPr>
          <w:delText>. Overall, the</w:delText>
        </w:r>
        <w:r w:rsidRPr="00DB6D77" w:rsidDel="00D12475">
          <w:rPr>
            <w:rFonts w:ascii="Roboto" w:hAnsi="Roboto"/>
            <w:sz w:val="22"/>
            <w:szCs w:val="22"/>
          </w:rPr>
          <w:delText xml:space="preserve"> age-standardized incidence rate </w:delText>
        </w:r>
        <w:r w:rsidDel="00D12475">
          <w:rPr>
            <w:rFonts w:ascii="Roboto" w:hAnsi="Roboto"/>
            <w:sz w:val="22"/>
            <w:szCs w:val="22"/>
          </w:rPr>
          <w:delText xml:space="preserve">in sarcomeric and non-sarcomeric HCM was </w:delText>
        </w:r>
        <w:r w:rsidR="004B743B" w:rsidDel="00D12475">
          <w:rPr>
            <w:rFonts w:ascii="Roboto" w:hAnsi="Roboto"/>
            <w:sz w:val="22"/>
            <w:szCs w:val="22"/>
          </w:rPr>
          <w:delText>7.6</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4B743B" w:rsidDel="00D12475">
          <w:rPr>
            <w:rFonts w:ascii="Roboto" w:hAnsi="Roboto"/>
            <w:sz w:val="22"/>
            <w:szCs w:val="22"/>
          </w:rPr>
          <w:delText>6.4</w:delText>
        </w:r>
        <w:r w:rsidRPr="00DB6D77" w:rsidDel="00D12475">
          <w:rPr>
            <w:rFonts w:ascii="Roboto" w:hAnsi="Roboto"/>
            <w:sz w:val="22"/>
            <w:szCs w:val="22"/>
          </w:rPr>
          <w:delText>-</w:delText>
        </w:r>
        <w:r w:rsidR="004B743B" w:rsidDel="00D12475">
          <w:rPr>
            <w:rFonts w:ascii="Roboto" w:hAnsi="Roboto"/>
            <w:sz w:val="22"/>
            <w:szCs w:val="22"/>
          </w:rPr>
          <w:delText>8.9</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4B743B" w:rsidDel="00D12475">
          <w:rPr>
            <w:rFonts w:ascii="Roboto" w:hAnsi="Roboto"/>
            <w:sz w:val="22"/>
            <w:szCs w:val="22"/>
          </w:rPr>
          <w:delText>5.4</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4B743B" w:rsidDel="00D12475">
          <w:rPr>
            <w:rFonts w:ascii="Roboto" w:hAnsi="Roboto"/>
            <w:sz w:val="22"/>
            <w:szCs w:val="22"/>
          </w:rPr>
          <w:delText>4.1</w:delText>
        </w:r>
        <w:r w:rsidRPr="00DB6D77" w:rsidDel="00D12475">
          <w:rPr>
            <w:rFonts w:ascii="Roboto" w:hAnsi="Roboto"/>
            <w:sz w:val="22"/>
            <w:szCs w:val="22"/>
          </w:rPr>
          <w:delText>-</w:delText>
        </w:r>
        <w:r w:rsidR="004B743B" w:rsidDel="00D12475">
          <w:rPr>
            <w:rFonts w:ascii="Roboto" w:hAnsi="Roboto"/>
            <w:sz w:val="22"/>
            <w:szCs w:val="22"/>
          </w:rPr>
          <w:delText>7.0</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1.35 (CI: 1.15 to 1.59, p &lt;0.001) for </w:delText>
        </w:r>
        <w:r w:rsidR="00C9056B" w:rsidDel="00D12475">
          <w:rPr>
            <w:rFonts w:ascii="Roboto" w:hAnsi="Roboto"/>
            <w:sz w:val="22"/>
            <w:szCs w:val="22"/>
          </w:rPr>
          <w:delText>ventricular arrhythmias</w:delText>
        </w:r>
        <w:r w:rsidDel="00D12475">
          <w:rPr>
            <w:rFonts w:ascii="Roboto" w:hAnsi="Roboto"/>
            <w:sz w:val="22"/>
            <w:szCs w:val="22"/>
          </w:rPr>
          <w:delText xml:space="preserve"> in sarcomeric HCM</w:delText>
        </w:r>
        <w:r w:rsidRPr="00DB6D77" w:rsidDel="00D12475">
          <w:rPr>
            <w:rFonts w:ascii="Roboto" w:hAnsi="Roboto"/>
            <w:sz w:val="22"/>
            <w:szCs w:val="22"/>
          </w:rPr>
          <w:delText xml:space="preserve">. </w:delText>
        </w:r>
      </w:del>
    </w:p>
    <w:p w14:paraId="39B0ED6F" w14:textId="260DE949" w:rsidR="002834B5" w:rsidRPr="0003136F" w:rsidDel="00D12475" w:rsidRDefault="002834B5" w:rsidP="00D12475">
      <w:pPr>
        <w:spacing w:line="480" w:lineRule="auto"/>
        <w:rPr>
          <w:del w:id="154" w:author="Christoffer Vissing" w:date="2023-10-13T13:18:00Z"/>
          <w:rFonts w:ascii="Roboto" w:hAnsi="Roboto"/>
          <w:i/>
          <w:iCs/>
          <w:sz w:val="22"/>
          <w:szCs w:val="22"/>
        </w:rPr>
        <w:pPrChange w:id="155" w:author="Christoffer Vissing" w:date="2023-10-13T13:18:00Z">
          <w:pPr>
            <w:spacing w:line="480" w:lineRule="auto"/>
          </w:pPr>
        </w:pPrChange>
      </w:pPr>
      <w:del w:id="156" w:author="Christoffer Vissing" w:date="2023-10-13T13:18:00Z">
        <w:r w:rsidRPr="0003136F" w:rsidDel="00D12475">
          <w:rPr>
            <w:rFonts w:ascii="Roboto" w:hAnsi="Roboto"/>
            <w:i/>
            <w:iCs/>
            <w:sz w:val="22"/>
            <w:szCs w:val="22"/>
          </w:rPr>
          <w:delText>Left ventricular systolic dysfunction</w:delText>
        </w:r>
      </w:del>
    </w:p>
    <w:p w14:paraId="53919802" w14:textId="4D5135CB" w:rsidR="00E30E95" w:rsidRDefault="00E30E95" w:rsidP="00D12475">
      <w:pPr>
        <w:spacing w:line="480" w:lineRule="auto"/>
        <w:rPr>
          <w:rFonts w:ascii="Roboto" w:hAnsi="Roboto"/>
          <w:sz w:val="22"/>
          <w:szCs w:val="22"/>
        </w:rPr>
      </w:pPr>
      <w:del w:id="157"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38</w:delText>
        </w:r>
        <w:r w:rsidR="00C9056B" w:rsidDel="00D12475">
          <w:rPr>
            <w:rFonts w:ascii="Roboto" w:hAnsi="Roboto"/>
            <w:sz w:val="22"/>
            <w:szCs w:val="22"/>
          </w:rPr>
          <w:delText>,</w:delText>
        </w:r>
        <w:r w:rsidDel="00D12475">
          <w:rPr>
            <w:rFonts w:ascii="Roboto" w:hAnsi="Roboto"/>
            <w:sz w:val="22"/>
            <w:szCs w:val="22"/>
          </w:rPr>
          <w:delText>410</w:delText>
        </w:r>
        <w:r w:rsidRPr="00DB6D77" w:rsidDel="00D12475">
          <w:rPr>
            <w:rFonts w:ascii="Roboto" w:hAnsi="Roboto"/>
            <w:sz w:val="22"/>
            <w:szCs w:val="22"/>
          </w:rPr>
          <w:delText xml:space="preserve"> person-years of follow-up in 4</w:delText>
        </w:r>
        <w:r w:rsidDel="00D12475">
          <w:rPr>
            <w:rFonts w:ascii="Roboto" w:hAnsi="Roboto"/>
            <w:sz w:val="22"/>
            <w:szCs w:val="22"/>
          </w:rPr>
          <w:delText>939</w:delText>
        </w:r>
        <w:r w:rsidRPr="00DB6D77" w:rsidDel="00D12475">
          <w:rPr>
            <w:rFonts w:ascii="Roboto" w:hAnsi="Roboto"/>
            <w:sz w:val="22"/>
            <w:szCs w:val="22"/>
          </w:rPr>
          <w:delText xml:space="preserve"> patients</w:delText>
        </w:r>
        <w:r w:rsidR="00C9056B" w:rsidDel="00D12475">
          <w:rPr>
            <w:rFonts w:ascii="Roboto" w:hAnsi="Roboto"/>
            <w:sz w:val="22"/>
            <w:szCs w:val="22"/>
          </w:rPr>
          <w:delText xml:space="preserve"> with LVEF&gt;50%</w:delText>
        </w:r>
        <w:r w:rsidRPr="00DB6D77" w:rsidDel="00D12475">
          <w:rPr>
            <w:rFonts w:ascii="Roboto" w:hAnsi="Roboto"/>
            <w:sz w:val="22"/>
            <w:szCs w:val="22"/>
          </w:rPr>
          <w:delText xml:space="preserve"> at baseline. The cumulative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similar </w:delText>
        </w:r>
      </w:del>
      <w:del w:id="158" w:author="Christoffer Vissing" w:date="2023-09-28T14:06:00Z">
        <w:r w:rsidRPr="00DB6D77" w:rsidDel="00FB1A93">
          <w:rPr>
            <w:rFonts w:ascii="Roboto" w:hAnsi="Roboto"/>
            <w:sz w:val="22"/>
            <w:szCs w:val="22"/>
          </w:rPr>
          <w:delText xml:space="preserve">in </w:delText>
        </w:r>
      </w:del>
      <w:del w:id="159" w:author="Christoffer Vissing" w:date="2023-10-13T13:18:00Z">
        <w:r w:rsidRPr="00DB6D77" w:rsidDel="00D12475">
          <w:rPr>
            <w:rFonts w:ascii="Roboto" w:hAnsi="Roboto"/>
            <w:sz w:val="22"/>
            <w:szCs w:val="22"/>
          </w:rPr>
          <w:delText>during follow-up (p =0.</w:delText>
        </w:r>
        <w:r w:rsidDel="00D12475">
          <w:rPr>
            <w:rFonts w:ascii="Roboto" w:hAnsi="Roboto"/>
            <w:sz w:val="22"/>
            <w:szCs w:val="22"/>
          </w:rPr>
          <w:delText>120</w:delText>
        </w:r>
        <w:r w:rsidRPr="00DB6D77" w:rsidDel="00D12475">
          <w:rPr>
            <w:rFonts w:ascii="Roboto" w:hAnsi="Roboto"/>
            <w:sz w:val="22"/>
            <w:szCs w:val="22"/>
          </w:rPr>
          <w:delText>)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However, the age-specific incidence</w:delText>
        </w:r>
        <w:r w:rsidDel="00D12475">
          <w:rPr>
            <w:rFonts w:ascii="Roboto" w:hAnsi="Roboto"/>
            <w:sz w:val="22"/>
            <w:szCs w:val="22"/>
          </w:rPr>
          <w:delText xml:space="preserve"> rates</w:delText>
        </w:r>
        <w:r w:rsidRPr="00DB6D77" w:rsidDel="00D12475">
          <w:rPr>
            <w:rFonts w:ascii="Roboto" w:hAnsi="Roboto"/>
            <w:sz w:val="22"/>
            <w:szCs w:val="22"/>
          </w:rPr>
          <w:delText xml:space="preserv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delText>
        </w:r>
        <w:r w:rsidR="00047633" w:rsidRPr="00DB6D77" w:rsidDel="00D12475">
          <w:rPr>
            <w:rFonts w:ascii="Roboto" w:hAnsi="Roboto"/>
            <w:sz w:val="22"/>
            <w:szCs w:val="22"/>
          </w:rPr>
          <w:delText>were</w:delText>
        </w:r>
        <w:r w:rsidRPr="00DB6D77" w:rsidDel="00D12475">
          <w:rPr>
            <w:rFonts w:ascii="Roboto" w:hAnsi="Roboto"/>
            <w:sz w:val="22"/>
            <w:szCs w:val="22"/>
          </w:rPr>
          <w:delText xml:space="preserve"> numerically higher in patients with sarcomeric HCM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2b</w:delText>
        </w:r>
        <w:r w:rsidRPr="00DB6D77" w:rsidDel="00D12475">
          <w:rPr>
            <w:rFonts w:ascii="Roboto" w:hAnsi="Roboto"/>
            <w:sz w:val="22"/>
            <w:szCs w:val="22"/>
          </w:rPr>
          <w:delText>) with a</w:delText>
        </w:r>
        <w:r w:rsidDel="00D12475">
          <w:rPr>
            <w:rFonts w:ascii="Roboto" w:hAnsi="Roboto"/>
            <w:sz w:val="22"/>
            <w:szCs w:val="22"/>
          </w:rPr>
          <w:delText>n</w:delText>
        </w:r>
        <w:r w:rsidRPr="00DB6D77" w:rsidDel="00D12475">
          <w:rPr>
            <w:rFonts w:ascii="Roboto" w:hAnsi="Roboto"/>
            <w:sz w:val="22"/>
            <w:szCs w:val="22"/>
          </w:rPr>
          <w:delText xml:space="preserve"> age-standardized incidence rate of </w:delText>
        </w:r>
        <w:r w:rsidR="00595F0C" w:rsidDel="00D12475">
          <w:rPr>
            <w:rFonts w:ascii="Roboto" w:hAnsi="Roboto"/>
            <w:sz w:val="22"/>
            <w:szCs w:val="22"/>
          </w:rPr>
          <w:delText>LV systolic dysfunction</w:delText>
        </w:r>
        <w:r w:rsidR="00595F0C" w:rsidRPr="00DB6D77" w:rsidDel="00D12475">
          <w:rPr>
            <w:rFonts w:ascii="Roboto" w:hAnsi="Roboto"/>
            <w:sz w:val="22"/>
            <w:szCs w:val="22"/>
          </w:rPr>
          <w:delText xml:space="preserve"> </w:delText>
        </w:r>
        <w:r w:rsidDel="00D12475">
          <w:rPr>
            <w:rFonts w:ascii="Roboto" w:hAnsi="Roboto"/>
            <w:sz w:val="22"/>
            <w:szCs w:val="22"/>
          </w:rPr>
          <w:delText>of</w:delText>
        </w:r>
        <w:r w:rsidRPr="00DB6D77" w:rsidDel="00D12475">
          <w:rPr>
            <w:rFonts w:ascii="Roboto" w:hAnsi="Roboto"/>
            <w:sz w:val="22"/>
            <w:szCs w:val="22"/>
          </w:rPr>
          <w:delText xml:space="preserve"> </w:delText>
        </w:r>
        <w:r w:rsidR="00595F0C" w:rsidDel="00D12475">
          <w:rPr>
            <w:rFonts w:ascii="Roboto" w:hAnsi="Roboto"/>
            <w:sz w:val="22"/>
            <w:szCs w:val="22"/>
          </w:rPr>
          <w:delText>14</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595F0C" w:rsidDel="00D12475">
          <w:rPr>
            <w:rFonts w:ascii="Roboto" w:hAnsi="Roboto"/>
            <w:sz w:val="22"/>
            <w:szCs w:val="22"/>
          </w:rPr>
          <w:delText>12</w:delText>
        </w:r>
        <w:r w:rsidRPr="00DB6D77" w:rsidDel="00D12475">
          <w:rPr>
            <w:rFonts w:ascii="Roboto" w:hAnsi="Roboto"/>
            <w:sz w:val="22"/>
            <w:szCs w:val="22"/>
          </w:rPr>
          <w:delText>-</w:delText>
        </w:r>
        <w:r w:rsidR="00595F0C" w:rsidDel="00D12475">
          <w:rPr>
            <w:rFonts w:ascii="Roboto" w:hAnsi="Roboto"/>
            <w:sz w:val="22"/>
            <w:szCs w:val="22"/>
          </w:rPr>
          <w:delText>16</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595F0C" w:rsidDel="00D12475">
          <w:rPr>
            <w:rFonts w:ascii="Roboto" w:hAnsi="Roboto"/>
            <w:sz w:val="22"/>
            <w:szCs w:val="22"/>
          </w:rPr>
          <w:delText>10</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595F0C" w:rsidDel="00D12475">
          <w:rPr>
            <w:rFonts w:ascii="Roboto" w:hAnsi="Roboto"/>
            <w:sz w:val="22"/>
            <w:szCs w:val="22"/>
          </w:rPr>
          <w:delText>8</w:delText>
        </w:r>
        <w:r w:rsidRPr="00DB6D77" w:rsidDel="00D12475">
          <w:rPr>
            <w:rFonts w:ascii="Roboto" w:hAnsi="Roboto"/>
            <w:sz w:val="22"/>
            <w:szCs w:val="22"/>
          </w:rPr>
          <w:delText>-</w:delText>
        </w:r>
        <w:r w:rsidR="00595F0C" w:rsidDel="00D12475">
          <w:rPr>
            <w:rFonts w:ascii="Roboto" w:hAnsi="Roboto"/>
            <w:sz w:val="22"/>
            <w:szCs w:val="22"/>
          </w:rPr>
          <w:delText>12</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w:delText>
        </w:r>
        <w:r w:rsidR="00595F0C" w:rsidDel="00D12475">
          <w:rPr>
            <w:rFonts w:ascii="Roboto" w:hAnsi="Roboto"/>
            <w:sz w:val="22"/>
            <w:szCs w:val="22"/>
          </w:rPr>
          <w:delText>3</w:delText>
        </w:r>
        <w:r w:rsidDel="00D12475">
          <w:rPr>
            <w:rFonts w:ascii="Roboto" w:hAnsi="Roboto"/>
            <w:sz w:val="22"/>
            <w:szCs w:val="22"/>
          </w:rPr>
          <w:delText xml:space="preserve"> (CI: 1.</w:delText>
        </w:r>
        <w:r w:rsidR="00595F0C" w:rsidDel="00D12475">
          <w:rPr>
            <w:rFonts w:ascii="Roboto" w:hAnsi="Roboto"/>
            <w:sz w:val="22"/>
            <w:szCs w:val="22"/>
          </w:rPr>
          <w:delText>17</w:delText>
        </w:r>
        <w:r w:rsidDel="00D12475">
          <w:rPr>
            <w:rFonts w:ascii="Roboto" w:hAnsi="Roboto"/>
            <w:sz w:val="22"/>
            <w:szCs w:val="22"/>
          </w:rPr>
          <w:delText xml:space="preserve"> to 1.</w:delText>
        </w:r>
        <w:r w:rsidR="00595F0C" w:rsidDel="00D12475">
          <w:rPr>
            <w:rFonts w:ascii="Roboto" w:hAnsi="Roboto"/>
            <w:sz w:val="22"/>
            <w:szCs w:val="22"/>
          </w:rPr>
          <w:delText>50</w:delText>
        </w:r>
        <w:r w:rsidDel="00D12475">
          <w:rPr>
            <w:rFonts w:ascii="Roboto" w:hAnsi="Roboto"/>
            <w:sz w:val="22"/>
            <w:szCs w:val="22"/>
          </w:rPr>
          <w:delText xml:space="preserve">, p &lt;0.001) </w:delText>
        </w:r>
      </w:del>
      <w:del w:id="160" w:author="Christoffer Vissing" w:date="2023-09-28T14:14:00Z">
        <w:r w:rsidDel="00071707">
          <w:rPr>
            <w:rFonts w:ascii="Roboto" w:hAnsi="Roboto"/>
            <w:sz w:val="22"/>
            <w:szCs w:val="22"/>
          </w:rPr>
          <w:delText xml:space="preserve">for </w:delText>
        </w:r>
        <w:r w:rsidR="00595F0C" w:rsidDel="00071707">
          <w:rPr>
            <w:rFonts w:ascii="Roboto" w:hAnsi="Roboto"/>
            <w:sz w:val="22"/>
            <w:szCs w:val="22"/>
          </w:rPr>
          <w:delText>LV systolic dysfunction</w:delText>
        </w:r>
        <w:r w:rsidDel="00071707">
          <w:rPr>
            <w:rFonts w:ascii="Roboto" w:hAnsi="Roboto"/>
            <w:sz w:val="22"/>
            <w:szCs w:val="22"/>
          </w:rPr>
          <w:delText xml:space="preserve"> </w:delText>
        </w:r>
      </w:del>
      <w:del w:id="161" w:author="Christoffer Vissing" w:date="2023-10-13T13:18:00Z">
        <w:r w:rsidDel="00D12475">
          <w:rPr>
            <w:rFonts w:ascii="Roboto" w:hAnsi="Roboto"/>
            <w:sz w:val="22"/>
            <w:szCs w:val="22"/>
          </w:rPr>
          <w:delText>in sarcomeric HCM</w:delText>
        </w:r>
        <w:r w:rsidRPr="00DB6D77" w:rsidDel="00D12475">
          <w:rPr>
            <w:rFonts w:ascii="Roboto" w:hAnsi="Roboto"/>
            <w:sz w:val="22"/>
            <w:szCs w:val="22"/>
          </w:rPr>
          <w:delText>.</w:delText>
        </w:r>
      </w:del>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commentRangeStart w:id="162"/>
      <w:r>
        <w:rPr>
          <w:rFonts w:ascii="Roboto" w:hAnsi="Roboto"/>
          <w:b/>
          <w:bCs/>
          <w:sz w:val="22"/>
          <w:szCs w:val="22"/>
        </w:rPr>
        <w:t>Incident events during l</w:t>
      </w:r>
      <w:r w:rsidR="00C02CAE">
        <w:rPr>
          <w:rFonts w:ascii="Roboto" w:hAnsi="Roboto"/>
          <w:b/>
          <w:bCs/>
          <w:sz w:val="22"/>
          <w:szCs w:val="22"/>
        </w:rPr>
        <w:t xml:space="preserve">ongitudinal follow up </w:t>
      </w:r>
      <w:commentRangeEnd w:id="162"/>
      <w:r w:rsidR="00CA4258">
        <w:rPr>
          <w:rStyle w:val="Kommentarhenvisning"/>
        </w:rPr>
        <w:commentReference w:id="162"/>
      </w:r>
    </w:p>
    <w:p w14:paraId="2D5EC28B" w14:textId="323B40E9" w:rsidR="00D12475" w:rsidRDefault="00D12475" w:rsidP="00D12475">
      <w:pPr>
        <w:spacing w:line="480" w:lineRule="auto"/>
        <w:rPr>
          <w:ins w:id="163" w:author="Christoffer Vissing" w:date="2023-10-13T13:16:00Z"/>
          <w:rFonts w:ascii="Roboto" w:hAnsi="Roboto"/>
          <w:sz w:val="22"/>
          <w:szCs w:val="22"/>
        </w:rPr>
      </w:pPr>
      <w:ins w:id="164" w:author="Christoffer Vissing" w:date="2023-10-13T13:16:00Z">
        <w:r>
          <w:rPr>
            <w:rFonts w:ascii="Roboto" w:hAnsi="Roboto"/>
            <w:sz w:val="22"/>
            <w:szCs w:val="22"/>
          </w:rPr>
          <w:t>We evaluated the incidence of LV obstruction, atrial fibrillation, the composite ventricular arrhythmia outcome and LV systolic dysfunction in patients without these outcomes at baseline. In this analysis, we found patients with non-</w:t>
        </w:r>
        <w:proofErr w:type="spellStart"/>
        <w:r>
          <w:rPr>
            <w:rFonts w:ascii="Roboto" w:hAnsi="Roboto"/>
            <w:sz w:val="22"/>
            <w:szCs w:val="22"/>
          </w:rPr>
          <w:t>sarcomeric</w:t>
        </w:r>
        <w:proofErr w:type="spellEnd"/>
        <w:r>
          <w:rPr>
            <w:rFonts w:ascii="Roboto" w:hAnsi="Roboto"/>
            <w:sz w:val="22"/>
            <w:szCs w:val="22"/>
          </w:rPr>
          <w:t xml:space="preserve"> HCM had higher cumulative and age-specific incidences of LV obstruction</w:t>
        </w:r>
      </w:ins>
      <w:ins w:id="165" w:author="Christoffer Vissing" w:date="2023-10-13T13:21:00Z">
        <w:r w:rsidR="00DF5988">
          <w:rPr>
            <w:rFonts w:ascii="Roboto" w:hAnsi="Roboto"/>
            <w:sz w:val="22"/>
            <w:szCs w:val="22"/>
          </w:rPr>
          <w:t xml:space="preserve"> (</w:t>
        </w:r>
      </w:ins>
      <w:ins w:id="166" w:author="Christoffer Vissing" w:date="2023-10-13T13:22:00Z">
        <w:r w:rsidR="00DF5988">
          <w:rPr>
            <w:rFonts w:ascii="Roboto" w:hAnsi="Roboto"/>
            <w:b/>
            <w:bCs/>
            <w:sz w:val="22"/>
            <w:szCs w:val="22"/>
          </w:rPr>
          <w:t>Supplements</w:t>
        </w:r>
        <w:r w:rsidR="00DF5988" w:rsidRPr="00DF5988">
          <w:rPr>
            <w:rFonts w:ascii="Roboto" w:hAnsi="Roboto"/>
            <w:sz w:val="22"/>
            <w:szCs w:val="22"/>
            <w:rPrChange w:id="167" w:author="Christoffer Vissing" w:date="2023-10-13T13:22:00Z">
              <w:rPr>
                <w:rFonts w:ascii="Roboto" w:hAnsi="Roboto"/>
                <w:b/>
                <w:bCs/>
                <w:sz w:val="22"/>
                <w:szCs w:val="22"/>
              </w:rPr>
            </w:rPrChange>
          </w:rPr>
          <w:t>)</w:t>
        </w:r>
        <w:r w:rsidR="00DF5988">
          <w:rPr>
            <w:rFonts w:ascii="Roboto" w:hAnsi="Roboto"/>
            <w:sz w:val="22"/>
            <w:szCs w:val="22"/>
          </w:rPr>
          <w:t>. In time-to-event analysis adjusted for</w:t>
        </w:r>
      </w:ins>
      <w:ins w:id="168" w:author="Christoffer Vissing" w:date="2023-10-13T13:21:00Z">
        <w:r w:rsidR="00DF5988">
          <w:rPr>
            <w:rFonts w:ascii="Roboto" w:hAnsi="Roboto"/>
            <w:sz w:val="22"/>
            <w:szCs w:val="22"/>
          </w:rPr>
          <w:t xml:space="preserve"> </w:t>
        </w:r>
      </w:ins>
      <w:ins w:id="169" w:author="Christoffer Vissing" w:date="2023-10-13T13:22:00Z">
        <w:r w:rsidR="00DF5988">
          <w:rPr>
            <w:rFonts w:ascii="Roboto" w:hAnsi="Roboto"/>
            <w:sz w:val="22"/>
            <w:szCs w:val="22"/>
          </w:rPr>
          <w:t xml:space="preserve">age at HCM diagnosis, sex, obesity, </w:t>
        </w:r>
        <w:r w:rsidR="00DF5988">
          <w:rPr>
            <w:rFonts w:ascii="Roboto" w:hAnsi="Roboto"/>
            <w:sz w:val="22"/>
            <w:szCs w:val="22"/>
          </w:rPr>
          <w:t xml:space="preserve">presence of hypertension </w:t>
        </w:r>
        <w:r w:rsidR="00DF5988">
          <w:rPr>
            <w:rFonts w:ascii="Roboto" w:hAnsi="Roboto"/>
            <w:sz w:val="22"/>
            <w:szCs w:val="22"/>
          </w:rPr>
          <w:t>and being the family proband</w:t>
        </w:r>
      </w:ins>
      <w:ins w:id="170" w:author="Christoffer Vissing" w:date="2023-10-13T13:16:00Z">
        <w:r>
          <w:rPr>
            <w:rFonts w:ascii="Roboto" w:hAnsi="Roboto"/>
            <w:sz w:val="22"/>
            <w:szCs w:val="22"/>
          </w:rPr>
          <w:t>,</w:t>
        </w:r>
      </w:ins>
      <w:ins w:id="171" w:author="Christoffer Vissing" w:date="2023-10-13T13:22:00Z">
        <w:r w:rsidR="00DF5988">
          <w:rPr>
            <w:rFonts w:ascii="Roboto" w:hAnsi="Roboto"/>
            <w:sz w:val="22"/>
            <w:szCs w:val="22"/>
          </w:rPr>
          <w:t xml:space="preserve"> having </w:t>
        </w:r>
      </w:ins>
      <w:ins w:id="172" w:author="Christoffer Vissing" w:date="2023-10-13T13:23:00Z">
        <w:r w:rsidR="00DF5988">
          <w:rPr>
            <w:rFonts w:ascii="Roboto" w:hAnsi="Roboto"/>
            <w:sz w:val="22"/>
            <w:szCs w:val="22"/>
          </w:rPr>
          <w:t>non-</w:t>
        </w:r>
        <w:proofErr w:type="spellStart"/>
        <w:r w:rsidR="00DF5988">
          <w:rPr>
            <w:rFonts w:ascii="Roboto" w:hAnsi="Roboto"/>
            <w:sz w:val="22"/>
            <w:szCs w:val="22"/>
          </w:rPr>
          <w:t>sarcomeric</w:t>
        </w:r>
        <w:proofErr w:type="spellEnd"/>
        <w:r w:rsidR="00DF5988">
          <w:rPr>
            <w:rFonts w:ascii="Roboto" w:hAnsi="Roboto"/>
            <w:sz w:val="22"/>
            <w:szCs w:val="22"/>
          </w:rPr>
          <w:t xml:space="preserve"> HCM was associated</w:t>
        </w:r>
      </w:ins>
      <w:ins w:id="173" w:author="Christoffer Vissing" w:date="2023-10-13T13:16:00Z">
        <w:r>
          <w:rPr>
            <w:rFonts w:ascii="Roboto" w:hAnsi="Roboto"/>
            <w:sz w:val="22"/>
            <w:szCs w:val="22"/>
          </w:rPr>
          <w:t xml:space="preserve"> with a</w:t>
        </w:r>
      </w:ins>
      <w:ins w:id="174" w:author="Christoffer Vissing" w:date="2023-10-13T13:38:00Z">
        <w:r w:rsidR="006A2392">
          <w:rPr>
            <w:rFonts w:ascii="Roboto" w:hAnsi="Roboto"/>
            <w:sz w:val="22"/>
            <w:szCs w:val="22"/>
          </w:rPr>
          <w:t xml:space="preserve">n </w:t>
        </w:r>
        <w:proofErr w:type="spellStart"/>
        <w:r w:rsidR="006A2392">
          <w:rPr>
            <w:rFonts w:ascii="Roboto" w:hAnsi="Roboto"/>
            <w:sz w:val="22"/>
            <w:szCs w:val="22"/>
          </w:rPr>
          <w:t>aHR</w:t>
        </w:r>
      </w:ins>
      <w:proofErr w:type="spellEnd"/>
      <w:ins w:id="175" w:author="Christoffer Vissing" w:date="2023-10-13T13:16:00Z">
        <w:r>
          <w:rPr>
            <w:rFonts w:ascii="Roboto" w:hAnsi="Roboto"/>
            <w:sz w:val="22"/>
            <w:szCs w:val="22"/>
          </w:rPr>
          <w:t xml:space="preserve"> of 1.59 (CI: 1.32-1.92) for obstructive physiology. In </w:t>
        </w:r>
      </w:ins>
      <w:ins w:id="176" w:author="Christoffer Vissing" w:date="2023-10-13T13:25:00Z">
        <w:r w:rsidR="00DF5988">
          <w:rPr>
            <w:rFonts w:ascii="Roboto" w:hAnsi="Roboto"/>
            <w:sz w:val="22"/>
            <w:szCs w:val="22"/>
          </w:rPr>
          <w:t>contrast</w:t>
        </w:r>
      </w:ins>
      <w:ins w:id="177" w:author="Christoffer Vissing" w:date="2023-10-13T13:16:00Z">
        <w:r>
          <w:rPr>
            <w:rFonts w:ascii="Roboto" w:hAnsi="Roboto"/>
            <w:sz w:val="22"/>
            <w:szCs w:val="22"/>
          </w:rPr>
          <w:t xml:space="preserve">, </w:t>
        </w:r>
        <w:proofErr w:type="spellStart"/>
        <w:r>
          <w:rPr>
            <w:rFonts w:ascii="Roboto" w:hAnsi="Roboto"/>
            <w:sz w:val="22"/>
            <w:szCs w:val="22"/>
          </w:rPr>
          <w:t>sarcomeric</w:t>
        </w:r>
        <w:proofErr w:type="spellEnd"/>
        <w:r>
          <w:rPr>
            <w:rFonts w:ascii="Roboto" w:hAnsi="Roboto"/>
            <w:sz w:val="22"/>
            <w:szCs w:val="22"/>
          </w:rPr>
          <w:t xml:space="preserve"> HCM</w:t>
        </w:r>
      </w:ins>
      <w:ins w:id="178" w:author="Christoffer Vissing" w:date="2023-10-13T13:25:00Z">
        <w:r w:rsidR="00DF5988">
          <w:rPr>
            <w:rFonts w:ascii="Roboto" w:hAnsi="Roboto"/>
            <w:sz w:val="22"/>
            <w:szCs w:val="22"/>
          </w:rPr>
          <w:t xml:space="preserve"> was associated with a higher incidence of </w:t>
        </w:r>
      </w:ins>
      <w:ins w:id="179" w:author="Christoffer Vissing" w:date="2023-10-13T13:28:00Z">
        <w:r w:rsidR="00A175F9">
          <w:rPr>
            <w:rFonts w:ascii="Roboto" w:hAnsi="Roboto"/>
            <w:sz w:val="22"/>
            <w:szCs w:val="22"/>
          </w:rPr>
          <w:t xml:space="preserve">both </w:t>
        </w:r>
      </w:ins>
      <w:ins w:id="180" w:author="Christoffer Vissing" w:date="2023-10-13T13:25:00Z">
        <w:r w:rsidR="00DF5988">
          <w:rPr>
            <w:rFonts w:ascii="Roboto" w:hAnsi="Roboto"/>
            <w:sz w:val="22"/>
            <w:szCs w:val="22"/>
          </w:rPr>
          <w:t>atrial fibrillation</w:t>
        </w:r>
      </w:ins>
      <w:ins w:id="181" w:author="Christoffer Vissing" w:date="2023-10-13T13:28:00Z">
        <w:r w:rsidR="00A175F9">
          <w:rPr>
            <w:rFonts w:ascii="Roboto" w:hAnsi="Roboto"/>
            <w:sz w:val="22"/>
            <w:szCs w:val="22"/>
          </w:rPr>
          <w:t xml:space="preserve">, ventricular arrhythmias </w:t>
        </w:r>
      </w:ins>
      <w:ins w:id="182" w:author="Christoffer Vissing" w:date="2023-10-13T13:29:00Z">
        <w:r w:rsidR="00A175F9">
          <w:rPr>
            <w:rFonts w:ascii="Roboto" w:hAnsi="Roboto"/>
            <w:sz w:val="22"/>
            <w:szCs w:val="22"/>
          </w:rPr>
          <w:t>and LV systolic dysfunction. For atrial fibrillation</w:t>
        </w:r>
      </w:ins>
      <w:ins w:id="183" w:author="Christoffer Vissing" w:date="2023-10-13T13:27:00Z">
        <w:r w:rsidR="00A175F9">
          <w:rPr>
            <w:rFonts w:ascii="Roboto" w:hAnsi="Roboto"/>
            <w:sz w:val="22"/>
            <w:szCs w:val="22"/>
          </w:rPr>
          <w:t xml:space="preserve"> the biggest relative differences in </w:t>
        </w:r>
      </w:ins>
      <w:ins w:id="184" w:author="Christoffer Vissing" w:date="2023-10-13T13:29:00Z">
        <w:r w:rsidR="00A175F9">
          <w:rPr>
            <w:rFonts w:ascii="Roboto" w:hAnsi="Roboto"/>
            <w:sz w:val="22"/>
            <w:szCs w:val="22"/>
          </w:rPr>
          <w:t xml:space="preserve">age-specific </w:t>
        </w:r>
      </w:ins>
      <w:ins w:id="185" w:author="Christoffer Vissing" w:date="2023-10-13T13:27:00Z">
        <w:r w:rsidR="00A175F9">
          <w:rPr>
            <w:rFonts w:ascii="Roboto" w:hAnsi="Roboto"/>
            <w:sz w:val="22"/>
            <w:szCs w:val="22"/>
          </w:rPr>
          <w:t xml:space="preserve">incidence </w:t>
        </w:r>
      </w:ins>
      <w:ins w:id="186" w:author="Christoffer Vissing" w:date="2023-10-13T13:29:00Z">
        <w:r w:rsidR="00A175F9">
          <w:rPr>
            <w:rFonts w:ascii="Roboto" w:hAnsi="Roboto"/>
            <w:sz w:val="22"/>
            <w:szCs w:val="22"/>
          </w:rPr>
          <w:t>was</w:t>
        </w:r>
      </w:ins>
      <w:ins w:id="187" w:author="Christoffer Vissing" w:date="2023-10-13T13:27:00Z">
        <w:r w:rsidR="00A175F9">
          <w:rPr>
            <w:rFonts w:ascii="Roboto" w:hAnsi="Roboto"/>
            <w:sz w:val="22"/>
            <w:szCs w:val="22"/>
          </w:rPr>
          <w:t xml:space="preserve"> observed </w:t>
        </w:r>
      </w:ins>
      <w:ins w:id="188" w:author="Christoffer Vissing" w:date="2023-10-14T21:33:00Z">
        <w:r w:rsidR="0058399C">
          <w:rPr>
            <w:rFonts w:ascii="Roboto" w:hAnsi="Roboto"/>
            <w:sz w:val="22"/>
            <w:szCs w:val="22"/>
          </w:rPr>
          <w:t>earlier in life</w:t>
        </w:r>
      </w:ins>
      <w:ins w:id="189" w:author="Christoffer Vissing" w:date="2023-10-13T13:27:00Z">
        <w:r w:rsidR="00A175F9">
          <w:rPr>
            <w:rFonts w:ascii="Roboto" w:hAnsi="Roboto"/>
            <w:sz w:val="22"/>
            <w:szCs w:val="22"/>
          </w:rPr>
          <w:t xml:space="preserve">, and </w:t>
        </w:r>
      </w:ins>
      <w:proofErr w:type="spellStart"/>
      <w:ins w:id="190" w:author="Christoffer Vissing" w:date="2023-10-13T13:29:00Z">
        <w:r w:rsidR="00A175F9">
          <w:rPr>
            <w:rFonts w:ascii="Roboto" w:hAnsi="Roboto"/>
            <w:sz w:val="22"/>
            <w:szCs w:val="22"/>
          </w:rPr>
          <w:t>sarcomeric</w:t>
        </w:r>
        <w:proofErr w:type="spellEnd"/>
        <w:r w:rsidR="00A175F9">
          <w:rPr>
            <w:rFonts w:ascii="Roboto" w:hAnsi="Roboto"/>
            <w:sz w:val="22"/>
            <w:szCs w:val="22"/>
          </w:rPr>
          <w:t xml:space="preserve"> HCM was associated with a</w:t>
        </w:r>
      </w:ins>
      <w:ins w:id="191" w:author="Christoffer Vissing" w:date="2023-10-13T13:37:00Z">
        <w:r w:rsidR="006A2392">
          <w:rPr>
            <w:rFonts w:ascii="Roboto" w:hAnsi="Roboto"/>
            <w:sz w:val="22"/>
            <w:szCs w:val="22"/>
          </w:rPr>
          <w:t>n</w:t>
        </w:r>
      </w:ins>
      <w:ins w:id="192" w:author="Christoffer Vissing" w:date="2023-10-13T13:29:00Z">
        <w:r w:rsidR="00A175F9">
          <w:rPr>
            <w:rFonts w:ascii="Roboto" w:hAnsi="Roboto"/>
            <w:sz w:val="22"/>
            <w:szCs w:val="22"/>
          </w:rPr>
          <w:t xml:space="preserve"> </w:t>
        </w:r>
      </w:ins>
      <w:proofErr w:type="spellStart"/>
      <w:ins w:id="193" w:author="Christoffer Vissing" w:date="2023-10-13T13:37:00Z">
        <w:r w:rsidR="006A2392">
          <w:rPr>
            <w:rFonts w:ascii="Roboto" w:hAnsi="Roboto"/>
            <w:sz w:val="22"/>
            <w:szCs w:val="22"/>
          </w:rPr>
          <w:t>a</w:t>
        </w:r>
      </w:ins>
      <w:ins w:id="194" w:author="Christoffer Vissing" w:date="2023-10-13T13:30:00Z">
        <w:r w:rsidR="00A175F9">
          <w:rPr>
            <w:rFonts w:ascii="Roboto" w:hAnsi="Roboto"/>
            <w:sz w:val="22"/>
            <w:szCs w:val="22"/>
          </w:rPr>
          <w:t>HR</w:t>
        </w:r>
        <w:proofErr w:type="spellEnd"/>
        <w:r w:rsidR="00A175F9">
          <w:rPr>
            <w:rFonts w:ascii="Roboto" w:hAnsi="Roboto"/>
            <w:sz w:val="22"/>
            <w:szCs w:val="22"/>
          </w:rPr>
          <w:t xml:space="preserve"> of 1.41 (CI: 1.18 to 1.67, p=0.0001) for developing atrial fibrillation</w:t>
        </w:r>
        <w:r w:rsidR="00A175F9">
          <w:rPr>
            <w:rFonts w:ascii="Roboto" w:hAnsi="Roboto"/>
            <w:sz w:val="22"/>
            <w:szCs w:val="22"/>
          </w:rPr>
          <w:t xml:space="preserve"> (adjusted for age, obesity and hypertension)</w:t>
        </w:r>
      </w:ins>
      <w:ins w:id="195" w:author="Christoffer Vissing" w:date="2023-10-13T13:31:00Z">
        <w:r w:rsidR="00A175F9">
          <w:rPr>
            <w:rFonts w:ascii="Roboto" w:hAnsi="Roboto"/>
            <w:sz w:val="22"/>
            <w:szCs w:val="22"/>
          </w:rPr>
          <w:t xml:space="preserve">. For the composite ventricular arrhythmia </w:t>
        </w:r>
      </w:ins>
      <w:ins w:id="196" w:author="Christoffer Vissing" w:date="2023-10-13T13:35:00Z">
        <w:r w:rsidR="00A175F9">
          <w:rPr>
            <w:rFonts w:ascii="Roboto" w:hAnsi="Roboto"/>
            <w:sz w:val="22"/>
            <w:szCs w:val="22"/>
          </w:rPr>
          <w:t>and the LV systolic dysfunction outcomes</w:t>
        </w:r>
      </w:ins>
      <w:ins w:id="197" w:author="Christoffer Vissing" w:date="2023-10-13T13:31:00Z">
        <w:r w:rsidR="00A175F9">
          <w:rPr>
            <w:rFonts w:ascii="Roboto" w:hAnsi="Roboto"/>
            <w:sz w:val="22"/>
            <w:szCs w:val="22"/>
          </w:rPr>
          <w:t>, the biggest relative difference of the</w:t>
        </w:r>
      </w:ins>
      <w:ins w:id="198" w:author="Christoffer Vissing" w:date="2023-10-13T13:32:00Z">
        <w:r w:rsidR="00A175F9">
          <w:rPr>
            <w:rFonts w:ascii="Roboto" w:hAnsi="Roboto"/>
            <w:sz w:val="22"/>
            <w:szCs w:val="22"/>
          </w:rPr>
          <w:t xml:space="preserve"> age-specific incidence</w:t>
        </w:r>
      </w:ins>
      <w:ins w:id="199" w:author="Christoffer Vissing" w:date="2023-10-14T21:34:00Z">
        <w:r w:rsidR="0058399C">
          <w:rPr>
            <w:rFonts w:ascii="Roboto" w:hAnsi="Roboto"/>
            <w:sz w:val="22"/>
            <w:szCs w:val="22"/>
          </w:rPr>
          <w:t>s</w:t>
        </w:r>
      </w:ins>
      <w:ins w:id="200" w:author="Christoffer Vissing" w:date="2023-10-13T13:32:00Z">
        <w:r w:rsidR="00A175F9">
          <w:rPr>
            <w:rFonts w:ascii="Roboto" w:hAnsi="Roboto"/>
            <w:sz w:val="22"/>
            <w:szCs w:val="22"/>
          </w:rPr>
          <w:t xml:space="preserve"> </w:t>
        </w:r>
      </w:ins>
      <w:ins w:id="201" w:author="Christoffer Vissing" w:date="2023-10-13T13:31:00Z">
        <w:r w:rsidR="00A175F9">
          <w:rPr>
            <w:rFonts w:ascii="Roboto" w:hAnsi="Roboto"/>
            <w:sz w:val="22"/>
            <w:szCs w:val="22"/>
          </w:rPr>
          <w:t xml:space="preserve">was observed </w:t>
        </w:r>
      </w:ins>
      <w:ins w:id="202" w:author="Christoffer Vissing" w:date="2023-10-14T21:34:00Z">
        <w:r w:rsidR="00DC3C24">
          <w:rPr>
            <w:rFonts w:ascii="Roboto" w:hAnsi="Roboto"/>
            <w:sz w:val="22"/>
            <w:szCs w:val="22"/>
          </w:rPr>
          <w:t>later in life</w:t>
        </w:r>
      </w:ins>
      <w:ins w:id="203" w:author="Christoffer Vissing" w:date="2023-10-13T13:32:00Z">
        <w:r w:rsidR="00A175F9">
          <w:rPr>
            <w:rFonts w:ascii="Roboto" w:hAnsi="Roboto"/>
            <w:sz w:val="22"/>
            <w:szCs w:val="22"/>
          </w:rPr>
          <w:t xml:space="preserve"> wi</w:t>
        </w:r>
      </w:ins>
      <w:ins w:id="204" w:author="Christoffer Vissing" w:date="2023-10-13T13:33:00Z">
        <w:r w:rsidR="00A175F9">
          <w:rPr>
            <w:rFonts w:ascii="Roboto" w:hAnsi="Roboto"/>
            <w:sz w:val="22"/>
            <w:szCs w:val="22"/>
          </w:rPr>
          <w:t>th an overall age-standardized incidence ratio of 1.3</w:t>
        </w:r>
      </w:ins>
      <w:ins w:id="205" w:author="Christoffer Vissing" w:date="2023-10-13T13:34:00Z">
        <w:r w:rsidR="00A175F9">
          <w:rPr>
            <w:rFonts w:ascii="Roboto" w:hAnsi="Roboto"/>
            <w:sz w:val="22"/>
            <w:szCs w:val="22"/>
          </w:rPr>
          <w:t>5 (CI: 1.15 to 1.59, p &lt;0.001) for ventricular arrhythmias</w:t>
        </w:r>
      </w:ins>
      <w:ins w:id="206" w:author="Christoffer Vissing" w:date="2023-10-13T13:36:00Z">
        <w:r w:rsidR="00A175F9">
          <w:rPr>
            <w:rFonts w:ascii="Roboto" w:hAnsi="Roboto"/>
            <w:sz w:val="22"/>
            <w:szCs w:val="22"/>
          </w:rPr>
          <w:t xml:space="preserve"> and </w:t>
        </w:r>
      </w:ins>
      <w:ins w:id="207" w:author="Christoffer Vissing" w:date="2023-10-13T13:37:00Z">
        <w:r w:rsidR="00A175F9">
          <w:rPr>
            <w:rFonts w:ascii="Roboto" w:hAnsi="Roboto"/>
            <w:sz w:val="22"/>
            <w:szCs w:val="22"/>
          </w:rPr>
          <w:t xml:space="preserve">1.33 (CI: 1.17 to 1.50, p &lt;0.001) </w:t>
        </w:r>
        <w:r w:rsidR="00A175F9">
          <w:rPr>
            <w:rFonts w:ascii="Roboto" w:hAnsi="Roboto"/>
            <w:sz w:val="22"/>
            <w:szCs w:val="22"/>
          </w:rPr>
          <w:t>for LV systolic dysfunction</w:t>
        </w:r>
      </w:ins>
      <w:ins w:id="208" w:author="Christoffer Vissing" w:date="2023-10-13T13:34:00Z">
        <w:r w:rsidR="00A175F9">
          <w:rPr>
            <w:rFonts w:ascii="Roboto" w:hAnsi="Roboto"/>
            <w:sz w:val="22"/>
            <w:szCs w:val="22"/>
          </w:rPr>
          <w:t xml:space="preserve"> in </w:t>
        </w:r>
        <w:proofErr w:type="spellStart"/>
        <w:r w:rsidR="00A175F9">
          <w:rPr>
            <w:rFonts w:ascii="Roboto" w:hAnsi="Roboto"/>
            <w:sz w:val="22"/>
            <w:szCs w:val="22"/>
          </w:rPr>
          <w:t>sarcomeric</w:t>
        </w:r>
        <w:proofErr w:type="spellEnd"/>
        <w:r w:rsidR="00A175F9">
          <w:rPr>
            <w:rFonts w:ascii="Roboto" w:hAnsi="Roboto"/>
            <w:sz w:val="22"/>
            <w:szCs w:val="22"/>
          </w:rPr>
          <w:t xml:space="preserve"> HCM</w:t>
        </w:r>
        <w:r w:rsidR="00A175F9">
          <w:rPr>
            <w:rFonts w:ascii="Roboto" w:hAnsi="Roboto"/>
            <w:sz w:val="22"/>
            <w:szCs w:val="22"/>
          </w:rPr>
          <w:t>.</w:t>
        </w:r>
      </w:ins>
    </w:p>
    <w:p w14:paraId="690C64B2" w14:textId="727F3F70" w:rsidR="00422DA9" w:rsidRDefault="001B3DE8" w:rsidP="00DB6D77">
      <w:pPr>
        <w:spacing w:line="480" w:lineRule="auto"/>
        <w:rPr>
          <w:rFonts w:ascii="Roboto" w:hAnsi="Roboto"/>
          <w:sz w:val="22"/>
          <w:szCs w:val="22"/>
        </w:rPr>
      </w:pPr>
      <w:r>
        <w:rPr>
          <w:rFonts w:ascii="Roboto" w:hAnsi="Roboto"/>
          <w:sz w:val="22"/>
          <w:szCs w:val="22"/>
        </w:rPr>
        <w:lastRenderedPageBreak/>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ins w:id="209" w:author="Christoffer Vissing" w:date="2023-10-13T13:38:00Z">
        <w:r w:rsidR="006A2392">
          <w:rPr>
            <w:rFonts w:ascii="Roboto" w:hAnsi="Roboto"/>
            <w:sz w:val="22"/>
            <w:szCs w:val="22"/>
          </w:rPr>
          <w:t xml:space="preserve"> </w:t>
        </w:r>
      </w:ins>
      <w:ins w:id="210" w:author="Christoffer Vissing" w:date="2023-10-13T14:42:00Z">
        <w:r w:rsidR="00E12205">
          <w:rPr>
            <w:rFonts w:ascii="Roboto" w:hAnsi="Roboto"/>
            <w:sz w:val="22"/>
            <w:szCs w:val="22"/>
          </w:rPr>
          <w:t>from time of birth</w:t>
        </w:r>
      </w:ins>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Figure 3</w:t>
      </w:r>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5C6B5741" w:rsidR="0037016C" w:rsidRPr="0037016C" w:rsidRDefault="001E0DCC" w:rsidP="00DB6D77">
      <w:pPr>
        <w:spacing w:line="480" w:lineRule="auto"/>
        <w:rPr>
          <w:rFonts w:ascii="Roboto" w:hAnsi="Roboto"/>
          <w:b/>
          <w:bCs/>
          <w:sz w:val="22"/>
          <w:szCs w:val="22"/>
        </w:rPr>
      </w:pPr>
      <w:commentRangeStart w:id="211"/>
      <w:del w:id="212" w:author="Christoffer Vissing" w:date="2023-09-28T14:18:00Z">
        <w:r w:rsidDel="002573A9">
          <w:rPr>
            <w:rFonts w:ascii="Roboto" w:hAnsi="Roboto"/>
            <w:b/>
            <w:bCs/>
            <w:sz w:val="22"/>
            <w:szCs w:val="22"/>
          </w:rPr>
          <w:delText>Temporal sequence of event</w:delText>
        </w:r>
      </w:del>
      <w:ins w:id="213" w:author="Christoffer Vissing" w:date="2023-09-28T14:19:00Z">
        <w:r w:rsidR="002573A9">
          <w:rPr>
            <w:rFonts w:ascii="Roboto" w:hAnsi="Roboto"/>
            <w:b/>
            <w:bCs/>
            <w:sz w:val="22"/>
            <w:szCs w:val="22"/>
          </w:rPr>
          <w:t>Temporal patterns of cardiovascular events and genetic mod</w:t>
        </w:r>
      </w:ins>
      <w:ins w:id="214" w:author="Christoffer Vissing" w:date="2023-09-28T14:20:00Z">
        <w:r w:rsidR="002573A9">
          <w:rPr>
            <w:rFonts w:ascii="Roboto" w:hAnsi="Roboto"/>
            <w:b/>
            <w:bCs/>
            <w:sz w:val="22"/>
            <w:szCs w:val="22"/>
          </w:rPr>
          <w:t>ifier</w:t>
        </w:r>
      </w:ins>
      <w:r>
        <w:rPr>
          <w:rFonts w:ascii="Roboto" w:hAnsi="Roboto"/>
          <w:b/>
          <w:bCs/>
          <w:sz w:val="22"/>
          <w:szCs w:val="22"/>
        </w:rPr>
        <w:t>s</w:t>
      </w:r>
      <w:commentRangeEnd w:id="211"/>
      <w:r w:rsidR="002F2FB6">
        <w:rPr>
          <w:rStyle w:val="Kommentarhenvisning"/>
        </w:rPr>
        <w:commentReference w:id="211"/>
      </w:r>
      <w:r>
        <w:rPr>
          <w:rFonts w:ascii="Roboto" w:hAnsi="Roboto"/>
          <w:b/>
          <w:bCs/>
          <w:sz w:val="22"/>
          <w:szCs w:val="22"/>
        </w:rPr>
        <w:t xml:space="preserve"> </w:t>
      </w:r>
    </w:p>
    <w:p w14:paraId="7067D354" w14:textId="04523701" w:rsidR="00B71340" w:rsidRPr="00B826BA" w:rsidRDefault="00DF1022" w:rsidP="00B13D40">
      <w:pPr>
        <w:spacing w:line="480" w:lineRule="auto"/>
        <w:rPr>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ins w:id="215" w:author="Christoffer Vissing" w:date="2023-10-13T14:44:00Z">
        <w:r w:rsidR="00E12205">
          <w:rPr>
            <w:rFonts w:ascii="Roboto" w:hAnsi="Roboto"/>
            <w:sz w:val="22"/>
            <w:szCs w:val="22"/>
          </w:rPr>
          <w:t>,</w:t>
        </w:r>
      </w:ins>
      <w:r w:rsidRPr="00DF1022">
        <w:rPr>
          <w:rFonts w:ascii="Roboto" w:hAnsi="Roboto"/>
          <w:sz w:val="22"/>
          <w:szCs w:val="22"/>
        </w:rPr>
        <w:t xml:space="preserve"> </w:t>
      </w:r>
      <w:del w:id="216" w:author="Christoffer Vissing" w:date="2023-10-13T14:44:00Z">
        <w:r w:rsidRPr="00DF1022" w:rsidDel="00E12205">
          <w:rPr>
            <w:rFonts w:ascii="Roboto" w:hAnsi="Roboto"/>
            <w:sz w:val="22"/>
            <w:szCs w:val="22"/>
          </w:rPr>
          <w:delText xml:space="preserve">and </w:delText>
        </w:r>
      </w:del>
      <w:ins w:id="217" w:author="Christoffer Vissing" w:date="2023-10-13T14:43:00Z">
        <w:r w:rsidR="00E12205">
          <w:rPr>
            <w:rFonts w:ascii="Roboto" w:hAnsi="Roboto"/>
            <w:sz w:val="22"/>
            <w:szCs w:val="22"/>
          </w:rPr>
          <w:t xml:space="preserve">if </w:t>
        </w:r>
      </w:ins>
      <w:del w:id="218" w:author="Christoffer Vissing" w:date="2023-10-13T14:43:00Z">
        <w:r w:rsidRPr="00DF1022" w:rsidDel="00E12205">
          <w:rPr>
            <w:rFonts w:ascii="Roboto" w:hAnsi="Roboto"/>
            <w:sz w:val="22"/>
            <w:szCs w:val="22"/>
          </w:rPr>
          <w:delText>assess the likelihood of their</w:delText>
        </w:r>
      </w:del>
      <w:ins w:id="219" w:author="Christoffer Vissing" w:date="2023-10-13T14:45:00Z">
        <w:r w:rsidR="00E12205">
          <w:rPr>
            <w:rFonts w:ascii="Roboto" w:hAnsi="Roboto"/>
            <w:sz w:val="22"/>
            <w:szCs w:val="22"/>
          </w:rPr>
          <w:t>features</w:t>
        </w:r>
      </w:ins>
      <w:r w:rsidRPr="00DF1022">
        <w:rPr>
          <w:rFonts w:ascii="Roboto" w:hAnsi="Roboto"/>
          <w:sz w:val="22"/>
          <w:szCs w:val="22"/>
        </w:rPr>
        <w:t xml:space="preserve"> occurre</w:t>
      </w:r>
      <w:ins w:id="220" w:author="Christoffer Vissing" w:date="2023-10-13T14:43:00Z">
        <w:r w:rsidR="00E12205">
          <w:rPr>
            <w:rFonts w:ascii="Roboto" w:hAnsi="Roboto"/>
            <w:sz w:val="22"/>
            <w:szCs w:val="22"/>
          </w:rPr>
          <w:t>d</w:t>
        </w:r>
      </w:ins>
      <w:del w:id="221" w:author="Christoffer Vissing" w:date="2023-10-13T14:43:00Z">
        <w:r w:rsidRPr="00DF1022" w:rsidDel="00E12205">
          <w:rPr>
            <w:rFonts w:ascii="Roboto" w:hAnsi="Roboto"/>
            <w:sz w:val="22"/>
            <w:szCs w:val="22"/>
          </w:rPr>
          <w:delText>nce</w:delText>
        </w:r>
      </w:del>
      <w:r w:rsidRPr="00DF1022">
        <w:rPr>
          <w:rFonts w:ascii="Roboto" w:hAnsi="Roboto"/>
          <w:sz w:val="22"/>
          <w:szCs w:val="22"/>
        </w:rPr>
        <w:t xml:space="preserve"> in</w:t>
      </w:r>
      <w:ins w:id="222" w:author="Christoffer Vissing" w:date="2023-10-13T14:45:00Z">
        <w:r w:rsidR="00E12205">
          <w:rPr>
            <w:rFonts w:ascii="Roboto" w:hAnsi="Roboto"/>
            <w:sz w:val="22"/>
            <w:szCs w:val="22"/>
          </w:rPr>
          <w:t xml:space="preserve"> a</w:t>
        </w:r>
      </w:ins>
      <w:r w:rsidRPr="00DF1022">
        <w:rPr>
          <w:rFonts w:ascii="Roboto" w:hAnsi="Roboto"/>
          <w:sz w:val="22"/>
          <w:szCs w:val="22"/>
        </w:rPr>
        <w:t xml:space="preserve"> </w:t>
      </w:r>
      <w:del w:id="223" w:author="Christoffer Vissing" w:date="2023-10-13T14:43:00Z">
        <w:r w:rsidRPr="00DF1022" w:rsidDel="00E12205">
          <w:rPr>
            <w:rFonts w:ascii="Roboto" w:hAnsi="Roboto"/>
            <w:sz w:val="22"/>
            <w:szCs w:val="22"/>
          </w:rPr>
          <w:delText xml:space="preserve">a </w:delText>
        </w:r>
      </w:del>
      <w:r w:rsidRPr="00DF1022">
        <w:rPr>
          <w:rFonts w:ascii="Roboto" w:hAnsi="Roboto"/>
          <w:sz w:val="22"/>
          <w:szCs w:val="22"/>
        </w:rPr>
        <w:t xml:space="preserve">specific </w:t>
      </w:r>
      <w:r w:rsidR="00BE445B">
        <w:rPr>
          <w:rFonts w:ascii="Roboto" w:hAnsi="Roboto"/>
          <w:sz w:val="22"/>
          <w:szCs w:val="22"/>
        </w:rPr>
        <w:t>temporal pattern (i.e., one feature preceding the occurrence of another feature</w:t>
      </w:r>
      <w:del w:id="224" w:author="Christoffer Vissing" w:date="2023-09-28T14:21:00Z">
        <w:r w:rsidR="00BE445B" w:rsidDel="002573A9">
          <w:rPr>
            <w:rFonts w:ascii="Roboto" w:hAnsi="Roboto"/>
            <w:sz w:val="22"/>
            <w:szCs w:val="22"/>
          </w:rPr>
          <w:delText>)</w:delText>
        </w:r>
      </w:del>
      <w:ins w:id="225" w:author="Christoffer Vissing" w:date="2023-09-28T14:21:00Z">
        <w:r w:rsidR="002573A9">
          <w:rPr>
            <w:rFonts w:ascii="Roboto" w:hAnsi="Roboto"/>
            <w:sz w:val="22"/>
            <w:szCs w:val="22"/>
          </w:rPr>
          <w:t>)</w:t>
        </w:r>
      </w:ins>
      <w:ins w:id="226" w:author="Christoffer Vissing" w:date="2023-10-13T14:43:00Z">
        <w:r w:rsidR="00E12205">
          <w:rPr>
            <w:rFonts w:ascii="Roboto" w:hAnsi="Roboto"/>
            <w:sz w:val="22"/>
            <w:szCs w:val="22"/>
          </w:rPr>
          <w:t xml:space="preserve"> and </w:t>
        </w:r>
      </w:ins>
      <w:ins w:id="227" w:author="Christoffer Vissing" w:date="2023-10-13T14:44:00Z">
        <w:r w:rsidR="00E12205">
          <w:rPr>
            <w:rFonts w:ascii="Roboto" w:hAnsi="Roboto"/>
            <w:sz w:val="22"/>
            <w:szCs w:val="22"/>
          </w:rPr>
          <w:t xml:space="preserve">whether </w:t>
        </w:r>
      </w:ins>
      <w:ins w:id="228" w:author="Christoffer Vissing" w:date="2023-09-28T14:17:00Z">
        <w:r w:rsidR="002573A9">
          <w:rPr>
            <w:rFonts w:ascii="Roboto" w:hAnsi="Roboto"/>
            <w:sz w:val="22"/>
            <w:szCs w:val="22"/>
          </w:rPr>
          <w:t xml:space="preserve">these associations were modified by genetic </w:t>
        </w:r>
      </w:ins>
      <w:ins w:id="229" w:author="Christoffer Vissing" w:date="2023-10-13T14:44:00Z">
        <w:r w:rsidR="00E12205">
          <w:rPr>
            <w:rFonts w:ascii="Roboto" w:hAnsi="Roboto"/>
            <w:sz w:val="22"/>
            <w:szCs w:val="22"/>
          </w:rPr>
          <w:t>status</w:t>
        </w:r>
      </w:ins>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r w:rsidR="000115F1">
        <w:rPr>
          <w:rFonts w:ascii="Roboto" w:hAnsi="Roboto"/>
          <w:sz w:val="22"/>
          <w:szCs w:val="22"/>
        </w:rPr>
        <w:t xml:space="preserve"> </w:t>
      </w:r>
      <w:ins w:id="230" w:author="Christoffer Vissing" w:date="2023-10-14T21:35:00Z">
        <w:r w:rsidR="00DC3C24">
          <w:rPr>
            <w:rFonts w:ascii="Roboto" w:hAnsi="Roboto"/>
            <w:sz w:val="22"/>
            <w:szCs w:val="22"/>
          </w:rPr>
          <w:t>(</w:t>
        </w:r>
      </w:ins>
      <w:del w:id="231" w:author="Christoffer Vissing" w:date="2023-10-14T21:35:00Z">
        <w:r w:rsidR="000115F1" w:rsidDel="00DC3C24">
          <w:rPr>
            <w:rFonts w:ascii="Roboto" w:hAnsi="Roboto"/>
            <w:sz w:val="22"/>
            <w:szCs w:val="22"/>
          </w:rPr>
          <w:delText xml:space="preserve">and </w:delText>
        </w:r>
      </w:del>
      <w:r w:rsidR="000115F1">
        <w:rPr>
          <w:rFonts w:ascii="Roboto" w:hAnsi="Roboto"/>
          <w:sz w:val="22"/>
          <w:szCs w:val="22"/>
        </w:rPr>
        <w:t>adjusted for sex</w:t>
      </w:r>
      <w:ins w:id="232" w:author="Christoffer Vissing" w:date="2023-10-14T21:35:00Z">
        <w:r w:rsidR="00DC3C24">
          <w:rPr>
            <w:rFonts w:ascii="Roboto" w:hAnsi="Roboto"/>
            <w:sz w:val="22"/>
            <w:szCs w:val="22"/>
          </w:rPr>
          <w:t>) and testing for interaction with genetic status</w:t>
        </w:r>
      </w:ins>
      <w:r w:rsidR="000E3A07">
        <w:rPr>
          <w:rFonts w:ascii="Roboto" w:hAnsi="Roboto"/>
          <w:sz w:val="22"/>
          <w:szCs w:val="22"/>
        </w:rPr>
        <w:t>.</w:t>
      </w:r>
      <w:r w:rsidR="00F2577C">
        <w:rPr>
          <w:rFonts w:ascii="Roboto" w:hAnsi="Roboto"/>
          <w:sz w:val="22"/>
          <w:szCs w:val="22"/>
        </w:rPr>
        <w:t xml:space="preserve"> </w:t>
      </w:r>
      <w:ins w:id="233" w:author="Christoffer Vissing" w:date="2023-09-28T14:21:00Z">
        <w:r w:rsidR="002573A9">
          <w:rPr>
            <w:rFonts w:ascii="Roboto" w:hAnsi="Roboto"/>
            <w:sz w:val="22"/>
            <w:szCs w:val="22"/>
          </w:rPr>
          <w:t>A summary of r</w:t>
        </w:r>
      </w:ins>
      <w:del w:id="234" w:author="Christoffer Vissing" w:date="2023-09-28T14:21:00Z">
        <w:r w:rsidR="00F2577C" w:rsidDel="002573A9">
          <w:rPr>
            <w:rFonts w:ascii="Roboto" w:hAnsi="Roboto"/>
            <w:sz w:val="22"/>
            <w:szCs w:val="22"/>
          </w:rPr>
          <w:delText>R</w:delText>
        </w:r>
      </w:del>
      <w:r w:rsidR="00F2577C">
        <w:rPr>
          <w:rFonts w:ascii="Roboto" w:hAnsi="Roboto"/>
          <w:sz w:val="22"/>
          <w:szCs w:val="22"/>
        </w:rPr>
        <w:t xml:space="preserve">esults from this analysis </w:t>
      </w:r>
      <w:r w:rsidR="00DD175D">
        <w:rPr>
          <w:rFonts w:ascii="Roboto" w:hAnsi="Roboto"/>
          <w:sz w:val="22"/>
          <w:szCs w:val="22"/>
        </w:rPr>
        <w:t>are shown</w:t>
      </w:r>
      <w:r w:rsidR="00F2577C">
        <w:rPr>
          <w:rFonts w:ascii="Roboto" w:hAnsi="Roboto"/>
          <w:sz w:val="22"/>
          <w:szCs w:val="22"/>
        </w:rPr>
        <w:t xml:space="preserve"> in </w:t>
      </w:r>
      <w:r w:rsidR="00F2577C">
        <w:rPr>
          <w:rFonts w:ascii="Roboto" w:hAnsi="Roboto"/>
          <w:b/>
          <w:bCs/>
          <w:sz w:val="22"/>
          <w:szCs w:val="22"/>
        </w:rPr>
        <w:t>Figure 4</w:t>
      </w:r>
      <w:r w:rsidR="00F2577C">
        <w:rPr>
          <w:rFonts w:ascii="Roboto" w:hAnsi="Roboto"/>
          <w:sz w:val="22"/>
          <w:szCs w:val="22"/>
        </w:rPr>
        <w:t>.</w:t>
      </w:r>
      <w:r w:rsidR="00A961C0">
        <w:rPr>
          <w:rFonts w:ascii="Roboto" w:hAnsi="Roboto"/>
          <w:sz w:val="22"/>
          <w:szCs w:val="22"/>
        </w:rPr>
        <w:t xml:space="preserve"> </w:t>
      </w:r>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and</w:t>
      </w:r>
      <w:r w:rsidR="00A961C0">
        <w:rPr>
          <w:rFonts w:ascii="Roboto" w:hAnsi="Roboto"/>
          <w:sz w:val="22"/>
          <w:szCs w:val="22"/>
        </w:rPr>
        <w:t xml:space="preserve"> obesity </w:t>
      </w:r>
      <w:r w:rsidR="00A008C6">
        <w:rPr>
          <w:rFonts w:ascii="Roboto" w:hAnsi="Roboto"/>
          <w:sz w:val="22"/>
          <w:szCs w:val="22"/>
        </w:rPr>
        <w:t>showed an association with incident LV obstruction (HR 1.</w:t>
      </w:r>
      <w:r w:rsidR="00102552">
        <w:rPr>
          <w:rFonts w:ascii="Roboto" w:hAnsi="Roboto"/>
          <w:sz w:val="22"/>
          <w:szCs w:val="22"/>
        </w:rPr>
        <w:t>40</w:t>
      </w:r>
      <w:r w:rsidR="00A008C6">
        <w:rPr>
          <w:rFonts w:ascii="Roboto" w:hAnsi="Roboto"/>
          <w:sz w:val="22"/>
          <w:szCs w:val="22"/>
        </w:rPr>
        <w:t xml:space="preserve"> and 1.</w:t>
      </w:r>
      <w:r w:rsidR="00102552">
        <w:rPr>
          <w:rFonts w:ascii="Roboto" w:hAnsi="Roboto"/>
          <w:sz w:val="22"/>
          <w:szCs w:val="22"/>
        </w:rPr>
        <w:t>78</w:t>
      </w:r>
      <w:r w:rsidR="00A008C6">
        <w:rPr>
          <w:rFonts w:ascii="Roboto" w:hAnsi="Roboto"/>
          <w:sz w:val="22"/>
          <w:szCs w:val="22"/>
        </w:rPr>
        <w:t xml:space="preserve"> respectively)</w:t>
      </w:r>
      <w:r w:rsidR="0090387A">
        <w:rPr>
          <w:rFonts w:ascii="Roboto" w:hAnsi="Roboto"/>
          <w:sz w:val="22"/>
          <w:szCs w:val="22"/>
        </w:rPr>
        <w:t>. However</w:t>
      </w:r>
      <w:ins w:id="235" w:author="Christoffer Vissing" w:date="2023-08-21T09:20:00Z">
        <w:r w:rsidR="0053705B">
          <w:rPr>
            <w:rFonts w:ascii="Roboto" w:hAnsi="Roboto"/>
            <w:sz w:val="22"/>
            <w:szCs w:val="22"/>
          </w:rPr>
          <w:t>,</w:t>
        </w:r>
      </w:ins>
      <w:r w:rsidR="0090387A">
        <w:rPr>
          <w:rFonts w:ascii="Roboto" w:hAnsi="Roboto"/>
          <w:sz w:val="22"/>
          <w:szCs w:val="22"/>
        </w:rPr>
        <w:t xml:space="preserve"> the effect of these exposures </w:t>
      </w:r>
      <w:proofErr w:type="gramStart"/>
      <w:r w:rsidR="0090387A">
        <w:rPr>
          <w:rFonts w:ascii="Roboto" w:hAnsi="Roboto"/>
          <w:sz w:val="22"/>
          <w:szCs w:val="22"/>
        </w:rPr>
        <w:t>were</w:t>
      </w:r>
      <w:proofErr w:type="gramEnd"/>
      <w:r w:rsidR="00A008C6">
        <w:rPr>
          <w:rFonts w:ascii="Roboto" w:hAnsi="Roboto"/>
          <w:sz w:val="22"/>
          <w:szCs w:val="22"/>
        </w:rPr>
        <w:t xml:space="preserve"> modified by genetic status, with a large effect in non-</w:t>
      </w:r>
      <w:proofErr w:type="spellStart"/>
      <w:r w:rsidR="00A008C6">
        <w:rPr>
          <w:rFonts w:ascii="Roboto" w:hAnsi="Roboto"/>
          <w:sz w:val="22"/>
          <w:szCs w:val="22"/>
        </w:rPr>
        <w:t>sarcomeric</w:t>
      </w:r>
      <w:proofErr w:type="spellEnd"/>
      <w:r w:rsidR="00A008C6">
        <w:rPr>
          <w:rFonts w:ascii="Roboto" w:hAnsi="Roboto"/>
          <w:sz w:val="22"/>
          <w:szCs w:val="22"/>
        </w:rPr>
        <w:t xml:space="preserve"> HCM</w:t>
      </w:r>
      <w:r w:rsidR="0090387A">
        <w:rPr>
          <w:rFonts w:ascii="Roboto" w:hAnsi="Roboto"/>
          <w:sz w:val="22"/>
          <w:szCs w:val="22"/>
        </w:rPr>
        <w:t xml:space="preserve"> and no effect observed in </w:t>
      </w:r>
      <w:proofErr w:type="spellStart"/>
      <w:r w:rsidR="0090387A">
        <w:rPr>
          <w:rFonts w:ascii="Roboto" w:hAnsi="Roboto"/>
          <w:sz w:val="22"/>
          <w:szCs w:val="22"/>
        </w:rPr>
        <w:t>sarcomeric</w:t>
      </w:r>
      <w:proofErr w:type="spellEnd"/>
      <w:r w:rsidR="0090387A">
        <w:rPr>
          <w:rFonts w:ascii="Roboto" w:hAnsi="Roboto"/>
          <w:sz w:val="22"/>
          <w:szCs w:val="22"/>
        </w:rPr>
        <w:t xml:space="preserve"> HCM</w:t>
      </w:r>
      <w:r w:rsidR="00C07642">
        <w:rPr>
          <w:rFonts w:ascii="Roboto" w:hAnsi="Roboto"/>
          <w:sz w:val="22"/>
          <w:szCs w:val="22"/>
        </w:rPr>
        <w:t xml:space="preserve"> (</w:t>
      </w:r>
      <w:r w:rsidR="00C07642" w:rsidRPr="005A7B2B">
        <w:rPr>
          <w:rFonts w:ascii="Roboto" w:hAnsi="Roboto"/>
          <w:b/>
          <w:bCs/>
          <w:sz w:val="22"/>
          <w:szCs w:val="22"/>
        </w:rPr>
        <w:t>Supplementary Figure 3</w:t>
      </w:r>
      <w:r w:rsidR="00C07642" w:rsidRPr="0053705B">
        <w:rPr>
          <w:rFonts w:ascii="Roboto" w:hAnsi="Roboto"/>
          <w:sz w:val="22"/>
          <w:szCs w:val="22"/>
        </w:rPr>
        <w:t>)</w:t>
      </w:r>
      <w:r w:rsidR="00A961C0">
        <w:rPr>
          <w:rFonts w:ascii="Roboto" w:hAnsi="Roboto"/>
          <w:sz w:val="22"/>
          <w:szCs w:val="22"/>
        </w:rPr>
        <w:t>.</w:t>
      </w:r>
      <w:r w:rsidR="00A008C6">
        <w:rPr>
          <w:rFonts w:ascii="Roboto" w:hAnsi="Roboto"/>
          <w:sz w:val="22"/>
          <w:szCs w:val="22"/>
        </w:rPr>
        <w:t xml:space="preserve"> Obstruction and obesity were also associated with developing atrial fibrillation (</w:t>
      </w:r>
      <w:r w:rsidR="00B4257D">
        <w:rPr>
          <w:rFonts w:ascii="Roboto" w:hAnsi="Roboto"/>
          <w:sz w:val="22"/>
          <w:szCs w:val="22"/>
        </w:rPr>
        <w:t xml:space="preserve">obstruction, </w:t>
      </w:r>
      <w:r w:rsidR="00A008C6">
        <w:rPr>
          <w:rFonts w:ascii="Roboto" w:hAnsi="Roboto"/>
          <w:sz w:val="22"/>
          <w:szCs w:val="22"/>
        </w:rPr>
        <w:t>HR 1.</w:t>
      </w:r>
      <w:r w:rsidR="00102552">
        <w:rPr>
          <w:rFonts w:ascii="Roboto" w:hAnsi="Roboto"/>
          <w:sz w:val="22"/>
          <w:szCs w:val="22"/>
        </w:rPr>
        <w:t>74</w:t>
      </w:r>
      <w:r w:rsidR="00A008C6">
        <w:rPr>
          <w:rFonts w:ascii="Roboto" w:hAnsi="Roboto"/>
          <w:sz w:val="22"/>
          <w:szCs w:val="22"/>
        </w:rPr>
        <w:t xml:space="preserve"> and</w:t>
      </w:r>
      <w:r w:rsidR="00B4257D">
        <w:rPr>
          <w:rFonts w:ascii="Roboto" w:hAnsi="Roboto"/>
          <w:sz w:val="22"/>
          <w:szCs w:val="22"/>
        </w:rPr>
        <w:t xml:space="preserve"> obesity, HR</w:t>
      </w:r>
      <w:r w:rsidR="00A008C6">
        <w:rPr>
          <w:rFonts w:ascii="Roboto" w:hAnsi="Roboto"/>
          <w:sz w:val="22"/>
          <w:szCs w:val="22"/>
        </w:rPr>
        <w:t xml:space="preserve"> 1.</w:t>
      </w:r>
      <w:r w:rsidR="00102552">
        <w:rPr>
          <w:rFonts w:ascii="Roboto" w:hAnsi="Roboto"/>
          <w:sz w:val="22"/>
          <w:szCs w:val="22"/>
        </w:rPr>
        <w:t>54</w:t>
      </w:r>
      <w:r w:rsidR="00A008C6">
        <w:rPr>
          <w:rFonts w:ascii="Roboto" w:hAnsi="Roboto"/>
          <w:sz w:val="22"/>
          <w:szCs w:val="22"/>
        </w:rPr>
        <w:t>) and NYHA III-IV symptoms (</w:t>
      </w:r>
      <w:r w:rsidR="00B4257D">
        <w:rPr>
          <w:rFonts w:ascii="Roboto" w:hAnsi="Roboto"/>
          <w:sz w:val="22"/>
          <w:szCs w:val="22"/>
        </w:rPr>
        <w:t xml:space="preserve">obstruction, </w:t>
      </w:r>
      <w:r w:rsidR="00A008C6">
        <w:rPr>
          <w:rFonts w:ascii="Roboto" w:hAnsi="Roboto"/>
          <w:sz w:val="22"/>
          <w:szCs w:val="22"/>
        </w:rPr>
        <w:t>HR 2.1</w:t>
      </w:r>
      <w:r w:rsidR="00102552">
        <w:rPr>
          <w:rFonts w:ascii="Roboto" w:hAnsi="Roboto"/>
          <w:sz w:val="22"/>
          <w:szCs w:val="22"/>
        </w:rPr>
        <w:t>3</w:t>
      </w:r>
      <w:r w:rsidR="00A008C6">
        <w:rPr>
          <w:rFonts w:ascii="Roboto" w:hAnsi="Roboto"/>
          <w:sz w:val="22"/>
          <w:szCs w:val="22"/>
        </w:rPr>
        <w:t xml:space="preserve"> and </w:t>
      </w:r>
      <w:r w:rsidR="00B4257D">
        <w:rPr>
          <w:rFonts w:ascii="Roboto" w:hAnsi="Roboto"/>
          <w:sz w:val="22"/>
          <w:szCs w:val="22"/>
        </w:rPr>
        <w:t xml:space="preserve">obesity, HR </w:t>
      </w:r>
      <w:r w:rsidR="00A008C6">
        <w:rPr>
          <w:rFonts w:ascii="Roboto" w:hAnsi="Roboto"/>
          <w:sz w:val="22"/>
          <w:szCs w:val="22"/>
        </w:rPr>
        <w:t>1.9</w:t>
      </w:r>
      <w:r w:rsidR="00102552">
        <w:rPr>
          <w:rFonts w:ascii="Roboto" w:hAnsi="Roboto"/>
          <w:sz w:val="22"/>
          <w:szCs w:val="22"/>
        </w:rPr>
        <w:t>2</w:t>
      </w:r>
      <w:r w:rsidR="00A008C6">
        <w:rPr>
          <w:rFonts w:ascii="Roboto" w:hAnsi="Roboto"/>
          <w:sz w:val="22"/>
          <w:szCs w:val="22"/>
        </w:rPr>
        <w:t>)</w:t>
      </w:r>
      <w:r w:rsidR="00B4257D">
        <w:rPr>
          <w:rFonts w:ascii="Roboto" w:hAnsi="Roboto"/>
          <w:sz w:val="22"/>
          <w:szCs w:val="22"/>
        </w:rPr>
        <w:t xml:space="preserve">. </w:t>
      </w:r>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have a strong</w:t>
      </w:r>
      <w:r w:rsidR="00461927">
        <w:rPr>
          <w:rFonts w:ascii="Roboto" w:hAnsi="Roboto"/>
          <w:sz w:val="22"/>
          <w:szCs w:val="22"/>
        </w:rPr>
        <w:t xml:space="preserve"> </w:t>
      </w:r>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 all p &lt;0.001)</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 p&lt;0.001),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 p&lt;0.001)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 xml:space="preserve">], p&lt;0.001). </w:t>
      </w:r>
      <w:r w:rsidR="00102552">
        <w:rPr>
          <w:rFonts w:ascii="Roboto" w:hAnsi="Roboto"/>
          <w:sz w:val="22"/>
          <w:szCs w:val="22"/>
        </w:rPr>
        <w:t>I</w:t>
      </w:r>
      <w:r w:rsidR="00461927">
        <w:rPr>
          <w:rFonts w:ascii="Roboto" w:hAnsi="Roboto"/>
          <w:sz w:val="22"/>
          <w:szCs w:val="22"/>
        </w:rPr>
        <w:t xml:space="preserve">nteraction analysis found </w:t>
      </w:r>
      <w:r w:rsidR="00A961C0">
        <w:rPr>
          <w:rFonts w:ascii="Roboto" w:hAnsi="Roboto"/>
          <w:sz w:val="22"/>
          <w:szCs w:val="22"/>
        </w:rPr>
        <w:t xml:space="preserve">that sarcomere status modified the effect of atrial fibrillation </w:t>
      </w:r>
      <w:r w:rsidR="00A961C0">
        <w:rPr>
          <w:rFonts w:ascii="Roboto" w:hAnsi="Roboto"/>
          <w:sz w:val="22"/>
          <w:szCs w:val="22"/>
        </w:rPr>
        <w:lastRenderedPageBreak/>
        <w:t xml:space="preserve">on developing NYHA III-IV </w:t>
      </w:r>
      <w:r w:rsidR="00B4257D">
        <w:rPr>
          <w:rFonts w:ascii="Roboto" w:hAnsi="Roboto"/>
          <w:sz w:val="22"/>
          <w:szCs w:val="22"/>
        </w:rPr>
        <w:t>functional limitations</w:t>
      </w:r>
      <w:r w:rsidR="00A961C0">
        <w:rPr>
          <w:rFonts w:ascii="Roboto" w:hAnsi="Roboto"/>
          <w:sz w:val="22"/>
          <w:szCs w:val="22"/>
        </w:rPr>
        <w:t xml:space="preserve">, LVSD, ventricular arrhythmias, and death, with a larger additive effect of this exposure in patients </w:t>
      </w:r>
      <w:r w:rsidR="00461927">
        <w:rPr>
          <w:rFonts w:ascii="Roboto" w:hAnsi="Roboto"/>
          <w:sz w:val="22"/>
          <w:szCs w:val="22"/>
        </w:rPr>
        <w:t>carrying sarcomere variant</w:t>
      </w:r>
      <w:r w:rsidR="00A961C0">
        <w:rPr>
          <w:rFonts w:ascii="Roboto" w:hAnsi="Roboto"/>
          <w:sz w:val="22"/>
          <w:szCs w:val="22"/>
        </w:rPr>
        <w:t>s</w:t>
      </w:r>
      <w:r w:rsidR="00C07642">
        <w:rPr>
          <w:rFonts w:ascii="Roboto" w:hAnsi="Roboto"/>
          <w:sz w:val="22"/>
          <w:szCs w:val="22"/>
        </w:rPr>
        <w:t xml:space="preserve"> (</w:t>
      </w:r>
      <w:r w:rsidR="00C07642" w:rsidRPr="005A7B2B">
        <w:rPr>
          <w:rFonts w:ascii="Roboto" w:hAnsi="Roboto"/>
          <w:b/>
          <w:bCs/>
          <w:sz w:val="22"/>
          <w:szCs w:val="22"/>
        </w:rPr>
        <w:t>Supplementary Figure 3</w:t>
      </w:r>
      <w:r w:rsidR="00C07642">
        <w:rPr>
          <w:rFonts w:ascii="Roboto" w:hAnsi="Roboto"/>
          <w:b/>
          <w:bCs/>
          <w:sz w:val="22"/>
          <w:szCs w:val="22"/>
        </w:rPr>
        <w:t>)</w:t>
      </w:r>
      <w:r w:rsidR="0049191A">
        <w:rPr>
          <w:rFonts w:ascii="Roboto" w:hAnsi="Roboto"/>
          <w:sz w:val="22"/>
          <w:szCs w:val="22"/>
        </w:rPr>
        <w:t>.</w:t>
      </w:r>
      <w:r w:rsidR="00BD4725">
        <w:rPr>
          <w:rFonts w:ascii="Roboto" w:hAnsi="Roboto"/>
          <w:sz w:val="22"/>
          <w:szCs w:val="22"/>
        </w:rPr>
        <w:t xml:space="preserve"> </w:t>
      </w:r>
      <w:r w:rsidR="00B4257D">
        <w:rPr>
          <w:rFonts w:ascii="Roboto" w:hAnsi="Roboto"/>
          <w:sz w:val="22"/>
          <w:szCs w:val="22"/>
        </w:rPr>
        <w:t xml:space="preserve"> LVSD was associated with NYHA III-IV functional limitations (HR </w:t>
      </w:r>
      <w:r w:rsidR="00102552">
        <w:rPr>
          <w:rFonts w:ascii="Roboto" w:hAnsi="Roboto"/>
          <w:sz w:val="22"/>
          <w:szCs w:val="22"/>
        </w:rPr>
        <w:t>2</w:t>
      </w:r>
      <w:r w:rsidR="00B4257D">
        <w:rPr>
          <w:rFonts w:ascii="Roboto" w:hAnsi="Roboto"/>
          <w:sz w:val="22"/>
          <w:szCs w:val="22"/>
        </w:rPr>
        <w:t>.</w:t>
      </w:r>
      <w:r w:rsidR="00102552">
        <w:rPr>
          <w:rFonts w:ascii="Roboto" w:hAnsi="Roboto"/>
          <w:sz w:val="22"/>
          <w:szCs w:val="22"/>
        </w:rPr>
        <w:t>15</w:t>
      </w:r>
      <w:r w:rsidR="00B4257D">
        <w:rPr>
          <w:rFonts w:ascii="Roboto" w:hAnsi="Roboto"/>
          <w:sz w:val="22"/>
          <w:szCs w:val="22"/>
        </w:rPr>
        <w:t xml:space="preserve"> [CI: 1</w:t>
      </w:r>
      <w:r w:rsidR="00102552">
        <w:rPr>
          <w:rFonts w:ascii="Roboto" w:hAnsi="Roboto"/>
          <w:sz w:val="22"/>
          <w:szCs w:val="22"/>
        </w:rPr>
        <w:t>.65</w:t>
      </w:r>
      <w:r w:rsidR="00B4257D">
        <w:rPr>
          <w:rFonts w:ascii="Roboto" w:hAnsi="Roboto"/>
          <w:sz w:val="22"/>
          <w:szCs w:val="22"/>
        </w:rPr>
        <w:t>-2.</w:t>
      </w:r>
      <w:r w:rsidR="00102552">
        <w:rPr>
          <w:rFonts w:ascii="Roboto" w:hAnsi="Roboto"/>
          <w:sz w:val="22"/>
          <w:szCs w:val="22"/>
        </w:rPr>
        <w:t>80</w:t>
      </w:r>
      <w:r w:rsidR="00B4257D">
        <w:rPr>
          <w:rFonts w:ascii="Roboto" w:hAnsi="Roboto"/>
          <w:sz w:val="22"/>
          <w:szCs w:val="22"/>
        </w:rPr>
        <w:t>], p &lt;0.001), cardiac transplantation (HR 3</w:t>
      </w:r>
      <w:r w:rsidR="00102552">
        <w:rPr>
          <w:rFonts w:ascii="Roboto" w:hAnsi="Roboto"/>
          <w:sz w:val="22"/>
          <w:szCs w:val="22"/>
        </w:rPr>
        <w:t>7</w:t>
      </w:r>
      <w:r w:rsidR="00B4257D">
        <w:rPr>
          <w:rFonts w:ascii="Roboto" w:hAnsi="Roboto"/>
          <w:sz w:val="22"/>
          <w:szCs w:val="22"/>
        </w:rPr>
        <w:t xml:space="preserve"> [CI: 2</w:t>
      </w:r>
      <w:r w:rsidR="00102552">
        <w:rPr>
          <w:rFonts w:ascii="Roboto" w:hAnsi="Roboto"/>
          <w:sz w:val="22"/>
          <w:szCs w:val="22"/>
        </w:rPr>
        <w:t>5</w:t>
      </w:r>
      <w:r w:rsidR="00B4257D">
        <w:rPr>
          <w:rFonts w:ascii="Roboto" w:hAnsi="Roboto"/>
          <w:sz w:val="22"/>
          <w:szCs w:val="22"/>
        </w:rPr>
        <w:t>-5</w:t>
      </w:r>
      <w:r w:rsidR="00102552">
        <w:rPr>
          <w:rFonts w:ascii="Roboto" w:hAnsi="Roboto"/>
          <w:sz w:val="22"/>
          <w:szCs w:val="22"/>
        </w:rPr>
        <w:t>6</w:t>
      </w:r>
      <w:r w:rsidR="00B4257D">
        <w:rPr>
          <w:rFonts w:ascii="Roboto" w:hAnsi="Roboto"/>
          <w:sz w:val="22"/>
          <w:szCs w:val="22"/>
        </w:rPr>
        <w:t>], p &lt;0.001), ventricular arrhythmias (HR 3.8</w:t>
      </w:r>
      <w:r w:rsidR="00102552">
        <w:rPr>
          <w:rFonts w:ascii="Roboto" w:hAnsi="Roboto"/>
          <w:sz w:val="22"/>
          <w:szCs w:val="22"/>
        </w:rPr>
        <w:t>2</w:t>
      </w:r>
      <w:r w:rsidR="00B4257D">
        <w:rPr>
          <w:rFonts w:ascii="Roboto" w:hAnsi="Roboto"/>
          <w:sz w:val="22"/>
          <w:szCs w:val="22"/>
        </w:rPr>
        <w:t xml:space="preserve"> [CI </w:t>
      </w:r>
      <w:r w:rsidR="00102552">
        <w:rPr>
          <w:rFonts w:ascii="Roboto" w:hAnsi="Roboto"/>
          <w:sz w:val="22"/>
          <w:szCs w:val="22"/>
        </w:rPr>
        <w:t>2.73</w:t>
      </w:r>
      <w:r w:rsidR="00B4257D">
        <w:rPr>
          <w:rFonts w:ascii="Roboto" w:hAnsi="Roboto"/>
          <w:sz w:val="22"/>
          <w:szCs w:val="22"/>
        </w:rPr>
        <w:t>-</w:t>
      </w:r>
      <w:r w:rsidR="00102552">
        <w:rPr>
          <w:rFonts w:ascii="Roboto" w:hAnsi="Roboto"/>
          <w:sz w:val="22"/>
          <w:szCs w:val="22"/>
        </w:rPr>
        <w:t>5.3</w:t>
      </w:r>
      <w:r w:rsidR="00B4257D">
        <w:rPr>
          <w:rFonts w:ascii="Roboto" w:hAnsi="Roboto"/>
          <w:sz w:val="22"/>
          <w:szCs w:val="22"/>
        </w:rPr>
        <w:t xml:space="preserve">] p &lt;0.001) and death (HR </w:t>
      </w:r>
      <w:r w:rsidR="00102552">
        <w:rPr>
          <w:rFonts w:ascii="Roboto" w:hAnsi="Roboto"/>
          <w:sz w:val="22"/>
          <w:szCs w:val="22"/>
        </w:rPr>
        <w:t>3</w:t>
      </w:r>
      <w:r w:rsidR="00B4257D">
        <w:rPr>
          <w:rFonts w:ascii="Roboto" w:hAnsi="Roboto"/>
          <w:sz w:val="22"/>
          <w:szCs w:val="22"/>
        </w:rPr>
        <w:t>.</w:t>
      </w:r>
      <w:r w:rsidR="00102552">
        <w:rPr>
          <w:rFonts w:ascii="Roboto" w:hAnsi="Roboto"/>
          <w:sz w:val="22"/>
          <w:szCs w:val="22"/>
        </w:rPr>
        <w:t>8</w:t>
      </w:r>
      <w:r w:rsidR="00B4257D">
        <w:rPr>
          <w:rFonts w:ascii="Roboto" w:hAnsi="Roboto"/>
          <w:sz w:val="22"/>
          <w:szCs w:val="22"/>
        </w:rPr>
        <w:t xml:space="preserve"> [CI 3.</w:t>
      </w:r>
      <w:r w:rsidR="00102552">
        <w:rPr>
          <w:rFonts w:ascii="Roboto" w:hAnsi="Roboto"/>
          <w:sz w:val="22"/>
          <w:szCs w:val="22"/>
        </w:rPr>
        <w:t>09</w:t>
      </w:r>
      <w:r w:rsidR="00B4257D">
        <w:rPr>
          <w:rFonts w:ascii="Roboto" w:hAnsi="Roboto"/>
          <w:sz w:val="22"/>
          <w:szCs w:val="22"/>
        </w:rPr>
        <w:t>-4.</w:t>
      </w:r>
      <w:r w:rsidR="00102552">
        <w:rPr>
          <w:rFonts w:ascii="Roboto" w:hAnsi="Roboto"/>
          <w:sz w:val="22"/>
          <w:szCs w:val="22"/>
        </w:rPr>
        <w:t>7</w:t>
      </w:r>
      <w:r w:rsidR="00B4257D">
        <w:rPr>
          <w:rFonts w:ascii="Roboto" w:hAnsi="Roboto"/>
          <w:sz w:val="22"/>
          <w:szCs w:val="22"/>
        </w:rPr>
        <w:t>]</w:t>
      </w:r>
      <w:r w:rsidR="000F3B75">
        <w:rPr>
          <w:rFonts w:ascii="Roboto" w:hAnsi="Roboto"/>
          <w:sz w:val="22"/>
          <w:szCs w:val="22"/>
        </w:rPr>
        <w:t>, p &lt;0.001).</w:t>
      </w:r>
      <w:r w:rsidR="00DF496A">
        <w:rPr>
          <w:rFonts w:ascii="Roboto" w:hAnsi="Roboto"/>
          <w:sz w:val="22"/>
          <w:szCs w:val="22"/>
        </w:rPr>
        <w:t xml:space="preserve"> </w:t>
      </w:r>
      <w:commentRangeStart w:id="236"/>
      <w:r w:rsidR="00DF496A">
        <w:rPr>
          <w:rFonts w:ascii="Roboto" w:hAnsi="Roboto"/>
          <w:sz w:val="22"/>
          <w:szCs w:val="22"/>
        </w:rPr>
        <w:t xml:space="preserve">For outcomes in which a significant interaction was found between an exposure and sarcomere variant status, the combined effect can be seen according to sarcomere variant status in </w:t>
      </w:r>
      <w:r w:rsidR="00DF496A" w:rsidRPr="0053705B">
        <w:rPr>
          <w:rFonts w:ascii="Roboto" w:hAnsi="Roboto"/>
          <w:b/>
          <w:bCs/>
          <w:sz w:val="22"/>
          <w:szCs w:val="22"/>
        </w:rPr>
        <w:t xml:space="preserve">Supplementary Figure </w:t>
      </w:r>
      <w:r w:rsidR="00037B48" w:rsidRPr="0053705B">
        <w:rPr>
          <w:rFonts w:ascii="Roboto" w:hAnsi="Roboto"/>
          <w:b/>
          <w:bCs/>
          <w:sz w:val="22"/>
          <w:szCs w:val="22"/>
        </w:rPr>
        <w:t>3</w:t>
      </w:r>
      <w:commentRangeEnd w:id="236"/>
      <w:r w:rsidR="002F2FB6">
        <w:rPr>
          <w:rStyle w:val="Kommentarhenvisning"/>
        </w:rPr>
        <w:commentReference w:id="236"/>
      </w:r>
      <w:r w:rsidR="00DF496A">
        <w:rPr>
          <w:rFonts w:ascii="Roboto" w:hAnsi="Roboto"/>
          <w:sz w:val="22"/>
          <w:szCs w:val="22"/>
        </w:rPr>
        <w:t>.</w:t>
      </w:r>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0D7E0EA2"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del w:id="237" w:author="Christoffer Vissing" w:date="2023-10-13T15:13:00Z">
        <w:r w:rsidR="009C7FDC" w:rsidDel="00A12F57">
          <w:rPr>
            <w:rFonts w:ascii="Roboto" w:hAnsi="Roboto"/>
            <w:sz w:val="22"/>
            <w:szCs w:val="22"/>
          </w:rPr>
          <w:delText>among</w:delText>
        </w:r>
        <w:r w:rsidR="00B215FC" w:rsidDel="00A12F57">
          <w:rPr>
            <w:rFonts w:ascii="Roboto" w:hAnsi="Roboto"/>
            <w:sz w:val="22"/>
            <w:szCs w:val="22"/>
          </w:rPr>
          <w:delText xml:space="preserve"> patients with sarcomeric HCM </w:delText>
        </w:r>
      </w:del>
      <w:r w:rsidR="00B215FC">
        <w:rPr>
          <w:rFonts w:ascii="Roboto" w:hAnsi="Roboto"/>
          <w:sz w:val="22"/>
          <w:szCs w:val="22"/>
        </w:rPr>
        <w:t xml:space="preserve">(63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70 years, p &lt;0.0001)</w:t>
      </w:r>
      <w:ins w:id="238" w:author="Christoffer Vissing" w:date="2023-10-13T15:12:00Z">
        <w:r w:rsidR="00A12F57">
          <w:rPr>
            <w:rFonts w:ascii="Roboto" w:hAnsi="Roboto"/>
            <w:sz w:val="22"/>
            <w:szCs w:val="22"/>
          </w:rPr>
          <w:t xml:space="preserve">, and the standardized incidence </w:t>
        </w:r>
      </w:ins>
      <w:ins w:id="239" w:author="Christoffer Vissing" w:date="2023-10-13T15:13:00Z">
        <w:r w:rsidR="00A12F57">
          <w:rPr>
            <w:rFonts w:ascii="Roboto" w:hAnsi="Roboto"/>
            <w:sz w:val="22"/>
            <w:szCs w:val="22"/>
          </w:rPr>
          <w:t>ratio</w:t>
        </w:r>
      </w:ins>
      <w:ins w:id="240" w:author="Christoffer Vissing" w:date="2023-10-13T15:14:00Z">
        <w:r w:rsidR="00A12F57">
          <w:rPr>
            <w:rFonts w:ascii="Roboto" w:hAnsi="Roboto"/>
            <w:sz w:val="22"/>
            <w:szCs w:val="22"/>
          </w:rPr>
          <w:t xml:space="preserve"> for all-cause mortality</w:t>
        </w:r>
      </w:ins>
      <w:ins w:id="241" w:author="Christoffer Vissing" w:date="2023-10-13T15:13:00Z">
        <w:r w:rsidR="00A12F57">
          <w:rPr>
            <w:rFonts w:ascii="Roboto" w:hAnsi="Roboto"/>
            <w:sz w:val="22"/>
            <w:szCs w:val="22"/>
          </w:rPr>
          <w:t xml:space="preserve"> (</w:t>
        </w:r>
        <w:r w:rsidR="00A12F57">
          <w:rPr>
            <w:rFonts w:ascii="Roboto" w:hAnsi="Roboto"/>
            <w:sz w:val="22"/>
            <w:szCs w:val="22"/>
          </w:rPr>
          <w:t>SIR 1.27 [CI: 1.13 to 1.43])</w:t>
        </w:r>
        <w:r w:rsidR="00A12F57">
          <w:rPr>
            <w:rFonts w:ascii="Roboto" w:hAnsi="Roboto"/>
            <w:sz w:val="22"/>
            <w:szCs w:val="22"/>
          </w:rPr>
          <w:t xml:space="preserve"> </w:t>
        </w:r>
      </w:ins>
      <w:ins w:id="242" w:author="Christoffer Vissing" w:date="2023-10-13T15:15:00Z">
        <w:r w:rsidR="00A12F57">
          <w:rPr>
            <w:rFonts w:ascii="Roboto" w:hAnsi="Roboto"/>
            <w:sz w:val="22"/>
            <w:szCs w:val="22"/>
          </w:rPr>
          <w:t xml:space="preserve">and </w:t>
        </w:r>
        <w:r w:rsidR="00A12F57">
          <w:rPr>
            <w:rFonts w:ascii="Roboto" w:hAnsi="Roboto"/>
            <w:sz w:val="22"/>
            <w:szCs w:val="22"/>
          </w:rPr>
          <w:t xml:space="preserve">cardiovascular death (SIR 1.90 [CI: 1.61 to 2.23) </w:t>
        </w:r>
      </w:ins>
      <w:ins w:id="243" w:author="Christoffer Vissing" w:date="2023-10-13T15:14:00Z">
        <w:r w:rsidR="00A12F57">
          <w:rPr>
            <w:rFonts w:ascii="Roboto" w:hAnsi="Roboto"/>
            <w:sz w:val="22"/>
            <w:szCs w:val="22"/>
          </w:rPr>
          <w:t xml:space="preserve">was higher </w:t>
        </w:r>
      </w:ins>
      <w:ins w:id="244" w:author="Christoffer Vissing" w:date="2023-10-13T15:13:00Z">
        <w:r w:rsidR="00A12F57">
          <w:rPr>
            <w:rFonts w:ascii="Roboto" w:hAnsi="Roboto"/>
            <w:sz w:val="22"/>
            <w:szCs w:val="22"/>
          </w:rPr>
          <w:t xml:space="preserve">among patients with </w:t>
        </w:r>
        <w:proofErr w:type="spellStart"/>
        <w:r w:rsidR="00A12F57">
          <w:rPr>
            <w:rFonts w:ascii="Roboto" w:hAnsi="Roboto"/>
            <w:sz w:val="22"/>
            <w:szCs w:val="22"/>
          </w:rPr>
          <w:t>sarcomeric</w:t>
        </w:r>
        <w:proofErr w:type="spellEnd"/>
        <w:r w:rsidR="00A12F57">
          <w:rPr>
            <w:rFonts w:ascii="Roboto" w:hAnsi="Roboto"/>
            <w:sz w:val="22"/>
            <w:szCs w:val="22"/>
          </w:rPr>
          <w:t xml:space="preserve"> HCM</w:t>
        </w:r>
      </w:ins>
      <w:ins w:id="245" w:author="Christoffer Vissing" w:date="2023-10-13T15:15:00Z">
        <w:r w:rsidR="00A12F57">
          <w:rPr>
            <w:rFonts w:ascii="Roboto" w:hAnsi="Roboto"/>
            <w:sz w:val="22"/>
            <w:szCs w:val="22"/>
          </w:rPr>
          <w:t xml:space="preserve"> </w:t>
        </w:r>
      </w:ins>
      <w:moveToRangeStart w:id="246" w:author="Christoffer Vissing" w:date="2023-10-13T15:15:00Z" w:name="move148102547"/>
      <w:moveTo w:id="247" w:author="Christoffer Vissing" w:date="2023-10-13T15:15:00Z">
        <w:del w:id="248" w:author="Christoffer Vissing" w:date="2023-10-13T15:15:00Z">
          <w:r w:rsidR="00A12F57" w:rsidDel="00A12F57">
            <w:rPr>
              <w:rFonts w:ascii="Roboto" w:hAnsi="Roboto"/>
              <w:sz w:val="22"/>
              <w:szCs w:val="22"/>
            </w:rPr>
            <w:delText xml:space="preserve"> </w:delText>
          </w:r>
        </w:del>
        <w:r w:rsidR="00A12F57">
          <w:rPr>
            <w:rFonts w:ascii="Roboto" w:hAnsi="Roboto"/>
            <w:sz w:val="22"/>
            <w:szCs w:val="22"/>
          </w:rPr>
          <w:t>(</w:t>
        </w:r>
        <w:r w:rsidR="00A12F57" w:rsidRPr="00200626">
          <w:rPr>
            <w:rFonts w:ascii="Roboto" w:hAnsi="Roboto"/>
            <w:b/>
            <w:bCs/>
            <w:sz w:val="22"/>
            <w:szCs w:val="22"/>
          </w:rPr>
          <w:t xml:space="preserve">Supplementary Figure </w:t>
        </w:r>
        <w:r w:rsidR="00A12F57">
          <w:rPr>
            <w:rFonts w:ascii="Roboto" w:hAnsi="Roboto"/>
            <w:b/>
            <w:bCs/>
            <w:sz w:val="22"/>
            <w:szCs w:val="22"/>
          </w:rPr>
          <w:t>4</w:t>
        </w:r>
        <w:r w:rsidR="00A12F57">
          <w:rPr>
            <w:rFonts w:ascii="Roboto" w:hAnsi="Roboto"/>
            <w:sz w:val="22"/>
            <w:szCs w:val="22"/>
          </w:rPr>
          <w:t>)</w:t>
        </w:r>
      </w:moveTo>
      <w:moveToRangeEnd w:id="246"/>
      <w:r w:rsidR="009C7FDC">
        <w:rPr>
          <w:rFonts w:ascii="Roboto" w:hAnsi="Roboto"/>
          <w:sz w:val="22"/>
          <w:szCs w:val="22"/>
        </w:rPr>
        <w:t xml:space="preserve">.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249" w:author="Christoffer Vissing" w:date="2023-08-22T11:51:00Z">
        <w:r w:rsidR="00DC7E3B">
          <w:rPr>
            <w:rFonts w:ascii="Roboto" w:hAnsi="Roboto"/>
            <w:sz w:val="22"/>
            <w:szCs w:val="22"/>
          </w:rPr>
          <w:t xml:space="preserve"> (heart </w:t>
        </w:r>
        <w:proofErr w:type="gramStart"/>
        <w:r w:rsidR="00DC7E3B">
          <w:rPr>
            <w:rFonts w:ascii="Roboto" w:hAnsi="Roboto"/>
            <w:sz w:val="22"/>
            <w:szCs w:val="22"/>
          </w:rPr>
          <w:t>failure ,</w:t>
        </w:r>
        <w:proofErr w:type="gramEnd"/>
        <w:r w:rsidR="00DC7E3B">
          <w:rPr>
            <w:rFonts w:ascii="Roboto" w:hAnsi="Roboto"/>
            <w:sz w:val="22"/>
            <w:szCs w:val="22"/>
          </w:rPr>
          <w:t xml:space="preserv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del w:id="250" w:author="Christoffer Vissing" w:date="2023-10-13T15:15:00Z">
        <w:r w:rsidR="00394A0C" w:rsidDel="00A12F57">
          <w:rPr>
            <w:rFonts w:ascii="Roboto" w:hAnsi="Roboto"/>
            <w:sz w:val="22"/>
            <w:szCs w:val="22"/>
          </w:rPr>
          <w:delText xml:space="preserve"> </w:delText>
        </w:r>
        <w:commentRangeStart w:id="251"/>
        <w:r w:rsidR="00200626" w:rsidDel="00A12F57">
          <w:rPr>
            <w:rFonts w:ascii="Roboto" w:hAnsi="Roboto"/>
            <w:sz w:val="22"/>
            <w:szCs w:val="22"/>
          </w:rPr>
          <w:delText>Patients with</w:delText>
        </w:r>
      </w:del>
      <w:del w:id="252" w:author="Christoffer Vissing" w:date="2023-09-28T11:43:00Z">
        <w:r w:rsidR="00200626" w:rsidDel="00ED0AEE">
          <w:rPr>
            <w:rFonts w:ascii="Roboto" w:hAnsi="Roboto"/>
            <w:sz w:val="22"/>
            <w:szCs w:val="22"/>
          </w:rPr>
          <w:delText xml:space="preserve"> LP/P</w:delText>
        </w:r>
      </w:del>
      <w:del w:id="253" w:author="Christoffer Vissing" w:date="2023-10-13T15:15:00Z">
        <w:r w:rsidR="00200626" w:rsidDel="00A12F57">
          <w:rPr>
            <w:rFonts w:ascii="Roboto" w:hAnsi="Roboto"/>
            <w:sz w:val="22"/>
            <w:szCs w:val="22"/>
          </w:rPr>
          <w:delText xml:space="preserve"> sarcomere variants </w:delText>
        </w:r>
        <w:commentRangeEnd w:id="251"/>
        <w:r w:rsidR="002F2FB6" w:rsidDel="00A12F57">
          <w:rPr>
            <w:rStyle w:val="Kommentarhenvisning"/>
          </w:rPr>
          <w:commentReference w:id="251"/>
        </w:r>
        <w:r w:rsidR="00200626" w:rsidDel="00A12F57">
          <w:rPr>
            <w:rFonts w:ascii="Roboto" w:hAnsi="Roboto"/>
            <w:sz w:val="22"/>
            <w:szCs w:val="22"/>
          </w:rPr>
          <w:delText>were also found to have a higher age-standardized incidence of cardiovascular death (SIR 1.90 [CI: 1.61 to 2.23) and all-cause mortality (SIR 1.27 [CI: 1.13 to 1.43])</w:delText>
        </w:r>
      </w:del>
      <w:moveFromRangeStart w:id="254" w:author="Christoffer Vissing" w:date="2023-10-13T15:15:00Z" w:name="move148102547"/>
      <w:moveFrom w:id="255" w:author="Christoffer Vissing" w:date="2023-10-13T15:15:00Z">
        <w:r w:rsidR="00200626" w:rsidDel="00A12F57">
          <w:rPr>
            <w:rFonts w:ascii="Roboto" w:hAnsi="Roboto"/>
            <w:sz w:val="22"/>
            <w:szCs w:val="22"/>
          </w:rPr>
          <w:t xml:space="preserve"> (</w:t>
        </w:r>
        <w:r w:rsidR="00200626" w:rsidRPr="00200626" w:rsidDel="00A12F57">
          <w:rPr>
            <w:rFonts w:ascii="Roboto" w:hAnsi="Roboto"/>
            <w:b/>
            <w:bCs/>
            <w:sz w:val="22"/>
            <w:szCs w:val="22"/>
          </w:rPr>
          <w:t xml:space="preserve">Supplementary Figure </w:t>
        </w:r>
        <w:r w:rsidR="005559AF" w:rsidDel="00A12F57">
          <w:rPr>
            <w:rFonts w:ascii="Roboto" w:hAnsi="Roboto"/>
            <w:b/>
            <w:bCs/>
            <w:sz w:val="22"/>
            <w:szCs w:val="22"/>
          </w:rPr>
          <w:t>4</w:t>
        </w:r>
        <w:r w:rsidR="00200626" w:rsidDel="00A12F57">
          <w:rPr>
            <w:rFonts w:ascii="Roboto" w:hAnsi="Roboto"/>
            <w:sz w:val="22"/>
            <w:szCs w:val="22"/>
          </w:rPr>
          <w:t>)</w:t>
        </w:r>
      </w:moveFrom>
      <w:moveFromRangeEnd w:id="254"/>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256"/>
      <w:r w:rsidRPr="00DB6D77">
        <w:rPr>
          <w:rFonts w:ascii="Roboto" w:hAnsi="Roboto"/>
          <w:b/>
          <w:bCs/>
          <w:sz w:val="22"/>
          <w:szCs w:val="22"/>
        </w:rPr>
        <w:lastRenderedPageBreak/>
        <w:t>DISCUSSION</w:t>
      </w:r>
      <w:commentRangeEnd w:id="256"/>
      <w:r w:rsidR="006917FD">
        <w:rPr>
          <w:rStyle w:val="Kommentarhenvisning"/>
        </w:rPr>
        <w:commentReference w:id="256"/>
      </w:r>
      <w:r w:rsidRPr="00DB6D77">
        <w:rPr>
          <w:rFonts w:ascii="Roboto" w:hAnsi="Roboto"/>
          <w:b/>
          <w:bCs/>
          <w:sz w:val="22"/>
          <w:szCs w:val="22"/>
        </w:rPr>
        <w:t xml:space="preserve">: </w:t>
      </w:r>
    </w:p>
    <w:p w14:paraId="4FF9DE24" w14:textId="36B566C2"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A02633">
        <w:rPr>
          <w:rFonts w:ascii="Roboto" w:hAnsi="Roboto"/>
          <w:sz w:val="22"/>
          <w:szCs w:val="22"/>
        </w:rPr>
        <w:t xml:space="preserve">had more substantial LVH,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 xml:space="preserve">higher burden of cardiac arrhythmias, </w:t>
      </w:r>
      <w:del w:id="257" w:author="Christoffer Vissing" w:date="2023-09-28T11:44:00Z">
        <w:r w:rsidR="00AE4D82" w:rsidDel="00ED0AEE">
          <w:rPr>
            <w:rFonts w:ascii="Roboto" w:hAnsi="Roboto"/>
            <w:sz w:val="22"/>
            <w:szCs w:val="22"/>
          </w:rPr>
          <w:delText xml:space="preserve">more </w:delText>
        </w:r>
      </w:del>
      <w:r w:rsidR="00AE4D82">
        <w:rPr>
          <w:rFonts w:ascii="Roboto" w:hAnsi="Roboto"/>
          <w:sz w:val="22"/>
          <w:szCs w:val="22"/>
        </w:rPr>
        <w:t>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ins w:id="258" w:author="Christoffer Vissing" w:date="2023-09-28T11:44:00Z">
        <w:r w:rsidR="00ED0AEE">
          <w:rPr>
            <w:rFonts w:ascii="Roboto" w:hAnsi="Roboto"/>
            <w:sz w:val="22"/>
            <w:szCs w:val="22"/>
          </w:rPr>
          <w:t xml:space="preserve">While </w:t>
        </w:r>
      </w:ins>
      <w:del w:id="259" w:author="Christoffer Vissing" w:date="2023-09-28T11:44:00Z">
        <w:r w:rsidR="00192803" w:rsidDel="00ED0AEE">
          <w:rPr>
            <w:rFonts w:ascii="Roboto" w:hAnsi="Roboto"/>
            <w:sz w:val="22"/>
            <w:szCs w:val="22"/>
          </w:rPr>
          <w:delText xml:space="preserve">In contrast, </w:delText>
        </w:r>
      </w:del>
      <w:r w:rsidR="00192803">
        <w:rPr>
          <w:rFonts w:ascii="Roboto" w:hAnsi="Roboto"/>
          <w:sz w:val="22"/>
          <w:szCs w:val="22"/>
        </w:rPr>
        <w:t>non-</w:t>
      </w:r>
      <w:proofErr w:type="spellStart"/>
      <w:r w:rsidR="00192803">
        <w:rPr>
          <w:rFonts w:ascii="Roboto" w:hAnsi="Roboto"/>
          <w:sz w:val="22"/>
          <w:szCs w:val="22"/>
        </w:rPr>
        <w:t>sarcomeric</w:t>
      </w:r>
      <w:proofErr w:type="spellEnd"/>
      <w:r w:rsidR="00192803">
        <w:rPr>
          <w:rFonts w:ascii="Roboto" w:hAnsi="Roboto"/>
          <w:sz w:val="22"/>
          <w:szCs w:val="22"/>
        </w:rPr>
        <w:t xml:space="preserve"> HCM </w:t>
      </w:r>
      <w:ins w:id="260" w:author="Christoffer Vissing" w:date="2023-09-28T11:44:00Z">
        <w:r w:rsidR="00ED0AEE">
          <w:rPr>
            <w:rFonts w:ascii="Roboto" w:hAnsi="Roboto"/>
            <w:sz w:val="22"/>
            <w:szCs w:val="22"/>
          </w:rPr>
          <w:t>was associated</w:t>
        </w:r>
      </w:ins>
      <w:del w:id="261" w:author="Christoffer Vissing" w:date="2023-09-28T11:45:00Z">
        <w:r w:rsidR="00192803" w:rsidDel="00ED0AEE">
          <w:rPr>
            <w:rFonts w:ascii="Roboto" w:hAnsi="Roboto"/>
            <w:sz w:val="22"/>
            <w:szCs w:val="22"/>
          </w:rPr>
          <w:delText>patients were more likely to be</w:delText>
        </w:r>
      </w:del>
      <w:ins w:id="262" w:author="Christoffer Vissing" w:date="2023-09-28T11:45:00Z">
        <w:r w:rsidR="00ED0AEE">
          <w:rPr>
            <w:rFonts w:ascii="Roboto" w:hAnsi="Roboto"/>
            <w:sz w:val="22"/>
            <w:szCs w:val="22"/>
          </w:rPr>
          <w:t xml:space="preserve"> with more</w:t>
        </w:r>
      </w:ins>
      <w:r w:rsidR="00192803">
        <w:rPr>
          <w:rFonts w:ascii="Roboto" w:hAnsi="Roboto"/>
          <w:sz w:val="22"/>
          <w:szCs w:val="22"/>
        </w:rPr>
        <w:t xml:space="preserve"> obes</w:t>
      </w:r>
      <w:ins w:id="263" w:author="Christoffer Vissing" w:date="2023-09-28T11:45:00Z">
        <w:r w:rsidR="00ED0AEE">
          <w:rPr>
            <w:rFonts w:ascii="Roboto" w:hAnsi="Roboto"/>
            <w:sz w:val="22"/>
            <w:szCs w:val="22"/>
          </w:rPr>
          <w:t>ity</w:t>
        </w:r>
      </w:ins>
      <w:del w:id="264" w:author="Christoffer Vissing" w:date="2023-09-28T11:45:00Z">
        <w:r w:rsidR="00192803" w:rsidDel="00ED0AEE">
          <w:rPr>
            <w:rFonts w:ascii="Roboto" w:hAnsi="Roboto"/>
            <w:sz w:val="22"/>
            <w:szCs w:val="22"/>
          </w:rPr>
          <w:delText>e</w:delText>
        </w:r>
      </w:del>
      <w:r w:rsidR="00192803">
        <w:rPr>
          <w:rFonts w:ascii="Roboto" w:hAnsi="Roboto"/>
          <w:sz w:val="22"/>
          <w:szCs w:val="22"/>
        </w:rPr>
        <w:t xml:space="preserve">, </w:t>
      </w:r>
      <w:del w:id="265" w:author="Christoffer Vissing" w:date="2023-09-28T11:45:00Z">
        <w:r w:rsidR="00192803" w:rsidDel="00ED0AEE">
          <w:rPr>
            <w:rFonts w:ascii="Roboto" w:hAnsi="Roboto"/>
            <w:sz w:val="22"/>
            <w:szCs w:val="22"/>
          </w:rPr>
          <w:delText xml:space="preserve">have </w:delText>
        </w:r>
      </w:del>
      <w:r w:rsidR="00192803">
        <w:rPr>
          <w:rFonts w:ascii="Roboto" w:hAnsi="Roboto"/>
          <w:sz w:val="22"/>
          <w:szCs w:val="22"/>
        </w:rPr>
        <w:t>hypertension</w:t>
      </w:r>
      <w:del w:id="266" w:author="Christoffer Vissing" w:date="2023-09-28T11:45:00Z">
        <w:r w:rsidR="00192803" w:rsidDel="00ED0AEE">
          <w:rPr>
            <w:rFonts w:ascii="Roboto" w:hAnsi="Roboto"/>
            <w:sz w:val="22"/>
            <w:szCs w:val="22"/>
          </w:rPr>
          <w:delText xml:space="preserve">, report </w:delText>
        </w:r>
        <w:r w:rsidDel="00ED0AEE">
          <w:rPr>
            <w:rFonts w:ascii="Roboto" w:hAnsi="Roboto"/>
            <w:sz w:val="22"/>
            <w:szCs w:val="22"/>
          </w:rPr>
          <w:delText>NYHA III-IV limitations</w:delText>
        </w:r>
      </w:del>
      <w:r>
        <w:rPr>
          <w:rFonts w:ascii="Roboto" w:hAnsi="Roboto"/>
          <w:sz w:val="22"/>
          <w:szCs w:val="22"/>
        </w:rPr>
        <w:t>,</w:t>
      </w:r>
      <w:r w:rsidR="00192803">
        <w:rPr>
          <w:rFonts w:ascii="Roboto" w:hAnsi="Roboto"/>
          <w:sz w:val="22"/>
          <w:szCs w:val="22"/>
        </w:rPr>
        <w:t xml:space="preserve"> and</w:t>
      </w:r>
      <w:del w:id="267" w:author="Christoffer Vissing" w:date="2023-09-28T11:45:00Z">
        <w:r w:rsidR="00192803" w:rsidDel="00ED0AEE">
          <w:rPr>
            <w:rFonts w:ascii="Roboto" w:hAnsi="Roboto"/>
            <w:sz w:val="22"/>
            <w:szCs w:val="22"/>
          </w:rPr>
          <w:delText xml:space="preserve"> </w:delText>
        </w:r>
        <w:r w:rsidDel="00ED0AEE">
          <w:rPr>
            <w:rFonts w:ascii="Roboto" w:hAnsi="Roboto"/>
            <w:sz w:val="22"/>
            <w:szCs w:val="22"/>
          </w:rPr>
          <w:delText>have</w:delText>
        </w:r>
      </w:del>
      <w:r w:rsidR="00192803">
        <w:rPr>
          <w:rFonts w:ascii="Roboto" w:hAnsi="Roboto"/>
          <w:sz w:val="22"/>
          <w:szCs w:val="22"/>
        </w:rPr>
        <w:t xml:space="preserve"> LV obstruction. </w:t>
      </w:r>
      <w:commentRangeStart w:id="268"/>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 xml:space="preserve">rates of ventricular arrhythmias and </w:t>
      </w:r>
      <w:r w:rsidR="00F55054">
        <w:rPr>
          <w:rFonts w:ascii="Roboto" w:hAnsi="Roboto"/>
          <w:sz w:val="22"/>
          <w:szCs w:val="22"/>
        </w:rPr>
        <w:t>advanced</w:t>
      </w:r>
      <w:r w:rsidR="00875D58">
        <w:rPr>
          <w:rFonts w:ascii="Roboto" w:hAnsi="Roboto"/>
          <w:sz w:val="22"/>
          <w:szCs w:val="22"/>
        </w:rPr>
        <w:t xml:space="preserve"> heart failure outcomes</w:t>
      </w:r>
      <w:r w:rsidR="002045AA">
        <w:rPr>
          <w:rFonts w:ascii="Roboto" w:hAnsi="Roboto"/>
          <w:sz w:val="22"/>
          <w:szCs w:val="22"/>
        </w:rPr>
        <w:t xml:space="preserv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commentRangeEnd w:id="268"/>
      <w:r w:rsidR="00A02633">
        <w:rPr>
          <w:rStyle w:val="Kommentarhenvisning"/>
        </w:rPr>
        <w:commentReference w:id="268"/>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w:t>
      </w:r>
      <w:r w:rsidR="00C55FA8" w:rsidRPr="00DB6D77">
        <w:rPr>
          <w:rFonts w:ascii="Roboto" w:hAnsi="Roboto"/>
          <w:sz w:val="22"/>
          <w:szCs w:val="22"/>
        </w:rPr>
        <w:t xml:space="preserve">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48CAA453"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additionally provide new information regarding </w:t>
      </w:r>
      <w:r w:rsidR="00D3112F">
        <w:rPr>
          <w:rFonts w:ascii="Roboto" w:hAnsi="Roboto"/>
          <w:sz w:val="22"/>
          <w:szCs w:val="22"/>
        </w:rPr>
        <w:t xml:space="preserve"> 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in unadjusted analysis, when adjust</w:t>
      </w:r>
      <w:ins w:id="269" w:author="Christoffer Vissing" w:date="2023-09-28T11:46:00Z">
        <w:r w:rsidR="00ED0AEE">
          <w:rPr>
            <w:rFonts w:ascii="Roboto" w:hAnsi="Roboto"/>
            <w:sz w:val="22"/>
            <w:szCs w:val="22"/>
          </w:rPr>
          <w:t>ed for age, sex, body-size and effort</w:t>
        </w:r>
      </w:ins>
      <w:del w:id="270" w:author="Christoffer Vissing" w:date="2023-09-28T11:46:00Z">
        <w:r w:rsidR="00132B28" w:rsidDel="00ED0AEE">
          <w:rPr>
            <w:rFonts w:ascii="Roboto" w:hAnsi="Roboto"/>
            <w:sz w:val="22"/>
            <w:szCs w:val="22"/>
          </w:rPr>
          <w:delText xml:space="preserve">ing for </w:delText>
        </w:r>
        <w:commentRangeStart w:id="271"/>
        <w:r w:rsidR="00132B28" w:rsidDel="00ED0AEE">
          <w:rPr>
            <w:rFonts w:ascii="Roboto" w:hAnsi="Roboto"/>
            <w:sz w:val="22"/>
            <w:szCs w:val="22"/>
          </w:rPr>
          <w:delText xml:space="preserve">factors </w:delText>
        </w:r>
        <w:commentRangeEnd w:id="271"/>
        <w:r w:rsidR="00A02633" w:rsidDel="00ED0AEE">
          <w:rPr>
            <w:rStyle w:val="Kommentarhenvisning"/>
          </w:rPr>
          <w:commentReference w:id="271"/>
        </w:r>
        <w:r w:rsidR="00132B28" w:rsidDel="00ED0AEE">
          <w:rPr>
            <w:rFonts w:ascii="Roboto" w:hAnsi="Roboto"/>
            <w:sz w:val="22"/>
            <w:szCs w:val="22"/>
          </w:rPr>
          <w:delText>known to correlate with peak oxygen uptake</w:delText>
        </w:r>
      </w:del>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ins w:id="272" w:author="Christoffer Vissing" w:date="2023-09-28T11:50:00Z">
        <w:r w:rsidR="00457278">
          <w:rPr>
            <w:rFonts w:ascii="Roboto" w:hAnsi="Roboto"/>
            <w:sz w:val="22"/>
            <w:szCs w:val="22"/>
          </w:rPr>
          <w:t xml:space="preserve"> </w:t>
        </w:r>
        <w:r w:rsidR="00457278" w:rsidRPr="00457278">
          <w:rPr>
            <w:rFonts w:ascii="Roboto" w:hAnsi="Roboto"/>
            <w:sz w:val="22"/>
            <w:szCs w:val="22"/>
          </w:rPr>
          <w:t xml:space="preserve">This could suggest that while the overall functional limitation might appear similar </w:t>
        </w:r>
        <w:r w:rsidR="00457278">
          <w:rPr>
            <w:rFonts w:ascii="Roboto" w:hAnsi="Roboto"/>
            <w:sz w:val="22"/>
            <w:szCs w:val="22"/>
          </w:rPr>
          <w:t>between these two groups</w:t>
        </w:r>
        <w:r w:rsidR="00457278" w:rsidRPr="00457278">
          <w:rPr>
            <w:rFonts w:ascii="Roboto" w:hAnsi="Roboto"/>
            <w:sz w:val="22"/>
            <w:szCs w:val="22"/>
          </w:rPr>
          <w:t xml:space="preserve">, inherent biological differences </w:t>
        </w:r>
      </w:ins>
      <w:ins w:id="273" w:author="Christoffer Vissing" w:date="2023-09-28T11:56:00Z">
        <w:r w:rsidR="00457278">
          <w:rPr>
            <w:rFonts w:ascii="Roboto" w:hAnsi="Roboto"/>
            <w:sz w:val="22"/>
            <w:szCs w:val="22"/>
          </w:rPr>
          <w:t xml:space="preserve">lead to a </w:t>
        </w:r>
      </w:ins>
      <w:ins w:id="274" w:author="Christoffer Vissing" w:date="2023-09-28T11:51:00Z">
        <w:r w:rsidR="00457278">
          <w:rPr>
            <w:rFonts w:ascii="Roboto" w:hAnsi="Roboto"/>
            <w:sz w:val="22"/>
            <w:szCs w:val="22"/>
          </w:rPr>
          <w:t xml:space="preserve">differential impact on </w:t>
        </w:r>
      </w:ins>
      <w:ins w:id="275" w:author="Christoffer Vissing" w:date="2023-09-28T11:53:00Z">
        <w:r w:rsidR="00457278">
          <w:rPr>
            <w:rFonts w:ascii="Roboto" w:hAnsi="Roboto"/>
            <w:sz w:val="22"/>
            <w:szCs w:val="22"/>
          </w:rPr>
          <w:t>the ability to respond to the incre</w:t>
        </w:r>
      </w:ins>
      <w:ins w:id="276" w:author="Christoffer Vissing" w:date="2023-09-28T11:54:00Z">
        <w:r w:rsidR="00457278">
          <w:rPr>
            <w:rFonts w:ascii="Roboto" w:hAnsi="Roboto"/>
            <w:sz w:val="22"/>
            <w:szCs w:val="22"/>
          </w:rPr>
          <w:t xml:space="preserve">ased demands </w:t>
        </w:r>
      </w:ins>
      <w:ins w:id="277" w:author="Christoffer Vissing" w:date="2023-09-28T11:52:00Z">
        <w:r w:rsidR="00457278">
          <w:rPr>
            <w:rFonts w:ascii="Roboto" w:hAnsi="Roboto"/>
            <w:sz w:val="22"/>
            <w:szCs w:val="22"/>
          </w:rPr>
          <w:t>during</w:t>
        </w:r>
      </w:ins>
      <w:ins w:id="278" w:author="Christoffer Vissing" w:date="2023-09-28T11:54:00Z">
        <w:r w:rsidR="00457278">
          <w:rPr>
            <w:rFonts w:ascii="Roboto" w:hAnsi="Roboto"/>
            <w:sz w:val="22"/>
            <w:szCs w:val="22"/>
          </w:rPr>
          <w:t xml:space="preserve"> physical exertion</w:t>
        </w:r>
      </w:ins>
      <w:ins w:id="279" w:author="Christoffer Vissing" w:date="2023-09-28T11:51:00Z">
        <w:r w:rsidR="00457278">
          <w:rPr>
            <w:rFonts w:ascii="Roboto" w:hAnsi="Roboto"/>
            <w:sz w:val="22"/>
            <w:szCs w:val="22"/>
          </w:rPr>
          <w:t xml:space="preserve"> and </w:t>
        </w:r>
      </w:ins>
      <w:ins w:id="280" w:author="Christoffer Vissing" w:date="2023-09-28T11:50:00Z">
        <w:r w:rsidR="00457278" w:rsidRPr="00457278">
          <w:rPr>
            <w:rFonts w:ascii="Roboto" w:hAnsi="Roboto"/>
            <w:sz w:val="22"/>
            <w:szCs w:val="22"/>
          </w:rPr>
          <w:t xml:space="preserve">could contribute to more pronounced exercise limitation in </w:t>
        </w:r>
      </w:ins>
      <w:proofErr w:type="spellStart"/>
      <w:ins w:id="281" w:author="Christoffer Vissing" w:date="2023-09-28T11:52:00Z">
        <w:r w:rsidR="00457278">
          <w:rPr>
            <w:rFonts w:ascii="Roboto" w:hAnsi="Roboto"/>
            <w:sz w:val="22"/>
            <w:szCs w:val="22"/>
          </w:rPr>
          <w:t>sarcomeric</w:t>
        </w:r>
        <w:proofErr w:type="spellEnd"/>
        <w:r w:rsidR="00457278">
          <w:rPr>
            <w:rFonts w:ascii="Roboto" w:hAnsi="Roboto"/>
            <w:sz w:val="22"/>
            <w:szCs w:val="22"/>
          </w:rPr>
          <w:t xml:space="preserve"> </w:t>
        </w:r>
        <w:commentRangeStart w:id="282"/>
        <w:r w:rsidR="00457278">
          <w:rPr>
            <w:rFonts w:ascii="Roboto" w:hAnsi="Roboto"/>
            <w:sz w:val="22"/>
            <w:szCs w:val="22"/>
          </w:rPr>
          <w:t>HCM</w:t>
        </w:r>
      </w:ins>
      <w:commentRangeEnd w:id="282"/>
      <w:ins w:id="283" w:author="Christoffer Vissing" w:date="2023-09-28T11:59:00Z">
        <w:r w:rsidR="00C40896">
          <w:rPr>
            <w:rStyle w:val="Kommentarhenvisning"/>
          </w:rPr>
          <w:commentReference w:id="282"/>
        </w:r>
      </w:ins>
      <w:ins w:id="284" w:author="Christoffer Vissing" w:date="2023-09-28T11:50:00Z">
        <w:r w:rsidR="00457278" w:rsidRPr="00457278">
          <w:rPr>
            <w:rFonts w:ascii="Roboto" w:hAnsi="Roboto"/>
            <w:sz w:val="22"/>
            <w:szCs w:val="22"/>
          </w:rPr>
          <w:t>.</w:t>
        </w:r>
      </w:ins>
      <w:del w:id="285" w:author="Christoffer Vissing" w:date="2023-09-28T11:59:00Z">
        <w:r w:rsidR="00224206" w:rsidDel="00C40896">
          <w:rPr>
            <w:rFonts w:ascii="Roboto" w:hAnsi="Roboto"/>
            <w:sz w:val="22"/>
            <w:szCs w:val="22"/>
          </w:rPr>
          <w:delText xml:space="preserve"> </w:delText>
        </w:r>
        <w:commentRangeStart w:id="286"/>
        <w:r w:rsidR="00224206" w:rsidDel="00C40896">
          <w:rPr>
            <w:rFonts w:ascii="Roboto" w:hAnsi="Roboto"/>
            <w:sz w:val="22"/>
            <w:szCs w:val="22"/>
          </w:rPr>
          <w:delText xml:space="preserve">This finding highlights the importance of </w:delText>
        </w:r>
        <w:r w:rsidR="00261839" w:rsidDel="00C40896">
          <w:rPr>
            <w:rFonts w:ascii="Roboto" w:hAnsi="Roboto"/>
            <w:sz w:val="22"/>
            <w:szCs w:val="22"/>
          </w:rPr>
          <w:delText xml:space="preserve">encouraging </w:delText>
        </w:r>
        <w:r w:rsidR="00224206" w:rsidDel="00C40896">
          <w:rPr>
            <w:rFonts w:ascii="Roboto" w:hAnsi="Roboto"/>
            <w:sz w:val="22"/>
            <w:szCs w:val="22"/>
          </w:rPr>
          <w:delText xml:space="preserve">regular exercise training, </w:delText>
        </w:r>
        <w:r w:rsidR="00442031" w:rsidDel="00C40896">
          <w:rPr>
            <w:rFonts w:ascii="Roboto" w:hAnsi="Roboto"/>
            <w:sz w:val="22"/>
            <w:szCs w:val="22"/>
          </w:rPr>
          <w:delText xml:space="preserve">particularly </w:delText>
        </w:r>
        <w:r w:rsidR="00224206" w:rsidDel="00C40896">
          <w:rPr>
            <w:rFonts w:ascii="Roboto" w:hAnsi="Roboto"/>
            <w:sz w:val="22"/>
            <w:szCs w:val="22"/>
          </w:rPr>
          <w:delText xml:space="preserve">for individuals with sarcomeric HCM, </w:delText>
        </w:r>
        <w:r w:rsidR="00261839" w:rsidDel="00C40896">
          <w:rPr>
            <w:rFonts w:ascii="Roboto" w:hAnsi="Roboto"/>
            <w:sz w:val="22"/>
            <w:szCs w:val="22"/>
          </w:rPr>
          <w:delText>to</w:delText>
        </w:r>
        <w:r w:rsidR="00224206" w:rsidDel="00C40896">
          <w:rPr>
            <w:rFonts w:ascii="Roboto" w:hAnsi="Roboto"/>
            <w:sz w:val="22"/>
            <w:szCs w:val="22"/>
          </w:rPr>
          <w:delText xml:space="preserve"> improve their functional capacity and quality of life.</w:delText>
        </w:r>
        <w:r w:rsidR="003001C9" w:rsidDel="00C40896">
          <w:rPr>
            <w:rFonts w:ascii="Roboto" w:hAnsi="Roboto"/>
            <w:sz w:val="22"/>
            <w:szCs w:val="22"/>
          </w:rPr>
          <w:delText xml:space="preserve"> </w:delText>
        </w:r>
        <w:commentRangeEnd w:id="286"/>
        <w:r w:rsidR="00442031" w:rsidDel="00C40896">
          <w:rPr>
            <w:rStyle w:val="Kommentarhenvisning"/>
          </w:rPr>
          <w:commentReference w:id="286"/>
        </w:r>
        <w:r w:rsidR="003001C9" w:rsidDel="00C40896">
          <w:rPr>
            <w:rFonts w:ascii="Roboto" w:hAnsi="Roboto"/>
            <w:sz w:val="22"/>
            <w:szCs w:val="22"/>
          </w:rPr>
          <w:fldChar w:fldCharType="begin"/>
        </w:r>
        <w:r w:rsidR="0083228C" w:rsidDel="00C40896">
          <w:rPr>
            <w:rFonts w:ascii="Roboto" w:hAnsi="Roboto"/>
            <w:sz w:val="22"/>
            <w:szCs w:val="22"/>
          </w:rPr>
          <w:del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delInstrText>
        </w:r>
        <w:r w:rsidR="003001C9" w:rsidDel="00C40896">
          <w:rPr>
            <w:rFonts w:ascii="Roboto" w:hAnsi="Roboto"/>
            <w:sz w:val="22"/>
            <w:szCs w:val="22"/>
          </w:rPr>
          <w:fldChar w:fldCharType="separate"/>
        </w:r>
        <w:r w:rsidR="0083228C" w:rsidRPr="0083228C" w:rsidDel="00C40896">
          <w:rPr>
            <w:rFonts w:ascii="Roboto" w:hAnsi="Roboto"/>
            <w:sz w:val="22"/>
            <w:vertAlign w:val="superscript"/>
          </w:rPr>
          <w:delText>13–18</w:delText>
        </w:r>
        <w:r w:rsidR="003001C9" w:rsidDel="00C40896">
          <w:rPr>
            <w:rFonts w:ascii="Roboto" w:hAnsi="Roboto"/>
            <w:sz w:val="22"/>
            <w:szCs w:val="22"/>
          </w:rPr>
          <w:fldChar w:fldCharType="end"/>
        </w:r>
        <w:r w:rsidR="00132B28" w:rsidDel="00C40896">
          <w:rPr>
            <w:rFonts w:ascii="Roboto" w:hAnsi="Roboto"/>
            <w:sz w:val="22"/>
            <w:szCs w:val="22"/>
          </w:rPr>
          <w:delText xml:space="preserve"> </w:delText>
        </w:r>
      </w:del>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66B802A9"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commentRangeStart w:id="287"/>
      <w:commentRangeEnd w:id="287"/>
      <w:r w:rsidR="00AA4526">
        <w:rPr>
          <w:rStyle w:val="Kommentarhenvisning"/>
        </w:rPr>
        <w:commentReference w:id="287"/>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w:t>
      </w:r>
      <w:r w:rsidR="0037248F">
        <w:rPr>
          <w:rFonts w:ascii="Roboto" w:hAnsi="Roboto"/>
          <w:sz w:val="22"/>
          <w:szCs w:val="22"/>
        </w:rPr>
        <w:t xml:space="preserve">genetic substrate with </w:t>
      </w:r>
      <w:r w:rsidR="006463CE">
        <w:rPr>
          <w:rFonts w:ascii="Roboto" w:hAnsi="Roboto"/>
          <w:sz w:val="22"/>
          <w:szCs w:val="22"/>
        </w:rPr>
        <w:t>HCM</w:t>
      </w:r>
      <w:r w:rsidR="00FA685D">
        <w:rPr>
          <w:rFonts w:ascii="Roboto" w:hAnsi="Roboto"/>
          <w:sz w:val="22"/>
          <w:szCs w:val="22"/>
        </w:rPr>
        <w:t xml:space="preserve">. </w:t>
      </w:r>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3B84E67"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w:t>
      </w:r>
      <w:r w:rsidR="00BB4E02">
        <w:rPr>
          <w:rFonts w:ascii="Roboto" w:hAnsi="Roboto"/>
          <w:sz w:val="22"/>
          <w:szCs w:val="22"/>
        </w:rPr>
        <w:lastRenderedPageBreak/>
        <w:t xml:space="preserve">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with 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lastRenderedPageBreak/>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lastRenderedPageBreak/>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Reinholdt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00A37" w:rsidRDefault="0083228C" w:rsidP="0083228C">
      <w:pPr>
        <w:widowControl w:val="0"/>
        <w:autoSpaceDE w:val="0"/>
        <w:autoSpaceDN w:val="0"/>
        <w:adjustRightInd w:val="0"/>
        <w:rPr>
          <w:rFonts w:ascii="Roboto" w:hAnsi="Roboto"/>
          <w:sz w:val="20"/>
          <w:lang w:val="da-DK"/>
          <w:rPrChange w:id="288" w:author="Christoffer Vissing" w:date="2023-09-03T09:55: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00A37">
        <w:rPr>
          <w:rFonts w:ascii="Roboto" w:hAnsi="Roboto"/>
          <w:i/>
          <w:iCs/>
          <w:sz w:val="20"/>
          <w:lang w:val="da-DK"/>
          <w:rPrChange w:id="289" w:author="Christoffer Vissing" w:date="2023-09-03T09:55:00Z">
            <w:rPr>
              <w:rFonts w:ascii="Roboto" w:hAnsi="Roboto"/>
              <w:i/>
              <w:iCs/>
              <w:sz w:val="20"/>
            </w:rPr>
          </w:rPrChange>
        </w:rPr>
        <w:t>N. Engl. J. Med.</w:t>
      </w:r>
      <w:r w:rsidRPr="00800A37">
        <w:rPr>
          <w:rFonts w:ascii="Roboto" w:hAnsi="Roboto"/>
          <w:sz w:val="20"/>
          <w:lang w:val="da-DK"/>
          <w:rPrChange w:id="290" w:author="Christoffer Vissing" w:date="2023-09-03T09:55: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00A37">
        <w:rPr>
          <w:rFonts w:ascii="Roboto" w:hAnsi="Roboto"/>
          <w:sz w:val="20"/>
          <w:lang w:val="da-DK"/>
          <w:rPrChange w:id="291" w:author="Christoffer Vissing" w:date="2023-09-03T09:55:00Z">
            <w:rPr>
              <w:rFonts w:ascii="Roboto" w:hAnsi="Roboto"/>
              <w:sz w:val="20"/>
            </w:rPr>
          </w:rPrChange>
        </w:rPr>
        <w:t xml:space="preserve">22. </w:t>
      </w:r>
      <w:r w:rsidRPr="00800A37">
        <w:rPr>
          <w:rFonts w:ascii="Roboto" w:hAnsi="Roboto"/>
          <w:sz w:val="20"/>
          <w:lang w:val="da-DK"/>
          <w:rPrChange w:id="292" w:author="Christoffer Vissing" w:date="2023-09-03T09:55: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53705B">
        <w:trPr>
          <w:jc w:val="center"/>
          <w:ins w:id="293"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294" w:author="Christoffer Vissing" w:date="2023-08-08T12:17:00Z"/>
                <w:rFonts w:ascii="Roboto" w:eastAsia="Helvetica" w:hAnsi="Roboto"/>
                <w:bCs/>
                <w:color w:val="000000"/>
                <w:sz w:val="21"/>
                <w:szCs w:val="21"/>
              </w:rPr>
            </w:pPr>
            <w:ins w:id="295" w:author="Christoffer Vissing" w:date="2023-08-08T12:17:00Z">
              <w:r w:rsidRPr="00122A66">
                <w:rPr>
                  <w:rFonts w:ascii="Roboto" w:eastAsia="Helvetica" w:hAnsi="Roboto"/>
                  <w:b/>
                  <w:color w:val="000000"/>
                  <w:sz w:val="21"/>
                  <w:szCs w:val="21"/>
                </w:rPr>
                <w:t>Cardio</w:t>
              </w:r>
            </w:ins>
            <w:ins w:id="296"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297" w:author="Christoffer Vissing" w:date="2023-08-08T12:17:00Z"/>
                <w:rFonts w:ascii="Roboto" w:eastAsia="Helvetica" w:hAnsi="Roboto"/>
                <w:color w:val="000000"/>
                <w:sz w:val="21"/>
                <w:szCs w:val="21"/>
              </w:rPr>
            </w:pPr>
            <w:ins w:id="298" w:author="Christoffer Vissing" w:date="2023-08-08T12:18:00Z">
              <w:r w:rsidRPr="00122A66">
                <w:rPr>
                  <w:rFonts w:ascii="Roboto" w:eastAsia="Helvetica" w:hAnsi="Roboto"/>
                  <w:color w:val="000000"/>
                  <w:sz w:val="21"/>
                  <w:szCs w:val="21"/>
                </w:rPr>
                <w:t>N</w:t>
              </w:r>
            </w:ins>
            <w:ins w:id="299"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300" w:author="Christoffer Vissing" w:date="2023-08-08T12:17:00Z"/>
                <w:rFonts w:ascii="Roboto" w:eastAsia="Helvetica" w:hAnsi="Roboto"/>
                <w:color w:val="000000"/>
                <w:sz w:val="21"/>
                <w:szCs w:val="21"/>
              </w:rPr>
            </w:pPr>
            <w:ins w:id="301" w:author="Christoffer Vissing" w:date="2023-08-08T12:18:00Z">
              <w:r w:rsidRPr="00122A66">
                <w:rPr>
                  <w:rFonts w:ascii="Roboto" w:eastAsia="Helvetica" w:hAnsi="Roboto"/>
                  <w:color w:val="000000"/>
                  <w:sz w:val="21"/>
                  <w:szCs w:val="21"/>
                </w:rPr>
                <w:t>N</w:t>
              </w:r>
            </w:ins>
            <w:ins w:id="302"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303" w:author="Christoffer Vissing" w:date="2023-08-08T12:17:00Z"/>
                <w:rFonts w:ascii="Roboto" w:eastAsia="Helvetica" w:hAnsi="Roboto"/>
                <w:color w:val="000000"/>
                <w:sz w:val="21"/>
                <w:szCs w:val="21"/>
              </w:rPr>
            </w:pPr>
          </w:p>
        </w:tc>
      </w:tr>
      <w:tr w:rsidR="003C0184" w:rsidRPr="00DB6D77" w14:paraId="52BDFAFD" w14:textId="77777777" w:rsidTr="0053705B">
        <w:trPr>
          <w:jc w:val="center"/>
          <w:ins w:id="304"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305" w:author="Christoffer Vissing" w:date="2023-08-08T12:17:00Z"/>
                <w:rFonts w:ascii="Roboto" w:eastAsia="Helvetica" w:hAnsi="Roboto"/>
                <w:bCs/>
                <w:color w:val="000000"/>
                <w:sz w:val="21"/>
                <w:szCs w:val="21"/>
              </w:rPr>
            </w:pPr>
            <w:ins w:id="306" w:author="Christoffer Vissing" w:date="2023-08-08T12:17:00Z">
              <w:r w:rsidRPr="00122A66">
                <w:rPr>
                  <w:rFonts w:ascii="Roboto" w:eastAsia="Helvetica" w:hAnsi="Roboto"/>
                  <w:bCs/>
                  <w:color w:val="000000"/>
                  <w:sz w:val="21"/>
                  <w:szCs w:val="21"/>
                </w:rPr>
                <w:t xml:space="preserve">    </w:t>
              </w:r>
            </w:ins>
            <w:ins w:id="307"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308" w:author="Christoffer Vissing" w:date="2023-08-08T12:17:00Z"/>
                <w:rFonts w:ascii="Roboto" w:eastAsia="Helvetica" w:hAnsi="Roboto"/>
                <w:color w:val="000000"/>
                <w:sz w:val="21"/>
                <w:szCs w:val="21"/>
              </w:rPr>
            </w:pPr>
            <w:ins w:id="309" w:author="Christoffer Vissing" w:date="2023-08-08T12:24:00Z">
              <w:r w:rsidRPr="00122A66">
                <w:rPr>
                  <w:rFonts w:ascii="Roboto" w:eastAsia="Helvetica" w:hAnsi="Roboto"/>
                  <w:color w:val="000000"/>
                  <w:sz w:val="21"/>
                  <w:szCs w:val="21"/>
                </w:rPr>
                <w:t>21.</w:t>
              </w:r>
            </w:ins>
            <w:ins w:id="310" w:author="Christoffer Vissing" w:date="2023-08-08T12:32:00Z">
              <w:r w:rsidR="00122A66" w:rsidRPr="00122A66">
                <w:rPr>
                  <w:rFonts w:ascii="Roboto" w:eastAsia="Helvetica" w:hAnsi="Roboto"/>
                  <w:color w:val="000000"/>
                  <w:sz w:val="21"/>
                  <w:szCs w:val="21"/>
                </w:rPr>
                <w:t>7</w:t>
              </w:r>
            </w:ins>
            <w:ins w:id="311" w:author="Christoffer Vissing" w:date="2023-08-08T12:24:00Z">
              <w:r w:rsidRPr="00122A66">
                <w:rPr>
                  <w:rFonts w:ascii="Roboto" w:eastAsia="Helvetica" w:hAnsi="Roboto"/>
                  <w:color w:val="000000"/>
                  <w:sz w:val="21"/>
                  <w:szCs w:val="21"/>
                </w:rPr>
                <w:t xml:space="preserve"> (</w:t>
              </w:r>
            </w:ins>
            <w:ins w:id="312" w:author="Christoffer Vissing" w:date="2023-08-08T12:25:00Z">
              <w:r w:rsidRPr="00122A66">
                <w:rPr>
                  <w:rFonts w:ascii="Roboto" w:eastAsia="Helvetica" w:hAnsi="Roboto"/>
                  <w:color w:val="000000"/>
                  <w:sz w:val="21"/>
                  <w:szCs w:val="21"/>
                </w:rPr>
                <w:t>16.5 to 2</w:t>
              </w:r>
            </w:ins>
            <w:ins w:id="313" w:author="Christoffer Vissing" w:date="2023-08-08T12:32:00Z">
              <w:r w:rsidR="00122A66" w:rsidRPr="00122A66">
                <w:rPr>
                  <w:rFonts w:ascii="Roboto" w:eastAsia="Helvetica" w:hAnsi="Roboto"/>
                  <w:color w:val="000000"/>
                  <w:sz w:val="21"/>
                  <w:szCs w:val="21"/>
                </w:rPr>
                <w:t>8</w:t>
              </w:r>
            </w:ins>
            <w:ins w:id="314" w:author="Christoffer Vissing" w:date="2023-08-08T12:25:00Z">
              <w:r w:rsidRPr="00122A66">
                <w:rPr>
                  <w:rFonts w:ascii="Roboto" w:eastAsia="Helvetica" w:hAnsi="Roboto"/>
                  <w:color w:val="000000"/>
                  <w:sz w:val="21"/>
                  <w:szCs w:val="21"/>
                </w:rPr>
                <w:t>.</w:t>
              </w:r>
            </w:ins>
            <w:ins w:id="315" w:author="Christoffer Vissing" w:date="2023-08-08T12:32:00Z">
              <w:r w:rsidR="00122A66" w:rsidRPr="00122A66">
                <w:rPr>
                  <w:rFonts w:ascii="Roboto" w:eastAsia="Helvetica" w:hAnsi="Roboto"/>
                  <w:color w:val="000000"/>
                  <w:sz w:val="21"/>
                  <w:szCs w:val="21"/>
                </w:rPr>
                <w:t>6</w:t>
              </w:r>
            </w:ins>
            <w:ins w:id="316"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317" w:author="Christoffer Vissing" w:date="2023-08-08T12:17:00Z"/>
                <w:rFonts w:ascii="Roboto" w:eastAsia="Helvetica" w:hAnsi="Roboto"/>
                <w:color w:val="000000"/>
                <w:sz w:val="21"/>
                <w:szCs w:val="21"/>
              </w:rPr>
            </w:pPr>
            <w:ins w:id="318" w:author="Christoffer Vissing" w:date="2023-08-08T12:25:00Z">
              <w:r w:rsidRPr="00122A66">
                <w:rPr>
                  <w:rFonts w:ascii="Roboto" w:eastAsia="Helvetica" w:hAnsi="Roboto"/>
                  <w:color w:val="000000"/>
                  <w:sz w:val="21"/>
                  <w:szCs w:val="21"/>
                </w:rPr>
                <w:t>21</w:t>
              </w:r>
            </w:ins>
            <w:ins w:id="319" w:author="Christoffer Vissing" w:date="2023-08-08T12:17:00Z">
              <w:r w:rsidR="003C0184" w:rsidRPr="00122A66">
                <w:rPr>
                  <w:rFonts w:ascii="Roboto" w:eastAsia="Helvetica" w:hAnsi="Roboto"/>
                  <w:color w:val="000000"/>
                  <w:sz w:val="21"/>
                  <w:szCs w:val="21"/>
                </w:rPr>
                <w:t>.</w:t>
              </w:r>
            </w:ins>
            <w:ins w:id="320" w:author="Christoffer Vissing" w:date="2023-08-08T12:25:00Z">
              <w:r w:rsidRPr="00122A66">
                <w:rPr>
                  <w:rFonts w:ascii="Roboto" w:eastAsia="Helvetica" w:hAnsi="Roboto"/>
                  <w:color w:val="000000"/>
                  <w:sz w:val="21"/>
                  <w:szCs w:val="21"/>
                </w:rPr>
                <w:t>1</w:t>
              </w:r>
            </w:ins>
            <w:ins w:id="321" w:author="Christoffer Vissing" w:date="2023-08-08T12:17:00Z">
              <w:r w:rsidR="003C0184" w:rsidRPr="00122A66">
                <w:rPr>
                  <w:rFonts w:ascii="Roboto" w:eastAsia="Helvetica" w:hAnsi="Roboto"/>
                  <w:color w:val="000000"/>
                  <w:sz w:val="21"/>
                  <w:szCs w:val="21"/>
                </w:rPr>
                <w:t xml:space="preserve"> (</w:t>
              </w:r>
            </w:ins>
            <w:ins w:id="322" w:author="Christoffer Vissing" w:date="2023-08-08T12:25:00Z">
              <w:r w:rsidRPr="00122A66">
                <w:rPr>
                  <w:rFonts w:ascii="Roboto" w:eastAsia="Helvetica" w:hAnsi="Roboto"/>
                  <w:color w:val="000000"/>
                  <w:sz w:val="21"/>
                  <w:szCs w:val="21"/>
                </w:rPr>
                <w:t>16</w:t>
              </w:r>
            </w:ins>
            <w:ins w:id="323" w:author="Christoffer Vissing" w:date="2023-08-08T12:17:00Z">
              <w:r w:rsidR="003C0184" w:rsidRPr="00122A66">
                <w:rPr>
                  <w:rFonts w:ascii="Roboto" w:eastAsia="Helvetica" w:hAnsi="Roboto"/>
                  <w:color w:val="000000"/>
                  <w:sz w:val="21"/>
                  <w:szCs w:val="21"/>
                </w:rPr>
                <w:t>.</w:t>
              </w:r>
            </w:ins>
            <w:ins w:id="324" w:author="Christoffer Vissing" w:date="2023-08-08T12:32:00Z">
              <w:r w:rsidR="00122A66" w:rsidRPr="00122A66">
                <w:rPr>
                  <w:rFonts w:ascii="Roboto" w:eastAsia="Helvetica" w:hAnsi="Roboto"/>
                  <w:color w:val="000000"/>
                  <w:sz w:val="21"/>
                  <w:szCs w:val="21"/>
                </w:rPr>
                <w:t>6</w:t>
              </w:r>
            </w:ins>
            <w:ins w:id="325" w:author="Christoffer Vissing" w:date="2023-08-08T12:17:00Z">
              <w:r w:rsidR="003C0184" w:rsidRPr="00122A66">
                <w:rPr>
                  <w:rFonts w:ascii="Roboto" w:eastAsia="Helvetica" w:hAnsi="Roboto"/>
                  <w:color w:val="000000"/>
                  <w:sz w:val="21"/>
                  <w:szCs w:val="21"/>
                </w:rPr>
                <w:t xml:space="preserve"> to </w:t>
              </w:r>
            </w:ins>
            <w:ins w:id="326" w:author="Christoffer Vissing" w:date="2023-08-08T12:25:00Z">
              <w:r w:rsidRPr="00122A66">
                <w:rPr>
                  <w:rFonts w:ascii="Roboto" w:eastAsia="Helvetica" w:hAnsi="Roboto"/>
                  <w:color w:val="000000"/>
                  <w:sz w:val="21"/>
                  <w:szCs w:val="21"/>
                </w:rPr>
                <w:t>28.1</w:t>
              </w:r>
            </w:ins>
            <w:ins w:id="327"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328" w:author="Christoffer Vissing" w:date="2023-08-08T12:17:00Z"/>
                <w:rFonts w:ascii="Roboto" w:eastAsia="Helvetica" w:hAnsi="Roboto"/>
                <w:color w:val="000000"/>
                <w:sz w:val="21"/>
                <w:szCs w:val="21"/>
              </w:rPr>
            </w:pPr>
            <w:ins w:id="329" w:author="Christoffer Vissing" w:date="2023-08-08T12:26:00Z">
              <w:r w:rsidRPr="00122A66">
                <w:rPr>
                  <w:rFonts w:ascii="Roboto" w:eastAsia="Helvetica" w:hAnsi="Roboto"/>
                  <w:color w:val="000000"/>
                  <w:sz w:val="21"/>
                  <w:szCs w:val="21"/>
                </w:rPr>
                <w:t>0.3</w:t>
              </w:r>
            </w:ins>
            <w:ins w:id="330"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53705B">
        <w:trPr>
          <w:jc w:val="center"/>
          <w:ins w:id="331"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332" w:author="Christoffer Vissing" w:date="2023-08-08T12:17:00Z"/>
                <w:rFonts w:ascii="Roboto" w:eastAsia="Helvetica" w:hAnsi="Roboto"/>
                <w:bCs/>
                <w:color w:val="000000"/>
                <w:sz w:val="21"/>
                <w:szCs w:val="21"/>
              </w:rPr>
            </w:pPr>
            <w:ins w:id="333" w:author="Christoffer Vissing" w:date="2023-08-08T12:17:00Z">
              <w:r w:rsidRPr="00122A66">
                <w:rPr>
                  <w:rFonts w:ascii="Roboto" w:eastAsia="Helvetica" w:hAnsi="Roboto"/>
                  <w:bCs/>
                  <w:color w:val="000000"/>
                  <w:sz w:val="21"/>
                  <w:szCs w:val="21"/>
                </w:rPr>
                <w:t xml:space="preserve">    </w:t>
              </w:r>
            </w:ins>
            <w:ins w:id="334"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335" w:author="Christoffer Vissing" w:date="2023-08-08T12:17:00Z"/>
                <w:rFonts w:ascii="Roboto" w:eastAsia="Helvetica" w:hAnsi="Roboto"/>
                <w:color w:val="000000"/>
                <w:sz w:val="21"/>
                <w:szCs w:val="21"/>
              </w:rPr>
            </w:pPr>
            <w:ins w:id="336" w:author="Christoffer Vissing" w:date="2023-08-08T12:26:00Z">
              <w:r w:rsidRPr="00122A66">
                <w:rPr>
                  <w:rFonts w:ascii="Roboto" w:eastAsia="Helvetica" w:hAnsi="Roboto"/>
                  <w:color w:val="000000"/>
                  <w:sz w:val="21"/>
                  <w:szCs w:val="21"/>
                </w:rPr>
                <w:t>75</w:t>
              </w:r>
            </w:ins>
            <w:ins w:id="337" w:author="Christoffer Vissing" w:date="2023-08-08T12:17:00Z">
              <w:r w:rsidR="003C0184" w:rsidRPr="00122A66">
                <w:rPr>
                  <w:rFonts w:ascii="Roboto" w:eastAsia="Helvetica" w:hAnsi="Roboto"/>
                  <w:color w:val="000000"/>
                  <w:sz w:val="21"/>
                  <w:szCs w:val="21"/>
                </w:rPr>
                <w:t xml:space="preserve"> (</w:t>
              </w:r>
            </w:ins>
            <w:ins w:id="338" w:author="Christoffer Vissing" w:date="2023-08-08T12:26:00Z">
              <w:r w:rsidRPr="00122A66">
                <w:rPr>
                  <w:rFonts w:ascii="Roboto" w:eastAsia="Helvetica" w:hAnsi="Roboto"/>
                  <w:color w:val="000000"/>
                  <w:sz w:val="21"/>
                  <w:szCs w:val="21"/>
                </w:rPr>
                <w:t>61</w:t>
              </w:r>
            </w:ins>
            <w:ins w:id="339" w:author="Christoffer Vissing" w:date="2023-08-08T12:17:00Z">
              <w:r w:rsidR="003C0184" w:rsidRPr="00122A66">
                <w:rPr>
                  <w:rFonts w:ascii="Roboto" w:eastAsia="Helvetica" w:hAnsi="Roboto"/>
                  <w:color w:val="000000"/>
                  <w:sz w:val="21"/>
                  <w:szCs w:val="21"/>
                </w:rPr>
                <w:t xml:space="preserve"> to </w:t>
              </w:r>
            </w:ins>
            <w:ins w:id="340" w:author="Christoffer Vissing" w:date="2023-08-08T12:26:00Z">
              <w:r w:rsidRPr="00122A66">
                <w:rPr>
                  <w:rFonts w:ascii="Roboto" w:eastAsia="Helvetica" w:hAnsi="Roboto"/>
                  <w:color w:val="000000"/>
                  <w:sz w:val="21"/>
                  <w:szCs w:val="21"/>
                </w:rPr>
                <w:t>91</w:t>
              </w:r>
            </w:ins>
            <w:ins w:id="341"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342" w:author="Christoffer Vissing" w:date="2023-08-08T12:17:00Z"/>
                <w:rFonts w:ascii="Roboto" w:eastAsia="Helvetica" w:hAnsi="Roboto"/>
                <w:color w:val="000000"/>
                <w:sz w:val="21"/>
                <w:szCs w:val="21"/>
              </w:rPr>
            </w:pPr>
            <w:ins w:id="343" w:author="Christoffer Vissing" w:date="2023-08-08T12:26:00Z">
              <w:r w:rsidRPr="00122A66">
                <w:rPr>
                  <w:rFonts w:ascii="Roboto" w:eastAsia="Helvetica" w:hAnsi="Roboto"/>
                  <w:color w:val="000000"/>
                  <w:sz w:val="21"/>
                  <w:szCs w:val="21"/>
                </w:rPr>
                <w:t>83</w:t>
              </w:r>
            </w:ins>
            <w:ins w:id="344" w:author="Christoffer Vissing" w:date="2023-08-08T12:17:00Z">
              <w:r w:rsidR="003C0184" w:rsidRPr="00122A66">
                <w:rPr>
                  <w:rFonts w:ascii="Roboto" w:eastAsia="Helvetica" w:hAnsi="Roboto"/>
                  <w:color w:val="000000"/>
                  <w:sz w:val="21"/>
                  <w:szCs w:val="21"/>
                </w:rPr>
                <w:t xml:space="preserve"> (</w:t>
              </w:r>
            </w:ins>
            <w:ins w:id="345" w:author="Christoffer Vissing" w:date="2023-08-08T12:26:00Z">
              <w:r w:rsidRPr="00122A66">
                <w:rPr>
                  <w:rFonts w:ascii="Roboto" w:eastAsia="Helvetica" w:hAnsi="Roboto"/>
                  <w:color w:val="000000"/>
                  <w:sz w:val="21"/>
                  <w:szCs w:val="21"/>
                </w:rPr>
                <w:t>69</w:t>
              </w:r>
            </w:ins>
            <w:ins w:id="346" w:author="Christoffer Vissing" w:date="2023-08-08T12:17:00Z">
              <w:r w:rsidR="003C0184" w:rsidRPr="00122A66">
                <w:rPr>
                  <w:rFonts w:ascii="Roboto" w:eastAsia="Helvetica" w:hAnsi="Roboto"/>
                  <w:color w:val="000000"/>
                  <w:sz w:val="21"/>
                  <w:szCs w:val="21"/>
                </w:rPr>
                <w:t xml:space="preserve"> to</w:t>
              </w:r>
            </w:ins>
            <w:ins w:id="347" w:author="Christoffer Vissing" w:date="2023-08-08T12:27:00Z">
              <w:r w:rsidRPr="00122A66">
                <w:rPr>
                  <w:rFonts w:ascii="Roboto" w:eastAsia="Helvetica" w:hAnsi="Roboto"/>
                  <w:color w:val="000000"/>
                  <w:sz w:val="21"/>
                  <w:szCs w:val="21"/>
                </w:rPr>
                <w:t xml:space="preserve"> 100</w:t>
              </w:r>
            </w:ins>
            <w:ins w:id="348"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349" w:author="Christoffer Vissing" w:date="2023-08-08T12:17:00Z"/>
                <w:rFonts w:ascii="Roboto" w:eastAsia="Helvetica" w:hAnsi="Roboto"/>
                <w:color w:val="000000"/>
                <w:sz w:val="21"/>
                <w:szCs w:val="21"/>
              </w:rPr>
            </w:pPr>
            <w:ins w:id="350"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r w:rsidR="003F641C">
        <w:rPr>
          <w:rFonts w:ascii="Roboto" w:hAnsi="Roboto"/>
        </w:rPr>
        <w:t>versus</w:t>
      </w:r>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rFonts w:ascii="Roboto" w:hAnsi="Roboto"/>
          <w:b/>
          <w:bCs/>
        </w:rPr>
      </w:pPr>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p>
    <w:p w14:paraId="76D59143" w14:textId="330CB8B7" w:rsidR="00BE15DA" w:rsidRDefault="00BE15DA" w:rsidP="00EA6D3E">
      <w:pPr>
        <w:spacing w:after="160" w:line="259" w:lineRule="auto"/>
        <w:rPr>
          <w:rFonts w:ascii="Roboto" w:hAnsi="Roboto"/>
          <w:b/>
          <w:bCs/>
        </w:rPr>
      </w:pPr>
    </w:p>
    <w:p w14:paraId="7A32AF12" w14:textId="60D803C1" w:rsidR="00EA6D3E" w:rsidRDefault="00EA6D3E" w:rsidP="00BE15DA">
      <w:pPr>
        <w:spacing w:line="276" w:lineRule="auto"/>
        <w:rPr>
          <w:rFonts w:ascii="Roboto" w:hAnsi="Roboto"/>
        </w:rPr>
      </w:pPr>
      <w:commentRangeStart w:id="351"/>
      <w:r w:rsidRPr="00FD4F8B">
        <w:rPr>
          <w:rFonts w:ascii="Roboto" w:hAnsi="Roboto"/>
          <w:b/>
          <w:bCs/>
          <w:sz w:val="22"/>
          <w:szCs w:val="22"/>
        </w:rPr>
        <w:t>Legend</w:t>
      </w:r>
      <w:commentRangeEnd w:id="351"/>
      <w:r w:rsidR="00C855CA">
        <w:rPr>
          <w:rStyle w:val="Kommentarhenvisning"/>
        </w:rPr>
        <w:commentReference w:id="351"/>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r w:rsidR="00105422">
        <w:rPr>
          <w:rFonts w:ascii="Roboto" w:hAnsi="Roboto"/>
          <w:sz w:val="22"/>
          <w:szCs w:val="22"/>
        </w:rPr>
        <w:t xml:space="preserve">. </w:t>
      </w:r>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r w:rsidR="001D30C0" w:rsidRPr="009B33BC">
        <w:rPr>
          <w:rFonts w:ascii="Roboto" w:hAnsi="Roboto"/>
          <w:sz w:val="22"/>
          <w:szCs w:val="22"/>
        </w:rPr>
        <w:t>trial</w:t>
      </w:r>
      <w:r w:rsidR="001D30C0">
        <w:rPr>
          <w:rFonts w:ascii="Roboto" w:hAnsi="Roboto"/>
          <w:sz w:val="22"/>
          <w:szCs w:val="22"/>
        </w:rPr>
        <w:t xml:space="preserve"> fibrillation</w:t>
      </w:r>
      <w:r w:rsidR="009B33BC">
        <w:rPr>
          <w:rFonts w:ascii="Roboto" w:hAnsi="Roboto"/>
          <w:sz w:val="22"/>
          <w:szCs w:val="22"/>
        </w:rPr>
        <w:t xml:space="preserve"> during follow-up</w:t>
      </w:r>
      <w:r w:rsidR="00EE54E5">
        <w:rPr>
          <w:rFonts w:ascii="Roboto" w:hAnsi="Roboto"/>
          <w:sz w:val="22"/>
          <w:szCs w:val="22"/>
        </w:rPr>
        <w:t>, including numbers at risk,</w:t>
      </w:r>
      <w:r w:rsidR="009B33BC">
        <w:rPr>
          <w:rFonts w:ascii="Roboto" w:hAnsi="Roboto"/>
          <w:sz w:val="22"/>
          <w:szCs w:val="22"/>
        </w:rPr>
        <w:t xml:space="preserve"> in </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352" w:author="Christoffer Vissing" w:date="2023-09-28T12:03:00Z">
        <w:r w:rsidR="00C40896">
          <w:rPr>
            <w:rFonts w:ascii="Roboto" w:hAnsi="Roboto"/>
            <w:sz w:val="22"/>
            <w:szCs w:val="22"/>
          </w:rPr>
          <w:t>, pink</w:t>
        </w:r>
      </w:ins>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353" w:author="Christoffer Vissing" w:date="2023-09-28T12:03:00Z">
        <w:r w:rsidR="00C40896">
          <w:rPr>
            <w:rFonts w:ascii="Roboto" w:hAnsi="Roboto"/>
            <w:sz w:val="22"/>
            <w:szCs w:val="22"/>
          </w:rPr>
          <w:t>, blue</w:t>
        </w:r>
      </w:ins>
      <w:r w:rsidR="009B33BC">
        <w:rPr>
          <w:rFonts w:ascii="Roboto" w:hAnsi="Roboto"/>
          <w:sz w:val="22"/>
          <w:szCs w:val="22"/>
        </w:rPr>
        <w:t>) HCM. Overall, the cumulative incidence is similar between the two groups, with a trend towards a higher rate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the age-specific incidence rates of atrial fibrillation during follow-up</w:t>
      </w:r>
      <w:r w:rsidR="00EE54E5">
        <w:rPr>
          <w:rFonts w:ascii="Roboto" w:hAnsi="Roboto"/>
          <w:sz w:val="22"/>
          <w:szCs w:val="22"/>
        </w:rPr>
        <w:t>, including accumulated years at risk,</w:t>
      </w:r>
      <w:r w:rsidR="009B33BC">
        <w:rPr>
          <w:rFonts w:ascii="Roboto" w:hAnsi="Roboto"/>
          <w:sz w:val="22"/>
          <w:szCs w:val="22"/>
        </w:rPr>
        <w:t xml:space="preserve"> in the two groups. 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reaching statistical significance in the three youngest age-groups</w:t>
      </w:r>
      <w:r w:rsidR="00EE54E5">
        <w:rPr>
          <w:rFonts w:ascii="Roboto" w:hAnsi="Roboto"/>
          <w:sz w:val="22"/>
          <w:szCs w:val="22"/>
        </w:rPr>
        <w:t xml:space="preserve">, and with a highly significant increased age-standardized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r w:rsidR="00105422">
        <w:rPr>
          <w:rFonts w:ascii="Roboto" w:hAnsi="Roboto"/>
          <w:sz w:val="22"/>
          <w:szCs w:val="22"/>
        </w:rPr>
        <w:t xml:space="preserve"> </w:t>
      </w:r>
      <w:r w:rsidR="00EE54E5">
        <w:rPr>
          <w:rFonts w:ascii="Roboto" w:hAnsi="Roboto"/>
          <w:sz w:val="22"/>
          <w:szCs w:val="22"/>
        </w:rPr>
        <w:t>Panel</w:t>
      </w:r>
      <w:r w:rsidR="00105422">
        <w:rPr>
          <w:rFonts w:ascii="Roboto" w:hAnsi="Roboto"/>
          <w:sz w:val="22"/>
          <w:szCs w:val="22"/>
        </w:rPr>
        <w:t xml:space="preserve"> </w:t>
      </w:r>
      <w:r w:rsidR="001D30C0" w:rsidRPr="001D30C0">
        <w:rPr>
          <w:rFonts w:ascii="Roboto" w:hAnsi="Roboto"/>
          <w:b/>
          <w:bCs/>
          <w:sz w:val="22"/>
          <w:szCs w:val="22"/>
        </w:rPr>
        <w:t>C</w:t>
      </w:r>
      <w:r w:rsidR="00EE54E5">
        <w:rPr>
          <w:rFonts w:ascii="Roboto" w:hAnsi="Roboto"/>
          <w:sz w:val="22"/>
          <w:szCs w:val="22"/>
        </w:rPr>
        <w:t>, shows the</w:t>
      </w:r>
      <w:r w:rsidRPr="00FD4F8B">
        <w:rPr>
          <w:rFonts w:ascii="Roboto" w:hAnsi="Roboto"/>
          <w:sz w:val="22"/>
          <w:szCs w:val="22"/>
        </w:rPr>
        <w:t xml:space="preserve"> </w:t>
      </w:r>
      <w:r w:rsidR="00EE54E5">
        <w:rPr>
          <w:rFonts w:ascii="Roboto" w:hAnsi="Roboto"/>
          <w:sz w:val="22"/>
          <w:szCs w:val="22"/>
        </w:rPr>
        <w:t>c</w:t>
      </w:r>
      <w:r w:rsidRPr="00FD4F8B">
        <w:rPr>
          <w:rFonts w:ascii="Roboto" w:hAnsi="Roboto"/>
          <w:sz w:val="22"/>
          <w:szCs w:val="22"/>
        </w:rPr>
        <w:t>umulative incidence</w:t>
      </w:r>
      <w:ins w:id="354" w:author="Christoffer Vissing" w:date="2023-09-28T12:02:00Z">
        <w:r w:rsidR="00C40896">
          <w:rPr>
            <w:rFonts w:ascii="Roboto" w:hAnsi="Roboto"/>
            <w:sz w:val="22"/>
            <w:szCs w:val="22"/>
          </w:rPr>
          <w:t xml:space="preserve"> of the composite ventricular </w:t>
        </w:r>
      </w:ins>
      <w:ins w:id="355" w:author="Christoffer Vissing" w:date="2023-09-28T12:09:00Z">
        <w:r w:rsidR="00C40896">
          <w:rPr>
            <w:rFonts w:ascii="Roboto" w:hAnsi="Roboto"/>
            <w:sz w:val="22"/>
            <w:szCs w:val="22"/>
          </w:rPr>
          <w:t>arrhythmia</w:t>
        </w:r>
      </w:ins>
      <w:ins w:id="356" w:author="Christoffer Vissing" w:date="2023-09-28T12:02:00Z">
        <w:r w:rsidR="00C40896">
          <w:rPr>
            <w:rFonts w:ascii="Roboto" w:hAnsi="Roboto"/>
            <w:sz w:val="22"/>
            <w:szCs w:val="22"/>
          </w:rPr>
          <w:t xml:space="preserve"> outcome</w:t>
        </w:r>
      </w:ins>
      <w:r w:rsidRPr="00FD4F8B">
        <w:rPr>
          <w:rFonts w:ascii="Roboto" w:hAnsi="Roboto"/>
          <w:sz w:val="22"/>
          <w:szCs w:val="22"/>
        </w:rPr>
        <w:t xml:space="preserv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w:t>
      </w:r>
      <w:ins w:id="357" w:author="Christoffer Vissing" w:date="2023-09-28T12:02:00Z">
        <w:r w:rsidR="00C40896">
          <w:rPr>
            <w:rFonts w:ascii="Roboto" w:hAnsi="Roboto"/>
            <w:sz w:val="22"/>
            <w:szCs w:val="22"/>
          </w:rPr>
          <w:t xml:space="preserve">, in </w:t>
        </w:r>
        <w:proofErr w:type="spellStart"/>
        <w:r w:rsidR="00C40896">
          <w:rPr>
            <w:rFonts w:ascii="Roboto" w:hAnsi="Roboto"/>
            <w:sz w:val="22"/>
            <w:szCs w:val="22"/>
          </w:rPr>
          <w:t>sarcomeric</w:t>
        </w:r>
        <w:proofErr w:type="spellEnd"/>
        <w:r w:rsidR="00C40896">
          <w:rPr>
            <w:rFonts w:ascii="Roboto" w:hAnsi="Roboto"/>
            <w:sz w:val="22"/>
            <w:szCs w:val="22"/>
          </w:rPr>
          <w:t xml:space="preserve"> </w:t>
        </w:r>
      </w:ins>
      <w:ins w:id="358" w:author="Christoffer Vissing" w:date="2023-09-28T12:03:00Z">
        <w:r w:rsidR="00C40896">
          <w:rPr>
            <w:rFonts w:ascii="Roboto" w:hAnsi="Roboto"/>
            <w:sz w:val="22"/>
            <w:szCs w:val="22"/>
          </w:rPr>
          <w:t>and non-</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w:t>
      </w:r>
      <w:ins w:id="359" w:author="Christoffer Vissing" w:date="2023-09-28T12:03:00Z">
        <w:r w:rsidR="00C40896">
          <w:rPr>
            <w:rFonts w:ascii="Roboto" w:hAnsi="Roboto"/>
            <w:sz w:val="22"/>
            <w:szCs w:val="22"/>
          </w:rPr>
          <w:t xml:space="preserve"> showing that </w:t>
        </w:r>
      </w:ins>
      <w:ins w:id="360" w:author="Christoffer Vissing" w:date="2023-09-28T12:04:00Z">
        <w:r w:rsidR="00C40896">
          <w:rPr>
            <w:rFonts w:ascii="Roboto" w:hAnsi="Roboto"/>
            <w:sz w:val="22"/>
            <w:szCs w:val="22"/>
          </w:rPr>
          <w:t xml:space="preserve">there is a higher cumulative incidence in </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 xml:space="preserve"> </w:t>
      </w:r>
      <w:del w:id="361" w:author="Christoffer Vissing" w:date="2023-09-28T12:04:00Z">
        <w:r w:rsidRPr="00FD4F8B" w:rsidDel="00C40896">
          <w:rPr>
            <w:rFonts w:ascii="Roboto" w:hAnsi="Roboto"/>
            <w:sz w:val="22"/>
            <w:szCs w:val="22"/>
          </w:rPr>
          <w:delText>including numbers at risk by year.</w:delText>
        </w:r>
        <w:r w:rsidR="001D30C0" w:rsidDel="00C40896">
          <w:rPr>
            <w:rFonts w:ascii="Roboto" w:hAnsi="Roboto"/>
            <w:sz w:val="22"/>
            <w:szCs w:val="22"/>
          </w:rPr>
          <w:delText xml:space="preserve"> </w:delText>
        </w:r>
      </w:del>
      <w:r w:rsidR="001D30C0">
        <w:rPr>
          <w:rFonts w:ascii="Roboto" w:hAnsi="Roboto"/>
          <w:sz w:val="22"/>
          <w:szCs w:val="22"/>
        </w:rPr>
        <w:t>Panel</w:t>
      </w:r>
      <w:del w:id="362" w:author="Christoffer Vissing" w:date="2023-09-28T12:04:00Z">
        <w:r w:rsidR="001D30C0" w:rsidDel="00C40896">
          <w:rPr>
            <w:rFonts w:ascii="Roboto" w:hAnsi="Roboto"/>
            <w:sz w:val="22"/>
            <w:szCs w:val="22"/>
          </w:rPr>
          <w:delText>s</w:delText>
        </w:r>
      </w:del>
      <w:r w:rsidRPr="00FD4F8B">
        <w:rPr>
          <w:rFonts w:ascii="Roboto" w:hAnsi="Roboto"/>
          <w:sz w:val="22"/>
          <w:szCs w:val="22"/>
        </w:rPr>
        <w:t xml:space="preserve"> </w:t>
      </w:r>
      <w:del w:id="363" w:author="Christoffer Vissing" w:date="2023-09-28T12:04:00Z">
        <w:r w:rsidR="001D30C0" w:rsidDel="00C40896">
          <w:rPr>
            <w:rFonts w:ascii="Roboto" w:hAnsi="Roboto"/>
            <w:b/>
            <w:bCs/>
            <w:sz w:val="22"/>
            <w:szCs w:val="22"/>
          </w:rPr>
          <w:delText>C-</w:delText>
        </w:r>
      </w:del>
      <w:r w:rsidR="001D30C0">
        <w:rPr>
          <w:rFonts w:ascii="Roboto" w:hAnsi="Roboto"/>
          <w:b/>
          <w:bCs/>
          <w:sz w:val="22"/>
          <w:szCs w:val="22"/>
        </w:rPr>
        <w:t>D</w:t>
      </w:r>
      <w:r w:rsidRPr="00FD4F8B">
        <w:rPr>
          <w:rFonts w:ascii="Roboto" w:hAnsi="Roboto"/>
          <w:b/>
          <w:bCs/>
          <w:sz w:val="22"/>
          <w:szCs w:val="22"/>
        </w:rPr>
        <w:t>.</w:t>
      </w:r>
      <w:r w:rsidRPr="00FD4F8B">
        <w:rPr>
          <w:rFonts w:ascii="Roboto" w:hAnsi="Roboto"/>
          <w:sz w:val="22"/>
          <w:szCs w:val="22"/>
        </w:rPr>
        <w:t xml:space="preserve"> </w:t>
      </w:r>
      <w:ins w:id="364" w:author="Christoffer Vissing" w:date="2023-09-28T12:04:00Z">
        <w:r w:rsidR="00C40896">
          <w:rPr>
            <w:rFonts w:ascii="Roboto" w:hAnsi="Roboto"/>
            <w:sz w:val="22"/>
            <w:szCs w:val="22"/>
          </w:rPr>
          <w:t>Shows the a</w:t>
        </w:r>
      </w:ins>
      <w:del w:id="365" w:author="Christoffer Vissing" w:date="2023-09-28T12:04:00Z">
        <w:r w:rsidRPr="00FD4F8B" w:rsidDel="00C40896">
          <w:rPr>
            <w:rFonts w:ascii="Roboto" w:hAnsi="Roboto"/>
            <w:sz w:val="22"/>
            <w:szCs w:val="22"/>
          </w:rPr>
          <w:delText>A</w:delText>
        </w:r>
      </w:del>
      <w:r w:rsidRPr="00FD4F8B">
        <w:rPr>
          <w:rFonts w:ascii="Roboto" w:hAnsi="Roboto"/>
          <w:sz w:val="22"/>
          <w:szCs w:val="22"/>
        </w:rPr>
        <w:t>ge-specific incidence rate</w:t>
      </w:r>
      <w:ins w:id="366" w:author="Christoffer Vissing" w:date="2023-09-28T12:04:00Z">
        <w:r w:rsidR="00C40896">
          <w:rPr>
            <w:rFonts w:ascii="Roboto" w:hAnsi="Roboto"/>
            <w:sz w:val="22"/>
            <w:szCs w:val="22"/>
          </w:rPr>
          <w:t xml:space="preserve"> of the composite </w:t>
        </w:r>
      </w:ins>
      <w:ins w:id="367" w:author="Christoffer Vissing" w:date="2023-09-28T12:08:00Z">
        <w:r w:rsidR="00C40896">
          <w:rPr>
            <w:rFonts w:ascii="Roboto" w:hAnsi="Roboto"/>
            <w:sz w:val="22"/>
            <w:szCs w:val="22"/>
          </w:rPr>
          <w:t>ventricular arrhythmia</w:t>
        </w:r>
      </w:ins>
      <w:ins w:id="368" w:author="Christoffer Vissing" w:date="2023-09-28T12:04:00Z">
        <w:r w:rsidR="00C40896">
          <w:rPr>
            <w:rFonts w:ascii="Roboto" w:hAnsi="Roboto"/>
            <w:sz w:val="22"/>
            <w:szCs w:val="22"/>
          </w:rPr>
          <w:t xml:space="preserve"> outcome</w:t>
        </w:r>
      </w:ins>
      <w:del w:id="369" w:author="Christoffer Vissing" w:date="2023-09-28T12:04:00Z">
        <w:r w:rsidRPr="00FD4F8B" w:rsidDel="00C40896">
          <w:rPr>
            <w:rFonts w:ascii="Roboto" w:hAnsi="Roboto"/>
            <w:sz w:val="22"/>
            <w:szCs w:val="22"/>
          </w:rPr>
          <w:delText>s</w:delText>
        </w:r>
      </w:del>
      <w:r w:rsidRPr="00FD4F8B">
        <w:rPr>
          <w:rFonts w:ascii="Roboto" w:hAnsi="Roboto"/>
          <w:sz w:val="22"/>
          <w:szCs w:val="22"/>
        </w:rPr>
        <w:t>, including total person-years at risk in each age-group.</w:t>
      </w:r>
      <w:r w:rsidR="0037016C" w:rsidRPr="00FD4F8B">
        <w:rPr>
          <w:rFonts w:ascii="Roboto" w:hAnsi="Roboto"/>
          <w:sz w:val="22"/>
          <w:szCs w:val="22"/>
        </w:rPr>
        <w:t xml:space="preserve"> The age-standardized incidence rate</w:t>
      </w:r>
      <w:del w:id="370" w:author="Christoffer Vissing" w:date="2023-09-28T12:04:00Z">
        <w:r w:rsidR="0037016C" w:rsidRPr="00FD4F8B" w:rsidDel="00C40896">
          <w:rPr>
            <w:rFonts w:ascii="Roboto" w:hAnsi="Roboto"/>
            <w:sz w:val="22"/>
            <w:szCs w:val="22"/>
          </w:rPr>
          <w:delText xml:space="preserve"> (ASI)</w:delText>
        </w:r>
      </w:del>
      <w:r w:rsidR="0037016C" w:rsidRPr="00FD4F8B">
        <w:rPr>
          <w:rFonts w:ascii="Roboto" w:hAnsi="Roboto"/>
          <w:sz w:val="22"/>
          <w:szCs w:val="22"/>
        </w:rPr>
        <w:t xml:space="preserve">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w:t>
      </w:r>
      <w:del w:id="371" w:author="Christoffer Vissing" w:date="2023-09-28T12:05:00Z">
        <w:r w:rsidR="00FD4F8B" w:rsidRPr="00FD4F8B" w:rsidDel="00C40896">
          <w:rPr>
            <w:rFonts w:ascii="Roboto" w:hAnsi="Roboto"/>
            <w:sz w:val="22"/>
            <w:szCs w:val="22"/>
          </w:rPr>
          <w:delText>The standardized incidence ratio (SIR) has been added for each age-group at the bottom of the plot</w:delText>
        </w:r>
      </w:del>
      <w:ins w:id="372" w:author="Christoffer Vissing" w:date="2023-09-28T12:05:00Z">
        <w:r w:rsidR="00C40896">
          <w:rPr>
            <w:rFonts w:ascii="Roboto" w:hAnsi="Roboto"/>
            <w:sz w:val="22"/>
            <w:szCs w:val="22"/>
          </w:rPr>
          <w:t>Overall, the largest difference in incidence of this outcome occurs in the group of patients older than 65 years</w:t>
        </w:r>
      </w:ins>
      <w:r w:rsidR="00FD4F8B" w:rsidRPr="00FD4F8B">
        <w:rPr>
          <w:rFonts w:ascii="Roboto" w:hAnsi="Roboto"/>
          <w:sz w:val="22"/>
          <w:szCs w:val="22"/>
        </w:rPr>
        <w: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7">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48B6B1F3" w14:textId="334F4F28" w:rsidR="000A2466" w:rsidRDefault="000A2466" w:rsidP="001D711A">
      <w:pPr>
        <w:spacing w:line="480" w:lineRule="auto"/>
        <w:rPr>
          <w:ins w:id="373" w:author="Christoffer Vissing" w:date="2023-10-13T15:01:00Z"/>
          <w:rFonts w:ascii="Roboto" w:hAnsi="Roboto"/>
          <w:b/>
          <w:bCs/>
        </w:rPr>
      </w:pPr>
      <w:ins w:id="374" w:author="Christoffer Vissing" w:date="2023-10-13T15:01:00Z">
        <w:r>
          <w:rPr>
            <w:rFonts w:ascii="Roboto" w:hAnsi="Roboto"/>
            <w:b/>
            <w:bCs/>
            <w:noProof/>
            <w14:ligatures w14:val="standardContextual"/>
          </w:rPr>
          <w:lastRenderedPageBreak/>
          <w:drawing>
            <wp:inline distT="0" distB="0" distL="0" distR="0" wp14:anchorId="049C780B" wp14:editId="357C5A0F">
              <wp:extent cx="6058535" cy="2458085"/>
              <wp:effectExtent l="0" t="0" r="0" b="5715"/>
              <wp:docPr id="7925934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3463" name="Billede 792593463"/>
                      <pic:cNvPicPr/>
                    </pic:nvPicPr>
                    <pic:blipFill>
                      <a:blip r:embed="rId18">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ins>
    </w:p>
    <w:p w14:paraId="12550DC8" w14:textId="5CF54721" w:rsidR="005F2993" w:rsidRDefault="005F2993" w:rsidP="001D711A">
      <w:pPr>
        <w:spacing w:line="480" w:lineRule="auto"/>
        <w:rPr>
          <w:rFonts w:ascii="Roboto" w:hAnsi="Roboto"/>
        </w:rPr>
      </w:pPr>
      <w:r>
        <w:rPr>
          <w:rFonts w:ascii="Roboto" w:hAnsi="Roboto"/>
          <w:b/>
          <w:bCs/>
        </w:rPr>
        <w:t xml:space="preserve">Figure </w:t>
      </w:r>
      <w:r w:rsidR="00D5141C">
        <w:rPr>
          <w:rFonts w:ascii="Roboto" w:hAnsi="Roboto"/>
          <w:b/>
          <w:bCs/>
        </w:rPr>
        <w:t>4</w:t>
      </w:r>
      <w:r>
        <w:rPr>
          <w:rFonts w:ascii="Roboto" w:hAnsi="Roboto"/>
          <w:b/>
          <w:bCs/>
        </w:rPr>
        <w:t>:</w:t>
      </w:r>
      <w:r>
        <w:rPr>
          <w:rFonts w:ascii="Roboto" w:hAnsi="Roboto"/>
        </w:rPr>
        <w:t xml:space="preserve"> </w:t>
      </w:r>
    </w:p>
    <w:p w14:paraId="63FE6B33" w14:textId="057FD6FC" w:rsidR="001748BF" w:rsidRDefault="00102552" w:rsidP="00B9219B">
      <w:pPr>
        <w:spacing w:line="480" w:lineRule="auto"/>
        <w:rPr>
          <w:rFonts w:ascii="Roboto" w:hAnsi="Roboto"/>
        </w:rPr>
      </w:pPr>
      <w:r>
        <w:rPr>
          <w:rFonts w:ascii="Roboto" w:hAnsi="Roboto"/>
          <w:noProof/>
          <w14:ligatures w14:val="standardContextual"/>
        </w:rPr>
        <w:drawing>
          <wp:inline distT="0" distB="0" distL="0" distR="0" wp14:anchorId="76922B59" wp14:editId="1487296A">
            <wp:extent cx="6058535" cy="4704080"/>
            <wp:effectExtent l="0" t="0" r="0" b="0"/>
            <wp:docPr id="124620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25" name="Billede 12462025"/>
                    <pic:cNvPicPr/>
                  </pic:nvPicPr>
                  <pic:blipFill>
                    <a:blip r:embed="rId19">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p>
    <w:p w14:paraId="3263708D" w14:textId="51DAF1AD"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lastRenderedPageBreak/>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if an interaction with genetic subgroup</w:t>
      </w:r>
      <w:r w:rsidRPr="00FD4F8B">
        <w:rPr>
          <w:rFonts w:ascii="Roboto" w:hAnsi="Roboto"/>
          <w:sz w:val="22"/>
          <w:szCs w:val="22"/>
        </w:rPr>
        <w:t xml:space="preserve"> </w:t>
      </w:r>
      <w:r w:rsidR="00783844">
        <w:rPr>
          <w:rFonts w:ascii="Roboto" w:hAnsi="Roboto"/>
          <w:sz w:val="22"/>
          <w:szCs w:val="22"/>
        </w:rPr>
        <w:t>was found</w:t>
      </w:r>
      <w:r w:rsidR="00037B48">
        <w:rPr>
          <w:rFonts w:ascii="Roboto" w:hAnsi="Roboto"/>
          <w:sz w:val="22"/>
          <w:szCs w:val="22"/>
        </w:rPr>
        <w:t xml:space="preserve"> and if non-</w:t>
      </w:r>
      <w:proofErr w:type="spellStart"/>
      <w:r w:rsidR="00037B48">
        <w:rPr>
          <w:rFonts w:ascii="Roboto" w:hAnsi="Roboto"/>
          <w:sz w:val="22"/>
          <w:szCs w:val="22"/>
        </w:rPr>
        <w:t>sarcomeric</w:t>
      </w:r>
      <w:proofErr w:type="spellEnd"/>
      <w:r w:rsidR="00037B48">
        <w:rPr>
          <w:rFonts w:ascii="Roboto" w:hAnsi="Roboto"/>
          <w:sz w:val="22"/>
          <w:szCs w:val="22"/>
        </w:rPr>
        <w:t xml:space="preserve"> HCM status attenuated the effect (blue) or </w:t>
      </w:r>
      <w:proofErr w:type="spellStart"/>
      <w:r w:rsidR="00037B48">
        <w:rPr>
          <w:rFonts w:ascii="Roboto" w:hAnsi="Roboto"/>
          <w:sz w:val="22"/>
          <w:szCs w:val="22"/>
        </w:rPr>
        <w:t>sarcomeric</w:t>
      </w:r>
      <w:proofErr w:type="spellEnd"/>
      <w:r w:rsidR="00037B48">
        <w:rPr>
          <w:rFonts w:ascii="Roboto" w:hAnsi="Roboto"/>
          <w:sz w:val="22"/>
          <w:szCs w:val="22"/>
        </w:rPr>
        <w:t xml:space="preserve"> HCM status did (pink). Hazard ratios are adjusted for sex and if a significant interaction was observed stratified analysis was performed.  </w:t>
      </w: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0">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05B36FCE" w14:textId="77777777" w:rsidR="00D12475" w:rsidRPr="00C6106B" w:rsidRDefault="00D12475" w:rsidP="00D12475">
      <w:pPr>
        <w:spacing w:line="480" w:lineRule="auto"/>
        <w:rPr>
          <w:ins w:id="375" w:author="Christoffer Vissing" w:date="2023-10-13T13:18:00Z"/>
          <w:rFonts w:ascii="Roboto" w:hAnsi="Roboto"/>
          <w:sz w:val="22"/>
          <w:szCs w:val="22"/>
        </w:rPr>
      </w:pPr>
    </w:p>
    <w:p w14:paraId="4FD4E191" w14:textId="77777777" w:rsidR="00D12475" w:rsidRPr="0003136F" w:rsidRDefault="00D12475" w:rsidP="00D12475">
      <w:pPr>
        <w:spacing w:line="480" w:lineRule="auto"/>
        <w:rPr>
          <w:ins w:id="376" w:author="Christoffer Vissing" w:date="2023-10-13T13:18:00Z"/>
          <w:rFonts w:ascii="Roboto" w:hAnsi="Roboto"/>
          <w:i/>
          <w:iCs/>
          <w:sz w:val="22"/>
          <w:szCs w:val="22"/>
        </w:rPr>
      </w:pPr>
      <w:commentRangeStart w:id="377"/>
      <w:ins w:id="378" w:author="Christoffer Vissing" w:date="2023-10-13T13:18:00Z">
        <w:r w:rsidRPr="0003136F">
          <w:rPr>
            <w:rFonts w:ascii="Roboto" w:hAnsi="Roboto"/>
            <w:i/>
            <w:iCs/>
            <w:sz w:val="22"/>
            <w:szCs w:val="22"/>
          </w:rPr>
          <w:t>LV obstruction</w:t>
        </w:r>
        <w:commentRangeEnd w:id="377"/>
        <w:r>
          <w:rPr>
            <w:rStyle w:val="Kommentarhenvisning"/>
          </w:rPr>
          <w:commentReference w:id="377"/>
        </w:r>
      </w:ins>
    </w:p>
    <w:p w14:paraId="34DE4634" w14:textId="77777777" w:rsidR="00D12475" w:rsidRDefault="00D12475" w:rsidP="00D12475">
      <w:pPr>
        <w:spacing w:line="480" w:lineRule="auto"/>
        <w:rPr>
          <w:ins w:id="379" w:author="Christoffer Vissing" w:date="2023-10-13T13:18:00Z"/>
          <w:rFonts w:ascii="Roboto" w:hAnsi="Roboto"/>
          <w:sz w:val="22"/>
          <w:szCs w:val="22"/>
        </w:rPr>
      </w:pPr>
      <w:ins w:id="380" w:author="Christoffer Vissing" w:date="2023-10-13T13:18:00Z">
        <w:r>
          <w:rPr>
            <w:rFonts w:ascii="Roboto" w:hAnsi="Roboto"/>
            <w:sz w:val="22"/>
            <w:szCs w:val="22"/>
          </w:rPr>
          <w:t xml:space="preserve">During </w:t>
        </w:r>
        <w:r w:rsidRPr="00DB6D77">
          <w:rPr>
            <w:rFonts w:ascii="Roboto" w:hAnsi="Roboto"/>
            <w:sz w:val="22"/>
            <w:szCs w:val="22"/>
          </w:rPr>
          <w:t>17</w:t>
        </w:r>
        <w:r>
          <w:rPr>
            <w:rFonts w:ascii="Roboto" w:hAnsi="Roboto"/>
            <w:sz w:val="22"/>
            <w:szCs w:val="22"/>
          </w:rPr>
          <w:t>,</w:t>
        </w:r>
        <w:r w:rsidRPr="00DB6D77">
          <w:rPr>
            <w:rFonts w:ascii="Roboto" w:hAnsi="Roboto"/>
            <w:sz w:val="22"/>
            <w:szCs w:val="22"/>
          </w:rPr>
          <w:t>154 person-years of follow-up in 2456 patients</w:t>
        </w:r>
        <w:r>
          <w:rPr>
            <w:rFonts w:ascii="Roboto" w:hAnsi="Roboto"/>
            <w:sz w:val="22"/>
            <w:szCs w:val="22"/>
          </w:rPr>
          <w:t>, t</w:t>
        </w:r>
        <w:r w:rsidRPr="00DB6D77">
          <w:rPr>
            <w:rFonts w:ascii="Roboto" w:hAnsi="Roboto"/>
            <w:sz w:val="22"/>
            <w:szCs w:val="22"/>
          </w:rPr>
          <w:t xml:space="preserve">he cumulative incidence of LV obstruction was </w:t>
        </w:r>
        <w:r>
          <w:rPr>
            <w:rFonts w:ascii="Roboto" w:hAnsi="Roboto"/>
            <w:sz w:val="22"/>
            <w:szCs w:val="22"/>
          </w:rPr>
          <w:t>almost twice as high</w:t>
        </w:r>
        <w:r w:rsidRPr="00DB6D77">
          <w:rPr>
            <w:rFonts w:ascii="Roboto" w:hAnsi="Roboto"/>
            <w:sz w:val="22"/>
            <w:szCs w:val="22"/>
          </w:rPr>
          <w:t xml:space="preserve">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Pr>
            <w:rFonts w:ascii="Roboto" w:hAnsi="Roboto"/>
            <w:sz w:val="22"/>
            <w:szCs w:val="22"/>
          </w:rPr>
          <w:t xml:space="preserve"> versus </w:t>
        </w:r>
        <w:proofErr w:type="spellStart"/>
        <w:r>
          <w:rPr>
            <w:rFonts w:ascii="Roboto" w:hAnsi="Roboto"/>
            <w:sz w:val="22"/>
            <w:szCs w:val="22"/>
          </w:rPr>
          <w:t>sarcomeric</w:t>
        </w:r>
        <w:proofErr w:type="spellEnd"/>
        <w:r>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1A</w:t>
        </w:r>
        <w:r w:rsidRPr="00783852">
          <w:rPr>
            <w:rFonts w:ascii="Roboto" w:hAnsi="Roboto"/>
            <w:sz w:val="22"/>
            <w:szCs w:val="22"/>
          </w:rPr>
          <w:t>)</w:t>
        </w:r>
        <w:r w:rsidRPr="00DB6D77">
          <w:rPr>
            <w:rFonts w:ascii="Roboto" w:hAnsi="Roboto"/>
            <w:sz w:val="22"/>
            <w:szCs w:val="22"/>
          </w:rPr>
          <w:t xml:space="preserve">. </w:t>
        </w:r>
        <w:r>
          <w:rPr>
            <w:rFonts w:ascii="Roboto" w:hAnsi="Roboto"/>
            <w:sz w:val="22"/>
            <w:szCs w:val="22"/>
          </w:rPr>
          <w:t>A</w:t>
        </w:r>
        <w:r w:rsidRPr="00DB6D77">
          <w:rPr>
            <w:rFonts w:ascii="Roboto" w:hAnsi="Roboto"/>
            <w:sz w:val="22"/>
            <w:szCs w:val="22"/>
          </w:rPr>
          <w:t xml:space="preserve">ge-specific </w:t>
        </w:r>
        <w:proofErr w:type="gramStart"/>
        <w:r w:rsidRPr="00DB6D77">
          <w:rPr>
            <w:rFonts w:ascii="Roboto" w:hAnsi="Roboto"/>
            <w:sz w:val="22"/>
            <w:szCs w:val="22"/>
          </w:rPr>
          <w:t>incidence</w:t>
        </w:r>
        <w:r>
          <w:rPr>
            <w:rFonts w:ascii="Roboto" w:hAnsi="Roboto"/>
            <w:sz w:val="22"/>
            <w:szCs w:val="22"/>
          </w:rPr>
          <w:t>s  of</w:t>
        </w:r>
        <w:proofErr w:type="gramEnd"/>
        <w:r>
          <w:rPr>
            <w:rFonts w:ascii="Roboto" w:hAnsi="Roboto"/>
            <w:sz w:val="22"/>
            <w:szCs w:val="22"/>
          </w:rPr>
          <w:t xml:space="preserve"> LV obstruction was</w:t>
        </w:r>
        <w:r w:rsidRPr="00DB6D77">
          <w:rPr>
            <w:rFonts w:ascii="Roboto" w:hAnsi="Roboto"/>
            <w:sz w:val="22"/>
            <w:szCs w:val="22"/>
          </w:rPr>
          <w:t xml:space="preserve"> higher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across</w:t>
        </w:r>
        <w:r w:rsidRPr="00DB6D77">
          <w:rPr>
            <w:rFonts w:ascii="Roboto" w:hAnsi="Roboto"/>
            <w:sz w:val="22"/>
            <w:szCs w:val="22"/>
          </w:rPr>
          <w:t xml:space="preserve"> all age-groups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1B</w:t>
        </w:r>
        <w:r w:rsidRPr="00DB6D77">
          <w:rPr>
            <w:rFonts w:ascii="Roboto" w:hAnsi="Roboto"/>
            <w:sz w:val="22"/>
            <w:szCs w:val="22"/>
          </w:rPr>
          <w:t xml:space="preserve">). </w:t>
        </w:r>
        <w:r>
          <w:rPr>
            <w:rFonts w:ascii="Roboto" w:hAnsi="Roboto"/>
            <w:sz w:val="22"/>
            <w:szCs w:val="22"/>
          </w:rPr>
          <w:t>Since patients with non-</w:t>
        </w:r>
        <w:proofErr w:type="spellStart"/>
        <w:r>
          <w:rPr>
            <w:rFonts w:ascii="Roboto" w:hAnsi="Roboto"/>
            <w:sz w:val="22"/>
            <w:szCs w:val="22"/>
          </w:rPr>
          <w:t>sarcomeric</w:t>
        </w:r>
        <w:proofErr w:type="spellEnd"/>
        <w:r>
          <w:rPr>
            <w:rFonts w:ascii="Roboto" w:hAnsi="Roboto"/>
            <w:sz w:val="22"/>
            <w:szCs w:val="22"/>
          </w:rPr>
          <w:t xml:space="preserve"> HCM had</w:t>
        </w:r>
        <w:r w:rsidRPr="00DB6D77">
          <w:rPr>
            <w:rFonts w:ascii="Roboto" w:hAnsi="Roboto"/>
            <w:sz w:val="22"/>
            <w:szCs w:val="22"/>
          </w:rPr>
          <w:t xml:space="preserve"> a higher burden of cardiovascular risk factors, we</w:t>
        </w:r>
        <w:r>
          <w:rPr>
            <w:rFonts w:ascii="Roboto" w:hAnsi="Roboto"/>
            <w:sz w:val="22"/>
            <w:szCs w:val="22"/>
          </w:rPr>
          <w:t xml:space="preserve"> performed Cox regression</w:t>
        </w:r>
        <w:r w:rsidRPr="00DB6D77">
          <w:rPr>
            <w:rFonts w:ascii="Roboto" w:hAnsi="Roboto"/>
            <w:sz w:val="22"/>
            <w:szCs w:val="22"/>
          </w:rPr>
          <w:t xml:space="preserve"> adjusted for age at HCM diagnosis, sex, presence of hypertension or obesity and being </w:t>
        </w:r>
        <w:r>
          <w:rPr>
            <w:rFonts w:ascii="Roboto" w:hAnsi="Roboto"/>
            <w:sz w:val="22"/>
            <w:szCs w:val="22"/>
          </w:rPr>
          <w:t>a</w:t>
        </w:r>
        <w:r w:rsidRPr="00DB6D77">
          <w:rPr>
            <w:rFonts w:ascii="Roboto" w:hAnsi="Roboto"/>
            <w:sz w:val="22"/>
            <w:szCs w:val="22"/>
          </w:rPr>
          <w:t xml:space="preserve"> proband</w:t>
        </w:r>
        <w:r>
          <w:rPr>
            <w:rFonts w:ascii="Roboto" w:hAnsi="Roboto"/>
            <w:sz w:val="22"/>
            <w:szCs w:val="22"/>
          </w:rPr>
          <w:t>.</w:t>
        </w:r>
        <w:r w:rsidRPr="00DB6D77">
          <w:rPr>
            <w:rFonts w:ascii="Roboto" w:hAnsi="Roboto"/>
            <w:sz w:val="22"/>
            <w:szCs w:val="22"/>
          </w:rPr>
          <w:t xml:space="preserve"> </w:t>
        </w:r>
        <w:r>
          <w:rPr>
            <w:rFonts w:ascii="Roboto" w:hAnsi="Roboto"/>
            <w:sz w:val="22"/>
            <w:szCs w:val="22"/>
          </w:rPr>
          <w:t>Patients with</w:t>
        </w:r>
        <w:r w:rsidRPr="00DB6D77">
          <w:rPr>
            <w:rFonts w:ascii="Roboto" w:hAnsi="Roboto"/>
            <w:sz w:val="22"/>
            <w:szCs w:val="22"/>
          </w:rPr>
          <w:t xml:space="preserve">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had</w:t>
        </w:r>
        <w:r w:rsidRPr="00DB6D77">
          <w:rPr>
            <w:rFonts w:ascii="Roboto" w:hAnsi="Roboto"/>
            <w:sz w:val="22"/>
            <w:szCs w:val="22"/>
          </w:rPr>
          <w:t xml:space="preserve"> an adjusted HR of 1.59 (CI: 1.32-1.92)</w:t>
        </w:r>
        <w:r>
          <w:rPr>
            <w:rFonts w:ascii="Roboto" w:hAnsi="Roboto"/>
            <w:sz w:val="22"/>
            <w:szCs w:val="22"/>
          </w:rPr>
          <w:t xml:space="preserve"> for the presence of obstructive physiology</w:t>
        </w:r>
        <w:r w:rsidRPr="00DB6D77">
          <w:rPr>
            <w:rFonts w:ascii="Roboto" w:hAnsi="Roboto"/>
            <w:sz w:val="22"/>
            <w:szCs w:val="22"/>
          </w:rPr>
          <w:t>.</w:t>
        </w:r>
      </w:ins>
    </w:p>
    <w:p w14:paraId="4E37FA27" w14:textId="77777777" w:rsidR="00D12475" w:rsidRPr="0003136F" w:rsidRDefault="00D12475" w:rsidP="00D12475">
      <w:pPr>
        <w:spacing w:line="480" w:lineRule="auto"/>
        <w:rPr>
          <w:ins w:id="381" w:author="Christoffer Vissing" w:date="2023-10-13T13:18:00Z"/>
          <w:rFonts w:ascii="Roboto" w:hAnsi="Roboto"/>
          <w:i/>
          <w:iCs/>
          <w:sz w:val="22"/>
          <w:szCs w:val="22"/>
        </w:rPr>
      </w:pPr>
      <w:ins w:id="382" w:author="Christoffer Vissing" w:date="2023-10-13T13:18:00Z">
        <w:r w:rsidRPr="0003136F">
          <w:rPr>
            <w:rFonts w:ascii="Roboto" w:hAnsi="Roboto"/>
            <w:i/>
            <w:iCs/>
            <w:sz w:val="22"/>
            <w:szCs w:val="22"/>
          </w:rPr>
          <w:t>Cardiac arrhythmias</w:t>
        </w:r>
      </w:ins>
    </w:p>
    <w:p w14:paraId="54848C06" w14:textId="77777777" w:rsidR="00D12475" w:rsidRDefault="00D12475" w:rsidP="00D12475">
      <w:pPr>
        <w:spacing w:line="480" w:lineRule="auto"/>
        <w:rPr>
          <w:ins w:id="383" w:author="Christoffer Vissing" w:date="2023-10-13T13:18:00Z"/>
          <w:rFonts w:ascii="Roboto" w:hAnsi="Roboto"/>
          <w:sz w:val="22"/>
          <w:szCs w:val="22"/>
        </w:rPr>
      </w:pPr>
      <w:ins w:id="384" w:author="Christoffer Vissing" w:date="2023-10-13T13:18:00Z">
        <w:r w:rsidRPr="00DB6D77">
          <w:rPr>
            <w:rFonts w:ascii="Roboto" w:hAnsi="Roboto"/>
            <w:sz w:val="22"/>
            <w:szCs w:val="22"/>
          </w:rPr>
          <w:t xml:space="preserve">The incidence of atrial fibrillation was evaluated </w:t>
        </w:r>
        <w:r>
          <w:rPr>
            <w:rFonts w:ascii="Roboto" w:hAnsi="Roboto"/>
            <w:sz w:val="22"/>
            <w:szCs w:val="22"/>
          </w:rPr>
          <w:t>over</w:t>
        </w:r>
        <w:r w:rsidRPr="00DB6D77">
          <w:rPr>
            <w:rFonts w:ascii="Roboto" w:hAnsi="Roboto"/>
            <w:sz w:val="22"/>
            <w:szCs w:val="22"/>
          </w:rPr>
          <w:t xml:space="preserve"> 29</w:t>
        </w:r>
        <w:r>
          <w:rPr>
            <w:rFonts w:ascii="Roboto" w:hAnsi="Roboto"/>
            <w:sz w:val="22"/>
            <w:szCs w:val="22"/>
          </w:rPr>
          <w:t>,</w:t>
        </w:r>
        <w:r w:rsidRPr="00DB6D77">
          <w:rPr>
            <w:rFonts w:ascii="Roboto" w:hAnsi="Roboto"/>
            <w:sz w:val="22"/>
            <w:szCs w:val="22"/>
          </w:rPr>
          <w:t>923 person-years of follow-up in 4270 patients</w:t>
        </w:r>
        <w:r>
          <w:rPr>
            <w:rFonts w:ascii="Roboto" w:hAnsi="Roboto"/>
            <w:sz w:val="22"/>
            <w:szCs w:val="22"/>
          </w:rPr>
          <w:t xml:space="preserve"> without</w:t>
        </w:r>
        <w:r w:rsidRPr="00DB6D77">
          <w:rPr>
            <w:rFonts w:ascii="Roboto" w:hAnsi="Roboto"/>
            <w:sz w:val="22"/>
            <w:szCs w:val="22"/>
          </w:rPr>
          <w:t xml:space="preserve"> atrial fibrillation at baseline. </w:t>
        </w:r>
        <w:commentRangeStart w:id="385"/>
        <w:commentRangeStart w:id="386"/>
        <w:r w:rsidRPr="00DB6D77">
          <w:rPr>
            <w:rFonts w:ascii="Roboto" w:hAnsi="Roboto"/>
            <w:sz w:val="22"/>
            <w:szCs w:val="22"/>
          </w:rPr>
          <w:t xml:space="preserve">The cumulative incidence </w:t>
        </w:r>
        <w:commentRangeEnd w:id="385"/>
        <w:r>
          <w:rPr>
            <w:rStyle w:val="Kommentarhenvisning"/>
          </w:rPr>
          <w:commentReference w:id="385"/>
        </w:r>
        <w:commentRangeEnd w:id="386"/>
        <w:r>
          <w:rPr>
            <w:rStyle w:val="Kommentarhenvisning"/>
          </w:rPr>
          <w:commentReference w:id="386"/>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r>
          <w:rPr>
            <w:rFonts w:ascii="Roboto" w:hAnsi="Roboto"/>
            <w:sz w:val="22"/>
            <w:szCs w:val="22"/>
          </w:rPr>
          <w:t xml:space="preserve">To account, for factors associated with developing atrial fibrillation, we performed multiple Cox proportional hazards models adjusting for age, obesity and hypertension. In this analysis, having </w:t>
        </w:r>
        <w:proofErr w:type="spellStart"/>
        <w:r>
          <w:rPr>
            <w:rFonts w:ascii="Roboto" w:hAnsi="Roboto"/>
            <w:sz w:val="22"/>
            <w:szCs w:val="22"/>
          </w:rPr>
          <w:t>sarcomeric</w:t>
        </w:r>
        <w:proofErr w:type="spellEnd"/>
        <w:r>
          <w:rPr>
            <w:rFonts w:ascii="Roboto" w:hAnsi="Roboto"/>
            <w:sz w:val="22"/>
            <w:szCs w:val="22"/>
          </w:rPr>
          <w:t xml:space="preserve"> HCM was associated with a HR of 1.41 (CI: 1.18 to 1.67, p=0.0001) for developing atrial fibrillation. Next, we calculated</w:t>
        </w:r>
        <w:r w:rsidRPr="00DB6D77">
          <w:rPr>
            <w:rFonts w:ascii="Roboto" w:hAnsi="Roboto"/>
            <w:sz w:val="22"/>
            <w:szCs w:val="22"/>
          </w:rPr>
          <w:t xml:space="preserve"> the age-specific incidence of atrial fibrillation </w:t>
        </w:r>
        <w:r>
          <w:rPr>
            <w:rFonts w:ascii="Roboto" w:hAnsi="Roboto"/>
            <w:sz w:val="22"/>
            <w:szCs w:val="22"/>
          </w:rPr>
          <w:t>and found this to be significantly</w:t>
        </w:r>
        <w:r w:rsidRPr="00DB6D77">
          <w:rPr>
            <w:rFonts w:ascii="Roboto" w:hAnsi="Roboto"/>
            <w:sz w:val="22"/>
            <w:szCs w:val="22"/>
          </w:rPr>
          <w:t xml:space="preserve">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2c</w:t>
        </w:r>
        <w:r w:rsidRPr="00DB6D77">
          <w:rPr>
            <w:rFonts w:ascii="Roboto" w:hAnsi="Roboto"/>
            <w:sz w:val="22"/>
            <w:szCs w:val="22"/>
          </w:rPr>
          <w:t>)</w:t>
        </w:r>
        <w:r>
          <w:rPr>
            <w:rFonts w:ascii="Roboto" w:hAnsi="Roboto"/>
            <w:sz w:val="22"/>
            <w:szCs w:val="22"/>
          </w:rPr>
          <w:t xml:space="preserve">, with an age-standardized incidence ratio of 1.34 (CI: 1.21 to 1.47, p &lt;0.0001) for atrial fibrillation in </w:t>
        </w:r>
        <w:proofErr w:type="spellStart"/>
        <w:r>
          <w:rPr>
            <w:rFonts w:ascii="Roboto" w:hAnsi="Roboto"/>
            <w:sz w:val="22"/>
            <w:szCs w:val="22"/>
          </w:rPr>
          <w:t>sarcomeric</w:t>
        </w:r>
        <w:proofErr w:type="spellEnd"/>
        <w:r>
          <w:rPr>
            <w:rFonts w:ascii="Roboto" w:hAnsi="Roboto"/>
            <w:sz w:val="22"/>
            <w:szCs w:val="22"/>
          </w:rPr>
          <w:t xml:space="preserve"> HCM (</w:t>
        </w:r>
        <w:r w:rsidRPr="00DB6D77">
          <w:rPr>
            <w:rFonts w:ascii="Roboto" w:hAnsi="Roboto"/>
            <w:sz w:val="22"/>
            <w:szCs w:val="22"/>
          </w:rPr>
          <w:t xml:space="preserve">27 </w:t>
        </w:r>
        <w:r>
          <w:rPr>
            <w:rFonts w:ascii="Roboto" w:hAnsi="Roboto"/>
            <w:sz w:val="22"/>
            <w:szCs w:val="22"/>
          </w:rPr>
          <w:t>[</w:t>
        </w:r>
        <w:r w:rsidRPr="00DB6D77">
          <w:rPr>
            <w:rFonts w:ascii="Roboto" w:hAnsi="Roboto"/>
            <w:sz w:val="22"/>
            <w:szCs w:val="22"/>
          </w:rPr>
          <w:t>CI 24-30</w:t>
        </w:r>
        <w:r>
          <w:rPr>
            <w:rFonts w:ascii="Roboto" w:hAnsi="Roboto"/>
            <w:sz w:val="22"/>
            <w:szCs w:val="22"/>
          </w:rPr>
          <w:t>] versus 21 [</w:t>
        </w:r>
        <w:r w:rsidRPr="00DB6D77">
          <w:rPr>
            <w:rFonts w:ascii="Roboto" w:hAnsi="Roboto"/>
            <w:sz w:val="22"/>
            <w:szCs w:val="22"/>
          </w:rPr>
          <w:t>CI: 19-24</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w:t>
        </w:r>
      </w:ins>
    </w:p>
    <w:p w14:paraId="7BFCA48F" w14:textId="77777777" w:rsidR="00D12475" w:rsidRDefault="00D12475" w:rsidP="00D12475">
      <w:pPr>
        <w:spacing w:line="480" w:lineRule="auto"/>
        <w:rPr>
          <w:ins w:id="387" w:author="Christoffer Vissing" w:date="2023-10-13T13:18:00Z"/>
          <w:rFonts w:ascii="Roboto" w:hAnsi="Roboto"/>
          <w:sz w:val="22"/>
          <w:szCs w:val="22"/>
        </w:rPr>
      </w:pPr>
      <w:ins w:id="388" w:author="Christoffer Vissing" w:date="2023-10-13T13:18:00Z">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35,703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out 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2d</w:t>
        </w:r>
        <w:r w:rsidRPr="00DB6D77">
          <w:rPr>
            <w:rFonts w:ascii="Roboto" w:hAnsi="Roboto"/>
            <w:sz w:val="22"/>
            <w:szCs w:val="22"/>
          </w:rPr>
          <w:t>)</w:t>
        </w:r>
        <w:r>
          <w:rPr>
            <w:rFonts w:ascii="Roboto" w:hAnsi="Roboto"/>
            <w:sz w:val="22"/>
            <w:szCs w:val="22"/>
          </w:rPr>
          <w:t xml:space="preserve">, with the most </w:t>
        </w:r>
        <w:r>
          <w:rPr>
            <w:rFonts w:ascii="Roboto" w:hAnsi="Roboto"/>
            <w:sz w:val="22"/>
            <w:szCs w:val="22"/>
          </w:rPr>
          <w:lastRenderedPageBreak/>
          <w:t>pronounced difference in patients older than 65 years.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6.4</w:t>
        </w:r>
        <w:r w:rsidRPr="00DB6D77">
          <w:rPr>
            <w:rFonts w:ascii="Roboto" w:hAnsi="Roboto"/>
            <w:sz w:val="22"/>
            <w:szCs w:val="22"/>
          </w:rPr>
          <w:t>-</w:t>
        </w:r>
        <w:r>
          <w:rPr>
            <w:rFonts w:ascii="Roboto" w:hAnsi="Roboto"/>
            <w:sz w:val="22"/>
            <w:szCs w:val="22"/>
          </w:rPr>
          <w:t>8.9</w:t>
        </w:r>
        <w:r w:rsidRPr="00DB6D77">
          <w:rPr>
            <w:rFonts w:ascii="Roboto" w:hAnsi="Roboto"/>
            <w:sz w:val="22"/>
            <w:szCs w:val="22"/>
          </w:rPr>
          <w:t>)</w:t>
        </w:r>
        <w:r>
          <w:rPr>
            <w:rFonts w:ascii="Roboto" w:hAnsi="Roboto"/>
            <w:sz w:val="22"/>
            <w:szCs w:val="22"/>
          </w:rPr>
          <w:t xml:space="preserve"> versus 5.4 (</w:t>
        </w:r>
        <w:r w:rsidRPr="00DB6D77">
          <w:rPr>
            <w:rFonts w:ascii="Roboto" w:hAnsi="Roboto"/>
            <w:sz w:val="22"/>
            <w:szCs w:val="22"/>
          </w:rPr>
          <w:t xml:space="preserve">CI: </w:t>
        </w:r>
        <w:r>
          <w:rPr>
            <w:rFonts w:ascii="Roboto" w:hAnsi="Roboto"/>
            <w:sz w:val="22"/>
            <w:szCs w:val="22"/>
          </w:rPr>
          <w:t>4.1</w:t>
        </w:r>
        <w:r w:rsidRPr="00DB6D77">
          <w:rPr>
            <w:rFonts w:ascii="Roboto" w:hAnsi="Roboto"/>
            <w:sz w:val="22"/>
            <w:szCs w:val="22"/>
          </w:rPr>
          <w:t>-</w:t>
        </w:r>
        <w:r>
          <w:rPr>
            <w:rFonts w:ascii="Roboto" w:hAnsi="Roboto"/>
            <w:sz w:val="22"/>
            <w:szCs w:val="22"/>
          </w:rPr>
          <w:t xml:space="preserve">7.0)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1.35 (CI: 1.15 to 1.59, p &lt;0.001) for ventricular arrhythmias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ins>
    </w:p>
    <w:p w14:paraId="2641EEBF" w14:textId="77777777" w:rsidR="00D12475" w:rsidRPr="0003136F" w:rsidRDefault="00D12475" w:rsidP="00D12475">
      <w:pPr>
        <w:spacing w:line="480" w:lineRule="auto"/>
        <w:rPr>
          <w:ins w:id="389" w:author="Christoffer Vissing" w:date="2023-10-13T13:18:00Z"/>
          <w:rFonts w:ascii="Roboto" w:hAnsi="Roboto"/>
          <w:i/>
          <w:iCs/>
          <w:sz w:val="22"/>
          <w:szCs w:val="22"/>
        </w:rPr>
      </w:pPr>
      <w:ins w:id="390" w:author="Christoffer Vissing" w:date="2023-10-13T13:18:00Z">
        <w:r w:rsidRPr="0003136F">
          <w:rPr>
            <w:rFonts w:ascii="Roboto" w:hAnsi="Roboto"/>
            <w:i/>
            <w:iCs/>
            <w:sz w:val="22"/>
            <w:szCs w:val="22"/>
          </w:rPr>
          <w:t>Left ventricular systolic dysfunction</w:t>
        </w:r>
      </w:ins>
    </w:p>
    <w:p w14:paraId="787D3F04" w14:textId="4A70E556" w:rsidR="00D12475" w:rsidRDefault="00D12475" w:rsidP="00D12475">
      <w:pPr>
        <w:spacing w:line="480" w:lineRule="auto"/>
        <w:rPr>
          <w:ins w:id="391" w:author="Christoffer Vissing" w:date="2023-10-13T13:18:00Z"/>
          <w:rFonts w:ascii="Roboto" w:hAnsi="Roboto"/>
          <w:b/>
          <w:bCs/>
        </w:rPr>
        <w:pPrChange w:id="392" w:author="Christoffer Vissing" w:date="2023-10-13T13:19:00Z">
          <w:pPr/>
        </w:pPrChange>
      </w:pPr>
      <w:ins w:id="393" w:author="Christoffer Vissing" w:date="2023-10-13T13:18:00Z">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38,410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were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Pr>
            <w:rFonts w:ascii="Roboto" w:hAnsi="Roboto"/>
            <w:sz w:val="22"/>
            <w:szCs w:val="22"/>
          </w:rPr>
          <w:t>LV systolic dysfunction</w:t>
        </w:r>
        <w:r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12</w:t>
        </w:r>
        <w:r w:rsidRPr="00DB6D77">
          <w:rPr>
            <w:rFonts w:ascii="Roboto" w:hAnsi="Roboto"/>
            <w:sz w:val="22"/>
            <w:szCs w:val="22"/>
          </w:rPr>
          <w:t>-</w:t>
        </w:r>
        <w:r>
          <w:rPr>
            <w:rFonts w:ascii="Roboto" w:hAnsi="Roboto"/>
            <w:sz w:val="22"/>
            <w:szCs w:val="22"/>
          </w:rPr>
          <w:t>16</w:t>
        </w:r>
        <w:r w:rsidRPr="00DB6D77">
          <w:rPr>
            <w:rFonts w:ascii="Roboto" w:hAnsi="Roboto"/>
            <w:sz w:val="22"/>
            <w:szCs w:val="22"/>
          </w:rPr>
          <w:t>)</w:t>
        </w:r>
        <w:r>
          <w:rPr>
            <w:rFonts w:ascii="Roboto" w:hAnsi="Roboto"/>
            <w:sz w:val="22"/>
            <w:szCs w:val="22"/>
          </w:rPr>
          <w:t xml:space="preserve"> versus 10 (</w:t>
        </w:r>
        <w:r w:rsidRPr="00DB6D77">
          <w:rPr>
            <w:rFonts w:ascii="Roboto" w:hAnsi="Roboto"/>
            <w:sz w:val="22"/>
            <w:szCs w:val="22"/>
          </w:rPr>
          <w:t xml:space="preserve">CI: </w:t>
        </w:r>
        <w:r>
          <w:rPr>
            <w:rFonts w:ascii="Roboto" w:hAnsi="Roboto"/>
            <w:sz w:val="22"/>
            <w:szCs w:val="22"/>
          </w:rPr>
          <w:t>8</w:t>
        </w:r>
        <w:r w:rsidRPr="00DB6D77">
          <w:rPr>
            <w:rFonts w:ascii="Roboto" w:hAnsi="Roboto"/>
            <w:sz w:val="22"/>
            <w:szCs w:val="22"/>
          </w:rPr>
          <w:t>-</w:t>
        </w:r>
        <w:r>
          <w:rPr>
            <w:rFonts w:ascii="Roboto" w:hAnsi="Roboto"/>
            <w:sz w:val="22"/>
            <w:szCs w:val="22"/>
          </w:rPr>
          <w:t xml:space="preserve">12)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1.33 (CI: 1.17 to 1.50, p &lt;0.001)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w:t>
        </w:r>
        <w:r>
          <w:rPr>
            <w:rFonts w:ascii="Roboto" w:hAnsi="Roboto"/>
            <w:b/>
            <w:bCs/>
          </w:rPr>
          <w:br w:type="page"/>
        </w:r>
      </w:ins>
    </w:p>
    <w:p w14:paraId="36115514" w14:textId="03D75FA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1">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2">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394" w:author="Christoffer Vissing" w:date="2023-08-08T11:34:00Z"/>
          <w:rFonts w:ascii="Roboto" w:hAnsi="Roboto"/>
        </w:rPr>
      </w:pPr>
      <w:del w:id="395"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rFonts w:ascii="Roboto" w:hAnsi="Roboto"/>
        </w:rPr>
      </w:pPr>
      <w:del w:id="396"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4">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p>
    <w:p w14:paraId="413853F3" w14:textId="1128B6A7" w:rsidR="006D51BB" w:rsidRDefault="00037B48" w:rsidP="00AA7BBD">
      <w:pPr>
        <w:tabs>
          <w:tab w:val="left" w:pos="3946"/>
        </w:tabs>
        <w:spacing w:line="480" w:lineRule="auto"/>
        <w:rPr>
          <w:rFonts w:ascii="Roboto" w:hAnsi="Roboto"/>
        </w:rPr>
      </w:pPr>
      <w:r w:rsidRPr="0053705B">
        <w:rPr>
          <w:rFonts w:ascii="Roboto" w:hAnsi="Roboto"/>
          <w:b/>
          <w:bCs/>
        </w:rPr>
        <w:t>Legend</w:t>
      </w:r>
      <w:r>
        <w:rPr>
          <w:rFonts w:ascii="Roboto" w:hAnsi="Roboto"/>
        </w:rPr>
        <w:t>: Heatmaps showing the time-adjusted hazard ratios for the combined effect of each individual 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r w:rsidR="006D51BB">
        <w:rPr>
          <w:rFonts w:ascii="Roboto" w:hAnsi="Roboto"/>
        </w:rPr>
        <w:t xml:space="preserve"> on the hazard of investigated outcomes</w:t>
      </w:r>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 Only exposure-outcome pairs in which a significant interaction </w:t>
      </w:r>
      <w:r w:rsidR="006D51BB">
        <w:rPr>
          <w:rFonts w:ascii="Roboto" w:hAnsi="Roboto"/>
        </w:rPr>
        <w:t>was found are</w:t>
      </w:r>
      <w:r>
        <w:rPr>
          <w:rFonts w:ascii="Roboto" w:hAnsi="Roboto"/>
        </w:rPr>
        <w:t xml:space="preserve"> included</w:t>
      </w:r>
      <w:r w:rsidR="006D51BB">
        <w:rPr>
          <w:rFonts w:ascii="Roboto" w:hAnsi="Roboto"/>
        </w:rPr>
        <w:t>.</w:t>
      </w:r>
      <w:r>
        <w:rPr>
          <w:rFonts w:ascii="Roboto" w:hAnsi="Roboto"/>
        </w:rPr>
        <w:t xml:space="preserve"> </w:t>
      </w:r>
      <w:r w:rsidR="006D51BB">
        <w:rPr>
          <w:rFonts w:ascii="Roboto" w:hAnsi="Roboto"/>
        </w:rPr>
        <w:t>T</w:t>
      </w:r>
      <w:r>
        <w:rPr>
          <w:rFonts w:ascii="Roboto" w:hAnsi="Roboto"/>
        </w:rPr>
        <w:t xml:space="preserve">he colors </w:t>
      </w:r>
      <w:r w:rsidR="006D51BB">
        <w:rPr>
          <w:rFonts w:ascii="Roboto" w:hAnsi="Roboto"/>
        </w:rPr>
        <w:t xml:space="preserve">of the circles in the plots </w:t>
      </w:r>
      <w:r>
        <w:rPr>
          <w:rFonts w:ascii="Roboto" w:hAnsi="Roboto"/>
        </w:rPr>
        <w:t xml:space="preserve">signify </w:t>
      </w:r>
      <w:r w:rsidR="006D51BB">
        <w:rPr>
          <w:rFonts w:ascii="Roboto" w:hAnsi="Roboto"/>
        </w:rPr>
        <w:t>the relative effect of genetic status on the</w:t>
      </w:r>
      <w:r w:rsidR="006D51BB" w:rsidRPr="006D51BB">
        <w:rPr>
          <w:rFonts w:ascii="Roboto" w:hAnsi="Roboto"/>
        </w:rPr>
        <w:t xml:space="preserve"> </w:t>
      </w:r>
      <w:r w:rsidR="006D51BB">
        <w:rPr>
          <w:rFonts w:ascii="Roboto" w:hAnsi="Roboto"/>
        </w:rPr>
        <w:t>disease-modifying effect of the exposure on the outcome. Darker blue colors signify a larger additive effect of having non-</w:t>
      </w:r>
      <w:proofErr w:type="spellStart"/>
      <w:r w:rsidR="006D51BB">
        <w:rPr>
          <w:rFonts w:ascii="Roboto" w:hAnsi="Roboto"/>
        </w:rPr>
        <w:t>sarcomeric</w:t>
      </w:r>
      <w:proofErr w:type="spellEnd"/>
      <w:r w:rsidR="006D51BB">
        <w:rPr>
          <w:rFonts w:ascii="Roboto" w:hAnsi="Roboto"/>
        </w:rPr>
        <w:t xml:space="preserve"> HCM, while darker pink is used for a larger additive effect of </w:t>
      </w:r>
      <w:proofErr w:type="spellStart"/>
      <w:r w:rsidR="006D51BB">
        <w:rPr>
          <w:rFonts w:ascii="Roboto" w:hAnsi="Roboto"/>
        </w:rPr>
        <w:t>sarcomeric</w:t>
      </w:r>
      <w:proofErr w:type="spellEnd"/>
      <w:r w:rsidR="006D51BB">
        <w:rPr>
          <w:rFonts w:ascii="Roboto" w:hAnsi="Roboto"/>
        </w:rPr>
        <w:t xml:space="preserve"> HCM. </w:t>
      </w:r>
    </w:p>
    <w:p w14:paraId="61F3DC30" w14:textId="77777777" w:rsidR="006D51BB" w:rsidRDefault="006D51BB">
      <w:pPr>
        <w:rPr>
          <w:rFonts w:ascii="Roboto" w:hAnsi="Roboto"/>
        </w:rPr>
      </w:pPr>
      <w:r>
        <w:rPr>
          <w:rFonts w:ascii="Roboto" w:hAnsi="Roboto"/>
        </w:rPr>
        <w:br w:type="page"/>
      </w:r>
    </w:p>
    <w:p w14:paraId="6CA1AAF7" w14:textId="6146464F" w:rsidR="00037B48" w:rsidRPr="0053705B" w:rsidRDefault="006D51BB" w:rsidP="00AA7BBD">
      <w:pPr>
        <w:tabs>
          <w:tab w:val="left" w:pos="3946"/>
        </w:tabs>
        <w:spacing w:line="480" w:lineRule="auto"/>
        <w:rPr>
          <w:rFonts w:ascii="Roboto" w:hAnsi="Roboto"/>
          <w:b/>
          <w:bCs/>
        </w:rPr>
      </w:pPr>
      <w:r w:rsidRPr="0053705B">
        <w:rPr>
          <w:rFonts w:ascii="Roboto" w:hAnsi="Roboto"/>
          <w:b/>
          <w:bCs/>
        </w:rPr>
        <w:lastRenderedPageBreak/>
        <w:t>Supplementary Figure 4</w:t>
      </w:r>
    </w:p>
    <w:p w14:paraId="2AF76D3E" w14:textId="63FF4380" w:rsidR="006D51BB" w:rsidRDefault="006D51BB"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5">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rsidP="00AA7BBD">
      <w:pPr>
        <w:tabs>
          <w:tab w:val="left" w:pos="3946"/>
        </w:tabs>
        <w:spacing w:line="480" w:lineRule="auto"/>
        <w:rPr>
          <w:rFonts w:ascii="Roboto" w:hAnsi="Roboto"/>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12" w:author="Ho, Carolyn Y.,MD" w:date="2023-08-13T22:21:00Z" w:initials="HCY">
    <w:p w14:paraId="34E0877D" w14:textId="1F1AFC4B" w:rsidR="00107191" w:rsidRDefault="00976566" w:rsidP="00F263D4">
      <w:pPr>
        <w:pStyle w:val="Kommentartekst"/>
      </w:pPr>
      <w:r>
        <w:rPr>
          <w:rStyle w:val="Kommentarhenvisning"/>
        </w:rPr>
        <w:annotationRef/>
      </w:r>
      <w:r w:rsidR="00107191">
        <w:t>T1 suggests Sarc HCM have more LVH?</w:t>
      </w:r>
    </w:p>
  </w:comment>
  <w:comment w:id="13"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8396577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14" w:author="Christoffer Vissing" w:date="2023-09-28T12:17:00Z" w:initials="CRV">
    <w:p w14:paraId="32911022" w14:textId="77777777" w:rsidR="00430B72" w:rsidRDefault="00780625" w:rsidP="00430B72">
      <w:pPr>
        <w:pStyle w:val="Kommentartekst"/>
      </w:pPr>
      <w:r>
        <w:rPr>
          <w:rStyle w:val="Kommentarhenvisning"/>
        </w:rPr>
        <w:annotationRef/>
      </w:r>
      <w:r w:rsidR="00430B72">
        <w:t>Perfectly fine! Patients with non-</w:t>
      </w:r>
      <w:proofErr w:type="spellStart"/>
      <w:r w:rsidR="00430B72">
        <w:t>sarc</w:t>
      </w:r>
      <w:proofErr w:type="spellEnd"/>
      <w:r w:rsidR="00430B72">
        <w:t xml:space="preserve"> are older than </w:t>
      </w:r>
      <w:proofErr w:type="spellStart"/>
      <w:r w:rsidR="00430B72">
        <w:t>sarc</w:t>
      </w:r>
      <w:proofErr w:type="spellEnd"/>
      <w:r w:rsidR="00430B72">
        <w:t xml:space="preserve">-patients and what you reported in 2018 was </w:t>
      </w:r>
      <w:r>
        <w:t>a time-to-event analysis using age as the time-scale</w:t>
      </w:r>
      <w:r w:rsidR="00430B72">
        <w:t>….</w:t>
      </w:r>
    </w:p>
    <w:p w14:paraId="37ECFEC7" w14:textId="77777777" w:rsidR="00430B72" w:rsidRDefault="00430B72" w:rsidP="00430B72">
      <w:pPr>
        <w:pStyle w:val="Kommentartekst"/>
      </w:pPr>
    </w:p>
    <w:p w14:paraId="40CFDB6A" w14:textId="2AA67216" w:rsidR="00780625" w:rsidRDefault="00780625" w:rsidP="00430B72">
      <w:pPr>
        <w:pStyle w:val="Kommentartekst"/>
      </w:pPr>
      <w:r>
        <w:t>If I were to be a bit strict, that analysis is somewhat improper due to immortal time bias (patients are not at risk of dying prior to HCM diagnosis, and since non-</w:t>
      </w:r>
      <w:proofErr w:type="spellStart"/>
      <w:r>
        <w:t>sarcs</w:t>
      </w:r>
      <w:proofErr w:type="spellEnd"/>
      <w:r>
        <w:t xml:space="preserve"> are first diagnosed later in life, they have a lot of </w:t>
      </w:r>
      <w:r w:rsidR="00430B72">
        <w:t>"</w:t>
      </w:r>
      <w:proofErr w:type="gramStart"/>
      <w:r w:rsidR="00430B72">
        <w:t xml:space="preserve">free“ </w:t>
      </w:r>
      <w:r>
        <w:t>follow</w:t>
      </w:r>
      <w:proofErr w:type="gramEnd"/>
      <w:r>
        <w:t>-up</w:t>
      </w:r>
      <w:r w:rsidR="00430B72">
        <w:t xml:space="preserve">). </w:t>
      </w:r>
      <w:r>
        <w:t xml:space="preserve"> </w:t>
      </w:r>
    </w:p>
  </w:comment>
  <w:comment w:id="16" w:author="Ho, Carolyn Y.,MD" w:date="2023-08-13T22:19:00Z" w:initials="HCY">
    <w:p w14:paraId="7DDA6A9E" w14:textId="77777777" w:rsidR="00CD5D89" w:rsidRDefault="00CD5D89" w:rsidP="00307467">
      <w:pPr>
        <w:pStyle w:val="Kommentartekst"/>
      </w:pPr>
      <w:r>
        <w:rPr>
          <w:rStyle w:val="Kommentarhenvisning"/>
        </w:rPr>
        <w:annotationRef/>
      </w:r>
      <w:r>
        <w:t>Need to define composite VT outcomes (and label as composite ventricular arrhythmia (VA)outcomes since not just VT)</w:t>
      </w:r>
    </w:p>
  </w:comment>
  <w:comment w:id="19"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20"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23"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25" w:author="Ho, Carolyn Y.,MD" w:date="2023-08-13T22:08:00Z" w:initials="HCY">
    <w:p w14:paraId="6909F518" w14:textId="77777777" w:rsidR="00AB4648" w:rsidRDefault="00AB4648" w:rsidP="00EC0ED3">
      <w:pPr>
        <w:pStyle w:val="Kommentartekst"/>
      </w:pPr>
      <w:r>
        <w:rPr>
          <w:rStyle w:val="Kommentarhenvisning"/>
        </w:rPr>
        <w:annotationRef/>
      </w:r>
      <w:r>
        <w:t>Need to define what this is</w:t>
      </w:r>
    </w:p>
  </w:comment>
  <w:comment w:id="29" w:author="Ho, Carolyn Y.,MD" w:date="2023-08-13T22:16:00Z" w:initials="HCY">
    <w:p w14:paraId="61F39C92" w14:textId="77777777" w:rsidR="00AC1A8D" w:rsidRDefault="00CD5D89" w:rsidP="00777AD7">
      <w:pPr>
        <w:pStyle w:val="Kommentartekst"/>
      </w:pPr>
      <w:r>
        <w:rPr>
          <w:rStyle w:val="Kommentarhenvisning"/>
        </w:rPr>
        <w:annotationRef/>
      </w:r>
      <w:r w:rsidR="00AC1A8D">
        <w:t>T1 indicates NYHA III-IV 7% in sarc vs 9% in non-sarc?</w:t>
      </w:r>
    </w:p>
  </w:comment>
  <w:comment w:id="45" w:author="Ho, Carolyn Y.,MD" w:date="2023-08-19T13:08:00Z" w:initials="HCY">
    <w:p w14:paraId="09DF1D39" w14:textId="77777777" w:rsidR="006D0A92" w:rsidRDefault="006D0A92">
      <w:pPr>
        <w:pStyle w:val="Kommentartekst"/>
      </w:pPr>
      <w:r>
        <w:rPr>
          <w:rStyle w:val="Kommentarhenvisning"/>
        </w:rPr>
        <w:annotationRef/>
      </w:r>
      <w:r>
        <w:t xml:space="preserve">It might be better just to present here and remove from T1 since unadjusted p values and raw values are flipped. </w:t>
      </w:r>
    </w:p>
    <w:p w14:paraId="4F70CA41" w14:textId="77777777" w:rsidR="006D0A92" w:rsidRDefault="006D0A92">
      <w:pPr>
        <w:pStyle w:val="Kommentartekst"/>
      </w:pPr>
    </w:p>
    <w:p w14:paraId="7C636112" w14:textId="77777777" w:rsidR="006D0A92" w:rsidRDefault="006D0A92" w:rsidP="001B1C89">
      <w:pPr>
        <w:pStyle w:val="Kommentartekst"/>
      </w:pPr>
      <w:r>
        <w:t>Also present %predicted PVO2 here in the text with adjusted p values.</w:t>
      </w:r>
    </w:p>
  </w:comment>
  <w:comment w:id="46" w:author="Christoffer Vissing" w:date="2023-08-22T11:47:00Z" w:initials="CRV">
    <w:p w14:paraId="08045489" w14:textId="7F8E3639" w:rsidR="00DC7E3B" w:rsidRDefault="00DC7E3B">
      <w:pPr>
        <w:pStyle w:val="Kommentartekst"/>
      </w:pPr>
      <w:r>
        <w:rPr>
          <w:rStyle w:val="Kommentarhenvisning"/>
        </w:rPr>
        <w:annotationRef/>
      </w:r>
      <w:r>
        <w:t xml:space="preserve">Agree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comment>
  <w:comment w:id="60"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64"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129"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130" w:author="Christoffer Vissing" w:date="2023-09-28T11:41:00Z" w:initials="CRV">
    <w:p w14:paraId="4F83B83A" w14:textId="185EF2CE" w:rsidR="00ED0AEE" w:rsidRDefault="00ED0AEE">
      <w:pPr>
        <w:pStyle w:val="Kommentartekst"/>
      </w:pPr>
      <w:r>
        <w:rPr>
          <w:rStyle w:val="Kommentarhenvisning"/>
        </w:rPr>
        <w:annotationRef/>
      </w:r>
      <w:proofErr w:type="gramStart"/>
      <w:r>
        <w:t>Yep</w:t>
      </w:r>
      <w:proofErr w:type="gramEnd"/>
      <w:r>
        <w:t xml:space="preserve"> see modifications below</w:t>
      </w:r>
    </w:p>
  </w:comment>
  <w:comment w:id="131"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162" w:author="Ho, Carolyn Y.,MD" w:date="2023-08-19T13:28:00Z" w:initials="HCY">
    <w:p w14:paraId="05E18D93" w14:textId="77777777" w:rsidR="00CA4258" w:rsidRDefault="00CA4258" w:rsidP="001E3A65">
      <w:pPr>
        <w:pStyle w:val="Kommentartekst"/>
      </w:pPr>
      <w:r>
        <w:rPr>
          <w:rStyle w:val="Kommentarhenvisning"/>
        </w:rPr>
        <w:annotationRef/>
      </w:r>
      <w:r>
        <w:t xml:space="preserve">I tried to make this a new section since this is the more innovative work and it is getting a bit buried. </w:t>
      </w:r>
    </w:p>
  </w:comment>
  <w:comment w:id="211" w:author="Ho, Carolyn Y.,MD" w:date="2023-08-19T13:54:00Z" w:initials="HCY">
    <w:p w14:paraId="696E88F3" w14:textId="77777777" w:rsidR="00A02633" w:rsidRDefault="002F2FB6">
      <w:pPr>
        <w:pStyle w:val="Kommentartekst"/>
      </w:pPr>
      <w:r>
        <w:rPr>
          <w:rStyle w:val="Kommentarhenvisning"/>
        </w:rPr>
        <w:annotationRef/>
      </w:r>
      <w:r w:rsidR="00A02633">
        <w:t>This is a lot to unpack and the figure it a bit difficult to digest.</w:t>
      </w:r>
    </w:p>
    <w:p w14:paraId="5088CDE9" w14:textId="77777777" w:rsidR="00A02633" w:rsidRDefault="00A02633">
      <w:pPr>
        <w:pStyle w:val="Kommentartekst"/>
      </w:pPr>
      <w:r>
        <w:t>The side figures showing sarc vs nonsarc in SF3 are more user friendly, but the blue shading on the sarc+ side and pink shading on the sarc- side are confusing to me. What about a traditional heat map representation with shades of red?</w:t>
      </w:r>
    </w:p>
    <w:p w14:paraId="2B50323F" w14:textId="77777777" w:rsidR="00A02633" w:rsidRDefault="00A02633">
      <w:pPr>
        <w:pStyle w:val="Kommentartekst"/>
      </w:pPr>
    </w:p>
    <w:p w14:paraId="48A8899A" w14:textId="77777777" w:rsidR="00A02633" w:rsidRDefault="00A02633" w:rsidP="003C1FCE">
      <w:pPr>
        <w:pStyle w:val="Kommentartekst"/>
      </w:pPr>
      <w:r>
        <w:t xml:space="preserve">Spend some more words spelling out the findings </w:t>
      </w:r>
    </w:p>
  </w:comment>
  <w:comment w:id="236" w:author="Ho, Carolyn Y.,MD" w:date="2023-08-19T13:55:00Z" w:initials="HCY">
    <w:p w14:paraId="71275D06" w14:textId="437B53A2" w:rsidR="002F2FB6" w:rsidRDefault="002F2FB6">
      <w:pPr>
        <w:pStyle w:val="Kommentartekst"/>
      </w:pPr>
      <w:r>
        <w:rPr>
          <w:rStyle w:val="Kommentarhenvisning"/>
        </w:rPr>
        <w:annotationRef/>
      </w:r>
      <w:r>
        <w:t>This is a bit too compact.</w:t>
      </w:r>
    </w:p>
    <w:p w14:paraId="28E28599" w14:textId="77777777" w:rsidR="002F2FB6" w:rsidRDefault="002F2FB6" w:rsidP="0034502D">
      <w:pPr>
        <w:pStyle w:val="Kommentartekst"/>
      </w:pPr>
      <w:r>
        <w:t>Try to spell it out a little more</w:t>
      </w:r>
    </w:p>
  </w:comment>
  <w:comment w:id="251"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256"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268"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271"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282" w:author="Christoffer Vissing" w:date="2023-09-28T11:59:00Z" w:initials="CRV">
    <w:p w14:paraId="1B08611C" w14:textId="57A340E8" w:rsidR="00C40896" w:rsidRDefault="00C40896">
      <w:pPr>
        <w:pStyle w:val="Kommentartekst"/>
      </w:pPr>
      <w:r>
        <w:rPr>
          <w:rStyle w:val="Kommentarhenvisning"/>
        </w:rPr>
        <w:annotationRef/>
      </w:r>
      <w:r>
        <w:t>I have deleted the reference to exercise and added speculation on biological differences between the two groups.</w:t>
      </w:r>
    </w:p>
  </w:comment>
  <w:comment w:id="286"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287" w:author="Carolyn Ho" w:date="2023-06-27T14:50:00Z" w:initials="HCY">
    <w:p w14:paraId="6D167638" w14:textId="0E6A6EED" w:rsidR="00AA4526" w:rsidRDefault="00AA4526">
      <w:pPr>
        <w:pStyle w:val="Kommentartekst"/>
      </w:pPr>
      <w:r>
        <w:rPr>
          <w:rStyle w:val="Kommentarhenvisning"/>
        </w:rPr>
        <w:annotationRef/>
      </w:r>
      <w:r>
        <w:t>Correct/specify</w:t>
      </w:r>
    </w:p>
  </w:comment>
  <w:comment w:id="351"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 w:id="377" w:author="Ho, Carolyn Y.,MD" w:date="2023-08-19T13:27:00Z" w:initials="HCY">
    <w:p w14:paraId="681AE6D0" w14:textId="77777777" w:rsidR="00D12475" w:rsidRDefault="00D12475" w:rsidP="00D12475">
      <w:pPr>
        <w:pStyle w:val="Kommentartekst"/>
      </w:pPr>
      <w:r>
        <w:rPr>
          <w:rStyle w:val="Kommentarhenvisning"/>
        </w:rPr>
        <w:annotationRef/>
      </w:r>
      <w:r>
        <w:t xml:space="preserve">Maybe condense this since not entirely novel. </w:t>
      </w:r>
    </w:p>
    <w:p w14:paraId="6B1599D8" w14:textId="77777777" w:rsidR="00D12475" w:rsidRDefault="00D12475" w:rsidP="00D12475">
      <w:pPr>
        <w:pStyle w:val="Kommentartekst"/>
      </w:pPr>
      <w:r>
        <w:t xml:space="preserve">New elements are the greater cumulative incidence (not just prevalence) and not accounted for by comorbidities. </w:t>
      </w:r>
    </w:p>
  </w:comment>
  <w:comment w:id="385" w:author="Ho, Carolyn Y.,MD" w:date="2023-08-19T13:20:00Z" w:initials="HCY">
    <w:p w14:paraId="36BBDCF8" w14:textId="77777777" w:rsidR="00D12475" w:rsidRDefault="00D12475" w:rsidP="00D12475">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386" w:author="Christoffer Vissing" w:date="2023-09-28T11:41:00Z" w:initials="CRV">
    <w:p w14:paraId="6018E657" w14:textId="77777777" w:rsidR="00D12475" w:rsidRDefault="00D12475" w:rsidP="00D12475">
      <w:pPr>
        <w:pStyle w:val="Kommentartekst"/>
      </w:pPr>
      <w:r>
        <w:rPr>
          <w:rStyle w:val="Kommentarhenvisning"/>
        </w:rPr>
        <w:annotationRef/>
      </w:r>
      <w:proofErr w:type="gramStart"/>
      <w:r>
        <w:t>Yep</w:t>
      </w:r>
      <w:proofErr w:type="gramEnd"/>
      <w:r>
        <w:t xml:space="preserve"> see modifications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34E0877D" w15:done="0"/>
  <w15:commentEx w15:paraId="65F43F96" w15:done="0"/>
  <w15:commentEx w15:paraId="40CFDB6A" w15:paraIdParent="65F43F96" w15:done="0"/>
  <w15:commentEx w15:paraId="7DDA6A9E" w15:done="0"/>
  <w15:commentEx w15:paraId="1EE60C23" w15:done="0"/>
  <w15:commentEx w15:paraId="27198477" w15:paraIdParent="1EE60C23" w15:done="0"/>
  <w15:commentEx w15:paraId="1724A09C" w15:done="0"/>
  <w15:commentEx w15:paraId="6909F518" w15:done="0"/>
  <w15:commentEx w15:paraId="61F39C92" w15:done="0"/>
  <w15:commentEx w15:paraId="7C636112" w15:done="0"/>
  <w15:commentEx w15:paraId="08045489" w15:paraIdParent="7C636112" w15:done="0"/>
  <w15:commentEx w15:paraId="45966D74" w15:done="0"/>
  <w15:commentEx w15:paraId="27ED68F8" w15:done="0"/>
  <w15:commentEx w15:paraId="0729B761" w15:done="0"/>
  <w15:commentEx w15:paraId="4F83B83A" w15:paraIdParent="0729B761" w15:done="0"/>
  <w15:commentEx w15:paraId="0C0F216C" w15:done="0"/>
  <w15:commentEx w15:paraId="05E18D93" w15:done="0"/>
  <w15:commentEx w15:paraId="48A8899A" w15:done="0"/>
  <w15:commentEx w15:paraId="28E28599" w15:done="0"/>
  <w15:commentEx w15:paraId="7F876227" w15:done="0"/>
  <w15:commentEx w15:paraId="6E43996D" w15:done="0"/>
  <w15:commentEx w15:paraId="5712E47A" w15:done="0"/>
  <w15:commentEx w15:paraId="221A7C39" w15:done="0"/>
  <w15:commentEx w15:paraId="1B08611C" w15:done="0"/>
  <w15:commentEx w15:paraId="6EB37296" w15:done="0"/>
  <w15:commentEx w15:paraId="6D167638" w15:done="0"/>
  <w15:commentEx w15:paraId="02323975" w15:done="0"/>
  <w15:commentEx w15:paraId="6B1599D8" w15:done="0"/>
  <w15:commentEx w15:paraId="36BBDCF8" w15:done="0"/>
  <w15:commentEx w15:paraId="6018E657" w15:paraIdParent="36BBD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2883D5F6" w16cex:dateUtc="2023-08-14T02:21:00Z"/>
  <w16cex:commentExtensible w16cex:durableId="288350FF" w16cex:dateUtc="2023-08-13T16:54:00Z"/>
  <w16cex:commentExtensible w16cex:durableId="42460EC6" w16cex:dateUtc="2023-09-28T10:17:00Z"/>
  <w16cex:commentExtensible w16cex:durableId="2883D562" w16cex:dateUtc="2023-08-14T02:19: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3D2D8" w16cex:dateUtc="2023-08-14T02:08:00Z"/>
  <w16cex:commentExtensible w16cex:durableId="2883D4A8" w16cex:dateUtc="2023-08-14T02:16:00Z"/>
  <w16cex:commentExtensible w16cex:durableId="288B3D4E" w16cex:dateUtc="2023-08-19T17:08:00Z"/>
  <w16cex:commentExtensible w16cex:durableId="288F1EC3" w16cex:dateUtc="2023-08-22T09:47:00Z"/>
  <w16cex:commentExtensible w16cex:durableId="288B3CF2" w16cex:dateUtc="2023-08-19T17:06:00Z"/>
  <w16cex:commentExtensible w16cex:durableId="288B41D3" w16cex:dateUtc="2023-08-19T17:27:00Z"/>
  <w16cex:commentExtensible w16cex:durableId="288B4013" w16cex:dateUtc="2023-08-19T17:20:00Z"/>
  <w16cex:commentExtensible w16cex:durableId="7A8B9BF2" w16cex:dateUtc="2023-09-28T09:41:00Z"/>
  <w16cex:commentExtensible w16cex:durableId="288B3F3A" w16cex:dateUtc="2023-08-19T17:16:00Z"/>
  <w16cex:commentExtensible w16cex:durableId="288B41FF" w16cex:dateUtc="2023-08-19T17:28:00Z"/>
  <w16cex:commentExtensible w16cex:durableId="288B4812" w16cex:dateUtc="2023-08-19T17:54:00Z"/>
  <w16cex:commentExtensible w16cex:durableId="288B483B" w16cex:dateUtc="2023-08-19T17:55: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F3E566B" w16cex:dateUtc="2023-09-28T09:59:00Z"/>
  <w16cex:commentExtensible w16cex:durableId="288B4CCD" w16cex:dateUtc="2023-08-19T18:14:00Z"/>
  <w16cex:commentExtensible w16cex:durableId="284575B5" w16cex:dateUtc="2023-06-27T18:50:00Z"/>
  <w16cex:commentExtensible w16cex:durableId="28444405" w16cex:dateUtc="2023-06-26T21:06:00Z"/>
  <w16cex:commentExtensible w16cex:durableId="2ED0365C" w16cex:dateUtc="2023-08-19T17:27:00Z"/>
  <w16cex:commentExtensible w16cex:durableId="50A467A8" w16cex:dateUtc="2023-08-19T17:20:00Z"/>
  <w16cex:commentExtensible w16cex:durableId="4B85433D" w16cex:dateUtc="2023-09-28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34E0877D" w16cid:durableId="2883D5F6"/>
  <w16cid:commentId w16cid:paraId="65F43F96" w16cid:durableId="288350FF"/>
  <w16cid:commentId w16cid:paraId="40CFDB6A" w16cid:durableId="42460EC6"/>
  <w16cid:commentId w16cid:paraId="7DDA6A9E" w16cid:durableId="2883D562"/>
  <w16cid:commentId w16cid:paraId="1EE60C23" w16cid:durableId="287CC69D"/>
  <w16cid:commentId w16cid:paraId="27198477" w16cid:durableId="28835CE0"/>
  <w16cid:commentId w16cid:paraId="1724A09C" w16cid:durableId="2883D179"/>
  <w16cid:commentId w16cid:paraId="6909F518" w16cid:durableId="2883D2D8"/>
  <w16cid:commentId w16cid:paraId="61F39C92" w16cid:durableId="2883D4A8"/>
  <w16cid:commentId w16cid:paraId="7C636112" w16cid:durableId="288B3D4E"/>
  <w16cid:commentId w16cid:paraId="08045489" w16cid:durableId="288F1EC3"/>
  <w16cid:commentId w16cid:paraId="45966D74" w16cid:durableId="288B3CF2"/>
  <w16cid:commentId w16cid:paraId="27ED68F8" w16cid:durableId="288B41D3"/>
  <w16cid:commentId w16cid:paraId="0729B761" w16cid:durableId="288B4013"/>
  <w16cid:commentId w16cid:paraId="4F83B83A" w16cid:durableId="7A8B9BF2"/>
  <w16cid:commentId w16cid:paraId="0C0F216C" w16cid:durableId="288B3F3A"/>
  <w16cid:commentId w16cid:paraId="05E18D93" w16cid:durableId="288B41FF"/>
  <w16cid:commentId w16cid:paraId="48A8899A" w16cid:durableId="288B4812"/>
  <w16cid:commentId w16cid:paraId="28E28599" w16cid:durableId="288B483B"/>
  <w16cid:commentId w16cid:paraId="7F876227" w16cid:durableId="288B4998"/>
  <w16cid:commentId w16cid:paraId="6E43996D" w16cid:durableId="288B5169"/>
  <w16cid:commentId w16cid:paraId="5712E47A" w16cid:durableId="288B4BB7"/>
  <w16cid:commentId w16cid:paraId="221A7C39" w16cid:durableId="288B4C91"/>
  <w16cid:commentId w16cid:paraId="1B08611C" w16cid:durableId="2F3E566B"/>
  <w16cid:commentId w16cid:paraId="6EB37296" w16cid:durableId="288B4CCD"/>
  <w16cid:commentId w16cid:paraId="6D167638" w16cid:durableId="284575B5"/>
  <w16cid:commentId w16cid:paraId="02323975" w16cid:durableId="28444405"/>
  <w16cid:commentId w16cid:paraId="6B1599D8" w16cid:durableId="2ED0365C"/>
  <w16cid:commentId w16cid:paraId="36BBDCF8" w16cid:durableId="50A467A8"/>
  <w16cid:commentId w16cid:paraId="6018E657" w16cid:durableId="4B8543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DA04F" w14:textId="77777777" w:rsidR="00651604" w:rsidRDefault="00651604">
      <w:r>
        <w:separator/>
      </w:r>
    </w:p>
  </w:endnote>
  <w:endnote w:type="continuationSeparator" w:id="0">
    <w:p w14:paraId="7F06500F" w14:textId="77777777" w:rsidR="00651604" w:rsidRDefault="00651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BAA61" w14:textId="77777777" w:rsidR="00651604" w:rsidRDefault="00651604">
      <w:r>
        <w:separator/>
      </w:r>
    </w:p>
  </w:footnote>
  <w:footnote w:type="continuationSeparator" w:id="0">
    <w:p w14:paraId="50AA0F21" w14:textId="77777777" w:rsidR="00651604" w:rsidRDefault="00651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Ho, Carolyn Y.,MD">
    <w15:presenceInfo w15:providerId="AD" w15:userId="S::cho@bwh.harvard.edu::fb697271-ea8d-4cac-b506-842628907a6b"/>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707"/>
    <w:rsid w:val="00071ECC"/>
    <w:rsid w:val="0007751F"/>
    <w:rsid w:val="00080A63"/>
    <w:rsid w:val="0008357F"/>
    <w:rsid w:val="000A2466"/>
    <w:rsid w:val="000B140C"/>
    <w:rsid w:val="000B753D"/>
    <w:rsid w:val="000B76C9"/>
    <w:rsid w:val="000D0076"/>
    <w:rsid w:val="000E3A07"/>
    <w:rsid w:val="000E754A"/>
    <w:rsid w:val="000F3B75"/>
    <w:rsid w:val="000F6E5D"/>
    <w:rsid w:val="000F7E82"/>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4227C"/>
    <w:rsid w:val="002573A9"/>
    <w:rsid w:val="00260767"/>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D6095"/>
    <w:rsid w:val="003D647E"/>
    <w:rsid w:val="003E2EB5"/>
    <w:rsid w:val="003E33A6"/>
    <w:rsid w:val="003F0B99"/>
    <w:rsid w:val="003F641C"/>
    <w:rsid w:val="00406508"/>
    <w:rsid w:val="0041170E"/>
    <w:rsid w:val="004125E5"/>
    <w:rsid w:val="00422DA9"/>
    <w:rsid w:val="00426080"/>
    <w:rsid w:val="00430B72"/>
    <w:rsid w:val="00433EF5"/>
    <w:rsid w:val="00436E9C"/>
    <w:rsid w:val="00442031"/>
    <w:rsid w:val="00444074"/>
    <w:rsid w:val="004451B2"/>
    <w:rsid w:val="0044712F"/>
    <w:rsid w:val="004536C1"/>
    <w:rsid w:val="00457278"/>
    <w:rsid w:val="00461927"/>
    <w:rsid w:val="004629A8"/>
    <w:rsid w:val="004636E0"/>
    <w:rsid w:val="004640FE"/>
    <w:rsid w:val="0047289B"/>
    <w:rsid w:val="0048195E"/>
    <w:rsid w:val="00482E50"/>
    <w:rsid w:val="004908BF"/>
    <w:rsid w:val="0049191A"/>
    <w:rsid w:val="00493348"/>
    <w:rsid w:val="004A06D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3705B"/>
    <w:rsid w:val="005559AF"/>
    <w:rsid w:val="00556B72"/>
    <w:rsid w:val="00567A14"/>
    <w:rsid w:val="00575C41"/>
    <w:rsid w:val="00580470"/>
    <w:rsid w:val="0058399C"/>
    <w:rsid w:val="005868E2"/>
    <w:rsid w:val="00592E28"/>
    <w:rsid w:val="00595F0C"/>
    <w:rsid w:val="005B164B"/>
    <w:rsid w:val="005B2913"/>
    <w:rsid w:val="005B44F4"/>
    <w:rsid w:val="005C4292"/>
    <w:rsid w:val="005D1D14"/>
    <w:rsid w:val="005D6489"/>
    <w:rsid w:val="005E3EFD"/>
    <w:rsid w:val="005E42C7"/>
    <w:rsid w:val="005E755E"/>
    <w:rsid w:val="005F2993"/>
    <w:rsid w:val="006174CC"/>
    <w:rsid w:val="00625C27"/>
    <w:rsid w:val="00626F13"/>
    <w:rsid w:val="00627F19"/>
    <w:rsid w:val="00630A55"/>
    <w:rsid w:val="00632C1C"/>
    <w:rsid w:val="006368C7"/>
    <w:rsid w:val="00636E22"/>
    <w:rsid w:val="0064270F"/>
    <w:rsid w:val="006463CE"/>
    <w:rsid w:val="00651604"/>
    <w:rsid w:val="00653619"/>
    <w:rsid w:val="006645EA"/>
    <w:rsid w:val="006652DF"/>
    <w:rsid w:val="00666D4C"/>
    <w:rsid w:val="00667385"/>
    <w:rsid w:val="0069060A"/>
    <w:rsid w:val="006917FD"/>
    <w:rsid w:val="00691A4A"/>
    <w:rsid w:val="00696138"/>
    <w:rsid w:val="00696771"/>
    <w:rsid w:val="006A2392"/>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621F1"/>
    <w:rsid w:val="007748D5"/>
    <w:rsid w:val="00777B45"/>
    <w:rsid w:val="0078062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E5235"/>
    <w:rsid w:val="007F100A"/>
    <w:rsid w:val="007F51E8"/>
    <w:rsid w:val="007F67CF"/>
    <w:rsid w:val="0080039F"/>
    <w:rsid w:val="00800A37"/>
    <w:rsid w:val="00801D10"/>
    <w:rsid w:val="00805553"/>
    <w:rsid w:val="0083228C"/>
    <w:rsid w:val="00832D41"/>
    <w:rsid w:val="00833357"/>
    <w:rsid w:val="0084063E"/>
    <w:rsid w:val="008410A5"/>
    <w:rsid w:val="00842AF6"/>
    <w:rsid w:val="00861833"/>
    <w:rsid w:val="00862521"/>
    <w:rsid w:val="00867A97"/>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3497"/>
    <w:rsid w:val="0090368F"/>
    <w:rsid w:val="0090387A"/>
    <w:rsid w:val="009426C3"/>
    <w:rsid w:val="0094582D"/>
    <w:rsid w:val="00945B98"/>
    <w:rsid w:val="009470FC"/>
    <w:rsid w:val="00954CA0"/>
    <w:rsid w:val="00976566"/>
    <w:rsid w:val="009859BB"/>
    <w:rsid w:val="0099151C"/>
    <w:rsid w:val="0099298A"/>
    <w:rsid w:val="00993A56"/>
    <w:rsid w:val="009B33BC"/>
    <w:rsid w:val="009B391A"/>
    <w:rsid w:val="009C7FDC"/>
    <w:rsid w:val="009D1EBF"/>
    <w:rsid w:val="009D36E1"/>
    <w:rsid w:val="009D52A5"/>
    <w:rsid w:val="009E0DC7"/>
    <w:rsid w:val="009E16F1"/>
    <w:rsid w:val="009E1C4D"/>
    <w:rsid w:val="00A008C6"/>
    <w:rsid w:val="00A02633"/>
    <w:rsid w:val="00A031F7"/>
    <w:rsid w:val="00A12F57"/>
    <w:rsid w:val="00A175F9"/>
    <w:rsid w:val="00A201CC"/>
    <w:rsid w:val="00A22769"/>
    <w:rsid w:val="00A26503"/>
    <w:rsid w:val="00A330FA"/>
    <w:rsid w:val="00A45595"/>
    <w:rsid w:val="00A77028"/>
    <w:rsid w:val="00A947DB"/>
    <w:rsid w:val="00A95177"/>
    <w:rsid w:val="00A961C0"/>
    <w:rsid w:val="00AA4526"/>
    <w:rsid w:val="00AA65AF"/>
    <w:rsid w:val="00AA77DE"/>
    <w:rsid w:val="00AA7BBD"/>
    <w:rsid w:val="00AB1292"/>
    <w:rsid w:val="00AB4648"/>
    <w:rsid w:val="00AB5658"/>
    <w:rsid w:val="00AB7056"/>
    <w:rsid w:val="00AB77FA"/>
    <w:rsid w:val="00AC0D72"/>
    <w:rsid w:val="00AC1A8D"/>
    <w:rsid w:val="00AC26B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0896"/>
    <w:rsid w:val="00C45E79"/>
    <w:rsid w:val="00C465D3"/>
    <w:rsid w:val="00C47A54"/>
    <w:rsid w:val="00C55FA8"/>
    <w:rsid w:val="00C6106B"/>
    <w:rsid w:val="00C72953"/>
    <w:rsid w:val="00C817E1"/>
    <w:rsid w:val="00C81A0B"/>
    <w:rsid w:val="00C81C49"/>
    <w:rsid w:val="00C82067"/>
    <w:rsid w:val="00C855CA"/>
    <w:rsid w:val="00C87B4C"/>
    <w:rsid w:val="00C9056B"/>
    <w:rsid w:val="00CA4002"/>
    <w:rsid w:val="00CA4258"/>
    <w:rsid w:val="00CA7329"/>
    <w:rsid w:val="00CB1A1E"/>
    <w:rsid w:val="00CB59D1"/>
    <w:rsid w:val="00CC68F6"/>
    <w:rsid w:val="00CD14BC"/>
    <w:rsid w:val="00CD1602"/>
    <w:rsid w:val="00CD38FF"/>
    <w:rsid w:val="00CD5D89"/>
    <w:rsid w:val="00CE536D"/>
    <w:rsid w:val="00CF5CE8"/>
    <w:rsid w:val="00CF65F0"/>
    <w:rsid w:val="00CF7939"/>
    <w:rsid w:val="00D005DC"/>
    <w:rsid w:val="00D01BF0"/>
    <w:rsid w:val="00D04DBA"/>
    <w:rsid w:val="00D06A7A"/>
    <w:rsid w:val="00D11238"/>
    <w:rsid w:val="00D12475"/>
    <w:rsid w:val="00D21631"/>
    <w:rsid w:val="00D3112F"/>
    <w:rsid w:val="00D3206F"/>
    <w:rsid w:val="00D33261"/>
    <w:rsid w:val="00D50E7D"/>
    <w:rsid w:val="00D5141C"/>
    <w:rsid w:val="00D5159C"/>
    <w:rsid w:val="00D519C3"/>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67FA"/>
    <w:rsid w:val="00DA7CE3"/>
    <w:rsid w:val="00DB6D77"/>
    <w:rsid w:val="00DC3C24"/>
    <w:rsid w:val="00DC7E3B"/>
    <w:rsid w:val="00DD0515"/>
    <w:rsid w:val="00DD175D"/>
    <w:rsid w:val="00DD6282"/>
    <w:rsid w:val="00DE0329"/>
    <w:rsid w:val="00DE73A8"/>
    <w:rsid w:val="00DF1022"/>
    <w:rsid w:val="00DF496A"/>
    <w:rsid w:val="00DF4CC9"/>
    <w:rsid w:val="00DF5988"/>
    <w:rsid w:val="00DF5A0F"/>
    <w:rsid w:val="00E0082F"/>
    <w:rsid w:val="00E11272"/>
    <w:rsid w:val="00E12205"/>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D0AEE"/>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47FD9"/>
    <w:rsid w:val="00F51D8D"/>
    <w:rsid w:val="00F54EFA"/>
    <w:rsid w:val="00F55054"/>
    <w:rsid w:val="00F6627E"/>
    <w:rsid w:val="00F70620"/>
    <w:rsid w:val="00F826AF"/>
    <w:rsid w:val="00F8500F"/>
    <w:rsid w:val="00F904AB"/>
    <w:rsid w:val="00F9152D"/>
    <w:rsid w:val="00FA0FD1"/>
    <w:rsid w:val="00FA685D"/>
    <w:rsid w:val="00FB109B"/>
    <w:rsid w:val="00FB1A93"/>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image" Target="media/image12.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35</Pages>
  <Words>24777</Words>
  <Characters>151146</Characters>
  <Application>Microsoft Office Word</Application>
  <DocSecurity>0</DocSecurity>
  <Lines>1259</Lines>
  <Paragraphs>351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175572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5</cp:revision>
  <dcterms:created xsi:type="dcterms:W3CDTF">2023-10-13T11:19:00Z</dcterms:created>
  <dcterms:modified xsi:type="dcterms:W3CDTF">2023-10-14T19:57:00Z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