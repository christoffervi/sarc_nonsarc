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A6713" w14:textId="39B5E448" w:rsidR="001D711A" w:rsidRPr="00907D0E" w:rsidRDefault="00C82F9D" w:rsidP="00F35D8B">
      <w:pPr>
        <w:jc w:val="center"/>
        <w:rPr>
          <w:rFonts w:ascii="Roboto" w:hAnsi="Roboto"/>
          <w:b/>
          <w:bCs/>
          <w:lang w:val="en-US"/>
        </w:rPr>
      </w:pPr>
      <w:bookmarkStart w:id="0" w:name="_Hlk113459061"/>
      <w:commentRangeStart w:id="1"/>
      <w:del w:id="2" w:author="Christoffer Vissing" w:date="2024-09-04T11:37:00Z" w16du:dateUtc="2024-09-04T09:37:00Z">
        <w:r w:rsidDel="00500C2A">
          <w:rPr>
            <w:rFonts w:ascii="Roboto" w:hAnsi="Roboto"/>
            <w:b/>
            <w:bCs/>
            <w:lang w:val="en-US"/>
          </w:rPr>
          <w:delText>T</w:delText>
        </w:r>
        <w:r w:rsidR="004C6F6D" w:rsidRPr="00907D0E" w:rsidDel="00500C2A">
          <w:rPr>
            <w:rFonts w:ascii="Roboto" w:hAnsi="Roboto"/>
            <w:b/>
            <w:bCs/>
            <w:lang w:val="en-US"/>
          </w:rPr>
          <w:delText>he</w:delText>
        </w:r>
        <w:commentRangeEnd w:id="1"/>
        <w:r w:rsidR="00625F3A" w:rsidDel="00500C2A">
          <w:rPr>
            <w:rStyle w:val="Kommentarhenvisning"/>
            <w:lang w:val="en-US" w:eastAsia="en-US"/>
          </w:rPr>
          <w:commentReference w:id="1"/>
        </w:r>
        <w:r w:rsidR="004C6F6D" w:rsidRPr="00907D0E" w:rsidDel="00500C2A">
          <w:rPr>
            <w:rFonts w:ascii="Roboto" w:hAnsi="Roboto"/>
            <w:b/>
            <w:bCs/>
            <w:lang w:val="en-US"/>
          </w:rPr>
          <w:delText xml:space="preserve"> </w:delText>
        </w:r>
        <w:r w:rsidDel="00500C2A">
          <w:rPr>
            <w:rFonts w:ascii="Roboto" w:hAnsi="Roboto"/>
            <w:b/>
            <w:bCs/>
            <w:lang w:val="en-US"/>
          </w:rPr>
          <w:delText>Impact of Sarcomere Variants on Disease Progression in</w:delText>
        </w:r>
        <w:r w:rsidR="00667385" w:rsidRPr="00907D0E" w:rsidDel="00500C2A">
          <w:rPr>
            <w:rFonts w:ascii="Roboto" w:hAnsi="Roboto"/>
            <w:b/>
            <w:bCs/>
            <w:lang w:val="en-US"/>
          </w:rPr>
          <w:delText xml:space="preserve"> Hypertrophic Cardiomyopathy</w:delText>
        </w:r>
      </w:del>
      <w:ins w:id="3" w:author="Christoffer Vissing" w:date="2024-09-04T11:36:00Z" w16du:dateUtc="2024-09-04T09:36:00Z">
        <w:r w:rsidR="00500C2A">
          <w:rPr>
            <w:rFonts w:ascii="Roboto" w:hAnsi="Roboto"/>
            <w:b/>
            <w:bCs/>
            <w:lang w:val="en-US"/>
          </w:rPr>
          <w:t>Outcomes and Disease Modifiers</w:t>
        </w:r>
      </w:ins>
      <w:ins w:id="4" w:author="Christoffer Vissing" w:date="2024-09-04T11:20:00Z" w16du:dateUtc="2024-09-04T09:20:00Z">
        <w:r w:rsidR="00500C2A" w:rsidRPr="00500C2A">
          <w:rPr>
            <w:rFonts w:ascii="Roboto" w:hAnsi="Roboto"/>
            <w:b/>
            <w:bCs/>
            <w:lang w:val="en-US"/>
          </w:rPr>
          <w:t xml:space="preserve"> in Hypertrophic Cardiomyopathy: A Comparative Study of </w:t>
        </w:r>
      </w:ins>
      <w:ins w:id="5" w:author="Christoffer Vissing" w:date="2024-09-04T11:53:00Z" w16du:dateUtc="2024-09-04T09:53:00Z">
        <w:r w:rsidR="00500C2A">
          <w:rPr>
            <w:rFonts w:ascii="Roboto" w:hAnsi="Roboto"/>
            <w:b/>
            <w:bCs/>
            <w:lang w:val="en-US"/>
          </w:rPr>
          <w:t xml:space="preserve">Patients </w:t>
        </w:r>
        <w:proofErr w:type="gramStart"/>
        <w:r w:rsidR="00500C2A">
          <w:rPr>
            <w:rFonts w:ascii="Roboto" w:hAnsi="Roboto"/>
            <w:b/>
            <w:bCs/>
            <w:lang w:val="en-US"/>
          </w:rPr>
          <w:t>With</w:t>
        </w:r>
        <w:proofErr w:type="gramEnd"/>
        <w:r w:rsidR="00500C2A">
          <w:rPr>
            <w:rFonts w:ascii="Roboto" w:hAnsi="Roboto"/>
            <w:b/>
            <w:bCs/>
            <w:lang w:val="en-US"/>
          </w:rPr>
          <w:t xml:space="preserve"> and Without </w:t>
        </w:r>
      </w:ins>
      <w:ins w:id="6" w:author="Christoffer Vissing" w:date="2024-09-04T11:20:00Z" w16du:dateUtc="2024-09-04T09:20:00Z">
        <w:r w:rsidR="00500C2A" w:rsidRPr="00500C2A">
          <w:rPr>
            <w:rFonts w:ascii="Roboto" w:hAnsi="Roboto"/>
            <w:b/>
            <w:bCs/>
            <w:lang w:val="en-US"/>
          </w:rPr>
          <w:t>Sarcomer</w:t>
        </w:r>
      </w:ins>
      <w:ins w:id="7" w:author="Christoffer Vissing" w:date="2024-09-04T11:53:00Z" w16du:dateUtc="2024-09-04T09:53:00Z">
        <w:r w:rsidR="00500C2A">
          <w:rPr>
            <w:rFonts w:ascii="Roboto" w:hAnsi="Roboto"/>
            <w:b/>
            <w:bCs/>
            <w:lang w:val="en-US"/>
          </w:rPr>
          <w:t>e</w:t>
        </w:r>
      </w:ins>
      <w:ins w:id="8" w:author="Christoffer Vissing" w:date="2024-09-04T11:54:00Z" w16du:dateUtc="2024-09-04T09:54:00Z">
        <w:r w:rsidR="00500C2A">
          <w:rPr>
            <w:rFonts w:ascii="Roboto" w:hAnsi="Roboto"/>
            <w:b/>
            <w:bCs/>
            <w:lang w:val="en-US"/>
          </w:rPr>
          <w:t xml:space="preserve"> Variants</w:t>
        </w:r>
      </w:ins>
      <w:r w:rsidR="00F35D8B" w:rsidRPr="00907D0E">
        <w:rPr>
          <w:rFonts w:ascii="Roboto" w:hAnsi="Roboto"/>
          <w:b/>
          <w:bCs/>
          <w:lang w:val="en-US"/>
        </w:rPr>
        <w:t xml:space="preserve"> </w:t>
      </w:r>
    </w:p>
    <w:p w14:paraId="5E548908" w14:textId="61379C44" w:rsidR="001D711A" w:rsidRPr="00EF6167" w:rsidRDefault="001D711A" w:rsidP="001D711A">
      <w:pPr>
        <w:pStyle w:val="Ingenafstand"/>
        <w:rPr>
          <w:rFonts w:ascii="Roboto" w:hAnsi="Roboto" w:cs="Times"/>
          <w:sz w:val="18"/>
          <w:szCs w:val="18"/>
        </w:rPr>
      </w:pPr>
      <w:r w:rsidRPr="00DB6D77">
        <w:rPr>
          <w:rFonts w:ascii="Roboto" w:hAnsi="Roboto" w:cs="Times"/>
          <w:sz w:val="18"/>
          <w:szCs w:val="18"/>
        </w:rPr>
        <w:t>Christoffer R. Vissing, MD, PhD;</w:t>
      </w:r>
      <w:r w:rsidR="00285DBF" w:rsidRPr="00DB6D77">
        <w:rPr>
          <w:rFonts w:ascii="Roboto" w:hAnsi="Roboto" w:cs="Times"/>
          <w:sz w:val="18"/>
          <w:szCs w:val="18"/>
        </w:rPr>
        <w:t xml:space="preserve"> </w:t>
      </w:r>
      <w:r w:rsidR="00285DBF">
        <w:rPr>
          <w:rFonts w:ascii="Roboto" w:hAnsi="Roboto" w:cs="Times"/>
          <w:sz w:val="18"/>
          <w:szCs w:val="18"/>
        </w:rPr>
        <w:t xml:space="preserve">Anna </w:t>
      </w:r>
      <w:proofErr w:type="spellStart"/>
      <w:r w:rsidR="00285DBF">
        <w:rPr>
          <w:rFonts w:ascii="Roboto" w:hAnsi="Roboto" w:cs="Times"/>
          <w:sz w:val="18"/>
          <w:szCs w:val="18"/>
        </w:rPr>
        <w:t>Axelsson</w:t>
      </w:r>
      <w:proofErr w:type="spellEnd"/>
      <w:r w:rsidR="00285DBF">
        <w:rPr>
          <w:rFonts w:ascii="Roboto" w:hAnsi="Roboto" w:cs="Times"/>
          <w:sz w:val="18"/>
          <w:szCs w:val="18"/>
        </w:rPr>
        <w:t xml:space="preserve"> Raja, MD, PhD; </w:t>
      </w:r>
      <w:r w:rsidRPr="00DB6D77">
        <w:rPr>
          <w:rFonts w:ascii="Roboto" w:hAnsi="Roboto" w:cs="Times"/>
          <w:sz w:val="18"/>
          <w:szCs w:val="18"/>
        </w:rPr>
        <w:t>Victoria N. Parikh, MD; Adam S. Helms, MD; Jodie Ingles, PhD, MPH; Rachel Lampert, MD, Anjali T. Owens, MD;</w:t>
      </w:r>
      <w:r w:rsidR="002F7734">
        <w:rPr>
          <w:rFonts w:ascii="Roboto" w:hAnsi="Roboto" w:cs="Times"/>
          <w:sz w:val="18"/>
          <w:szCs w:val="18"/>
        </w:rPr>
        <w:t xml:space="preserve"> </w:t>
      </w:r>
      <w:r w:rsidRPr="00DB6D77">
        <w:rPr>
          <w:rFonts w:ascii="Roboto" w:hAnsi="Roboto" w:cs="Times"/>
          <w:sz w:val="18"/>
          <w:szCs w:val="18"/>
        </w:rPr>
        <w:t xml:space="preserve">Joseph W. </w:t>
      </w:r>
      <w:proofErr w:type="spellStart"/>
      <w:r w:rsidRPr="00DB6D77">
        <w:rPr>
          <w:rFonts w:ascii="Roboto" w:hAnsi="Roboto" w:cs="Times"/>
          <w:sz w:val="18"/>
          <w:szCs w:val="18"/>
        </w:rPr>
        <w:t>Rossano</w:t>
      </w:r>
      <w:proofErr w:type="spellEnd"/>
      <w:r w:rsidRPr="00DB6D77">
        <w:rPr>
          <w:rFonts w:ascii="Roboto" w:hAnsi="Roboto" w:cs="Times"/>
          <w:sz w:val="18"/>
          <w:szCs w:val="18"/>
        </w:rPr>
        <w:t xml:space="preserve">, MD, MS; Sara </w:t>
      </w:r>
      <w:proofErr w:type="spellStart"/>
      <w:r w:rsidRPr="00DB6D77">
        <w:rPr>
          <w:rFonts w:ascii="Roboto" w:hAnsi="Roboto" w:cs="Times"/>
          <w:sz w:val="18"/>
          <w:szCs w:val="18"/>
        </w:rPr>
        <w:t>Saberi</w:t>
      </w:r>
      <w:proofErr w:type="spellEnd"/>
      <w:r w:rsidRPr="00DB6D77">
        <w:rPr>
          <w:rFonts w:ascii="Roboto" w:hAnsi="Roboto" w:cs="Times"/>
          <w:sz w:val="18"/>
          <w:szCs w:val="18"/>
        </w:rPr>
        <w:t xml:space="preserve">, MD; Dominic J. Abrams, MD;  Christopher </w:t>
      </w:r>
      <w:proofErr w:type="spellStart"/>
      <w:r w:rsidRPr="00DB6D77">
        <w:rPr>
          <w:rFonts w:ascii="Roboto" w:hAnsi="Roboto" w:cs="Times"/>
          <w:sz w:val="18"/>
          <w:szCs w:val="18"/>
        </w:rPr>
        <w:t>Semsarian</w:t>
      </w:r>
      <w:proofErr w:type="spellEnd"/>
      <w:r w:rsidRPr="00DB6D77">
        <w:rPr>
          <w:rFonts w:ascii="Roboto" w:hAnsi="Roboto" w:cs="Times"/>
          <w:sz w:val="18"/>
          <w:szCs w:val="18"/>
        </w:rPr>
        <w:t xml:space="preserve">, MBBS, PhD, MPH: John C. </w:t>
      </w:r>
      <w:proofErr w:type="spellStart"/>
      <w:r w:rsidRPr="00DB6D77">
        <w:rPr>
          <w:rFonts w:ascii="Roboto" w:hAnsi="Roboto" w:cs="Times"/>
          <w:sz w:val="18"/>
          <w:szCs w:val="18"/>
        </w:rPr>
        <w:t>Stendahl</w:t>
      </w:r>
      <w:proofErr w:type="spellEnd"/>
      <w:r w:rsidRPr="00DB6D77">
        <w:rPr>
          <w:rFonts w:ascii="Roboto" w:hAnsi="Roboto" w:cs="Times"/>
          <w:sz w:val="18"/>
          <w:szCs w:val="18"/>
        </w:rPr>
        <w:t xml:space="preserve">,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 xml:space="preserve">Erin Miller, MS, CGC; Thomas D. Ryan, MD, PhD; Sharlene M. Day, MD; </w:t>
      </w:r>
      <w:proofErr w:type="spellStart"/>
      <w:r w:rsidRPr="00DB6D77">
        <w:rPr>
          <w:rFonts w:ascii="Roboto" w:hAnsi="Roboto" w:cs="Times"/>
          <w:sz w:val="18"/>
          <w:szCs w:val="18"/>
        </w:rPr>
        <w:t>Iacopo</w:t>
      </w:r>
      <w:proofErr w:type="spellEnd"/>
      <w:r w:rsidRPr="00DB6D77">
        <w:rPr>
          <w:rFonts w:ascii="Roboto" w:hAnsi="Roboto" w:cs="Times"/>
          <w:sz w:val="18"/>
          <w:szCs w:val="18"/>
        </w:rPr>
        <w:t xml:space="preserve"> </w:t>
      </w:r>
      <w:proofErr w:type="spellStart"/>
      <w:r w:rsidRPr="00DB6D77">
        <w:rPr>
          <w:rFonts w:ascii="Roboto" w:hAnsi="Roboto" w:cs="Times"/>
          <w:sz w:val="18"/>
          <w:szCs w:val="18"/>
        </w:rPr>
        <w:t>Olivotto</w:t>
      </w:r>
      <w:proofErr w:type="spellEnd"/>
      <w:r w:rsidRPr="00DB6D77">
        <w:rPr>
          <w:rFonts w:ascii="Roboto" w:hAnsi="Roboto" w:cs="Times"/>
          <w:sz w:val="18"/>
          <w:szCs w:val="18"/>
        </w:rPr>
        <w:t>, MD;</w:t>
      </w:r>
      <w:r w:rsidR="00823A13">
        <w:rPr>
          <w:rFonts w:ascii="Roboto" w:hAnsi="Roboto" w:cs="Times"/>
          <w:sz w:val="18"/>
          <w:szCs w:val="18"/>
        </w:rPr>
        <w:t xml:space="preserve"> </w:t>
      </w:r>
      <w:r w:rsidR="005D389F" w:rsidRPr="00DB6D77">
        <w:rPr>
          <w:rFonts w:ascii="Roboto" w:hAnsi="Roboto" w:cs="Times"/>
          <w:sz w:val="18"/>
          <w:szCs w:val="18"/>
        </w:rPr>
        <w:t>Neal K. Lakdawala, MD</w:t>
      </w:r>
      <w:r w:rsidR="00EF6167">
        <w:rPr>
          <w:rFonts w:ascii="Roboto" w:hAnsi="Roboto" w:cs="Times"/>
          <w:sz w:val="18"/>
          <w:szCs w:val="18"/>
        </w:rPr>
        <w:t>;</w:t>
      </w:r>
      <w:r w:rsidR="005D389F" w:rsidRPr="00DB6D77">
        <w:rPr>
          <w:rFonts w:ascii="Roboto" w:hAnsi="Roboto" w:cs="Times"/>
          <w:sz w:val="18"/>
          <w:szCs w:val="18"/>
        </w:rPr>
        <w:t xml:space="preserve"> </w:t>
      </w:r>
      <w:r w:rsidRPr="00DB6D77">
        <w:rPr>
          <w:rFonts w:ascii="Roboto" w:hAnsi="Roboto" w:cs="Times"/>
          <w:sz w:val="18"/>
          <w:szCs w:val="18"/>
        </w:rPr>
        <w:t>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5C5E035" w14:textId="2EFEEBE8" w:rsidR="001D711A" w:rsidRPr="00945228" w:rsidRDefault="001D711A" w:rsidP="001D711A">
      <w:pPr>
        <w:rPr>
          <w:rFonts w:ascii="Roboto" w:hAnsi="Roboto"/>
          <w:sz w:val="18"/>
          <w:szCs w:val="18"/>
          <w:lang w:val="en-US"/>
        </w:rPr>
      </w:pPr>
      <w:r w:rsidRPr="00945228">
        <w:rPr>
          <w:rFonts w:ascii="Roboto" w:hAnsi="Roboto"/>
          <w:sz w:val="18"/>
          <w:szCs w:val="18"/>
          <w:lang w:val="en-US"/>
        </w:rPr>
        <w:t>Center for Inherited Cardiovascular Disease, Division of Cardiovascular Medicine, Stanford University School of Medicine, Stanford, California, USA (V.N.P</w:t>
      </w:r>
      <w:r w:rsidR="0043207B">
        <w:rPr>
          <w:rFonts w:ascii="Roboto" w:hAnsi="Roboto"/>
          <w:sz w:val="18"/>
          <w:szCs w:val="18"/>
          <w:lang w:val="en-US"/>
        </w:rPr>
        <w:t>.</w:t>
      </w:r>
      <w:r w:rsidRPr="00945228">
        <w:rPr>
          <w:rFonts w:ascii="Roboto" w:hAnsi="Roboto"/>
          <w:sz w:val="18"/>
          <w:szCs w:val="18"/>
          <w:lang w:val="en-US"/>
        </w:rPr>
        <w:t>).</w:t>
      </w:r>
    </w:p>
    <w:p w14:paraId="33371BE2" w14:textId="61A83BE9" w:rsidR="001D711A" w:rsidRPr="00945228" w:rsidRDefault="001D711A" w:rsidP="001D711A">
      <w:pPr>
        <w:rPr>
          <w:rFonts w:ascii="Roboto" w:hAnsi="Roboto"/>
          <w:sz w:val="18"/>
          <w:szCs w:val="18"/>
          <w:lang w:val="en-US"/>
        </w:rPr>
      </w:pPr>
      <w:r w:rsidRPr="00945228">
        <w:rPr>
          <w:rFonts w:ascii="Roboto" w:hAnsi="Roboto"/>
          <w:sz w:val="18"/>
          <w:szCs w:val="18"/>
          <w:lang w:val="en-US"/>
        </w:rPr>
        <w:t>Department of Internal Medicine, Division of Cardiovascular Medicine, University of Michigan, Ann Arbor (A.S.H., S.S.).</w:t>
      </w:r>
    </w:p>
    <w:p w14:paraId="643583A4"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Centre for Population Genomics, </w:t>
      </w:r>
      <w:proofErr w:type="spellStart"/>
      <w:r w:rsidRPr="00945228">
        <w:rPr>
          <w:rFonts w:ascii="Roboto" w:hAnsi="Roboto"/>
          <w:sz w:val="18"/>
          <w:szCs w:val="18"/>
          <w:lang w:val="en-US"/>
        </w:rPr>
        <w:t>Garvan</w:t>
      </w:r>
      <w:proofErr w:type="spellEnd"/>
      <w:r w:rsidRPr="00945228">
        <w:rPr>
          <w:rFonts w:ascii="Roboto" w:hAnsi="Roboto"/>
          <w:sz w:val="18"/>
          <w:szCs w:val="18"/>
          <w:lang w:val="en-US"/>
        </w:rPr>
        <w:t xml:space="preserve"> Institute of Medical Research and University of New South Wales, Sydney, Australia (J.I.)</w:t>
      </w:r>
    </w:p>
    <w:p w14:paraId="740822E9"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Center for Cardiovascular Genetics, Department of Cardiology, Boston Children’s Hospital &amp; Harvard Medical School, Boston, MA (D.J.A).</w:t>
      </w:r>
    </w:p>
    <w:p w14:paraId="773039E7"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Agnes </w:t>
      </w:r>
      <w:proofErr w:type="spellStart"/>
      <w:r w:rsidRPr="00945228">
        <w:rPr>
          <w:rFonts w:ascii="Roboto" w:hAnsi="Roboto"/>
          <w:sz w:val="18"/>
          <w:szCs w:val="18"/>
          <w:lang w:val="en-US"/>
        </w:rPr>
        <w:t>Ginges</w:t>
      </w:r>
      <w:proofErr w:type="spellEnd"/>
      <w:r w:rsidRPr="00945228">
        <w:rPr>
          <w:rFonts w:ascii="Roboto" w:hAnsi="Roboto"/>
          <w:sz w:val="18"/>
          <w:szCs w:val="18"/>
          <w:lang w:val="en-US"/>
        </w:rPr>
        <w:t xml:space="preserve"> Centre for Molecular Cardiology at Centenary Institute, University of Sydney, Australia (C.S.).</w:t>
      </w:r>
    </w:p>
    <w:p w14:paraId="102A5D77"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Department of Medicine, Section of Cardiovascular Medicine, Yale</w:t>
      </w:r>
      <w:del w:id="9" w:author="Stendahl, John" w:date="2024-03-11T17:43:00Z">
        <w:r w:rsidRPr="00945228" w:rsidDel="00EF11AE">
          <w:rPr>
            <w:rFonts w:ascii="Roboto" w:hAnsi="Roboto"/>
            <w:sz w:val="18"/>
            <w:szCs w:val="18"/>
            <w:lang w:val="en-US"/>
          </w:rPr>
          <w:delText xml:space="preserve"> University</w:delText>
        </w:r>
      </w:del>
      <w:r w:rsidRPr="00945228">
        <w:rPr>
          <w:rFonts w:ascii="Roboto" w:hAnsi="Roboto"/>
          <w:sz w:val="18"/>
          <w:szCs w:val="18"/>
          <w:lang w:val="en-US"/>
        </w:rPr>
        <w:t xml:space="preserve">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57A53D60"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Department of Cardiology, </w:t>
      </w:r>
      <w:proofErr w:type="spellStart"/>
      <w:r w:rsidRPr="00945228">
        <w:rPr>
          <w:rFonts w:ascii="Roboto" w:hAnsi="Roboto"/>
          <w:sz w:val="18"/>
          <w:szCs w:val="18"/>
          <w:lang w:val="en-US"/>
        </w:rPr>
        <w:t>Rigshospitalet</w:t>
      </w:r>
      <w:proofErr w:type="spellEnd"/>
      <w:r w:rsidRPr="00945228">
        <w:rPr>
          <w:rFonts w:ascii="Roboto" w:hAnsi="Roboto"/>
          <w:sz w:val="18"/>
          <w:szCs w:val="18"/>
          <w:lang w:val="en-US"/>
        </w:rPr>
        <w:t>, Copenhagen University Hospital, Denmark (C.R.V.,</w:t>
      </w:r>
      <w:r w:rsidR="00F026C2" w:rsidRPr="00945228">
        <w:rPr>
          <w:rFonts w:ascii="Roboto" w:hAnsi="Roboto"/>
          <w:sz w:val="18"/>
          <w:szCs w:val="18"/>
          <w:lang w:val="en-US"/>
        </w:rPr>
        <w:t xml:space="preserve"> A.A.R.,</w:t>
      </w:r>
      <w:r w:rsidRPr="00945228">
        <w:rPr>
          <w:rFonts w:ascii="Roboto" w:hAnsi="Roboto"/>
          <w:sz w:val="18"/>
          <w:szCs w:val="18"/>
          <w:lang w:val="en-US"/>
        </w:rPr>
        <w:t xml:space="preserve"> H.B.).</w:t>
      </w:r>
    </w:p>
    <w:p w14:paraId="2B039A55" w14:textId="20984632" w:rsidR="00F026C2" w:rsidRPr="00945228" w:rsidRDefault="00F026C2" w:rsidP="00F026C2">
      <w:pPr>
        <w:rPr>
          <w:rFonts w:ascii="Roboto" w:hAnsi="Roboto"/>
          <w:sz w:val="18"/>
          <w:szCs w:val="18"/>
          <w:lang w:val="en-US"/>
        </w:rPr>
      </w:pPr>
      <w:r w:rsidRPr="00945228">
        <w:rPr>
          <w:rFonts w:ascii="Roboto" w:hAnsi="Roboto"/>
          <w:sz w:val="18"/>
          <w:szCs w:val="18"/>
          <w:lang w:val="en-US"/>
        </w:rPr>
        <w:t>Department of Cardiology, Hvidovre Hospital, Copenhagen University Hospital, Denmark (C.R.V.).</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proofErr w:type="gramStart"/>
      <w:r w:rsidRPr="00DB6D77">
        <w:rPr>
          <w:rFonts w:ascii="Roboto" w:hAnsi="Roboto" w:cs="Times New Roman"/>
          <w:sz w:val="18"/>
          <w:szCs w:val="18"/>
          <w:lang w:val="fr-FR"/>
        </w:rPr>
        <w:t>Email</w:t>
      </w:r>
      <w:proofErr w:type="gramEnd"/>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12" w:history="1">
        <w:r w:rsidRPr="00DB6D77">
          <w:rPr>
            <w:rStyle w:val="Hyperlink"/>
            <w:rFonts w:ascii="Roboto" w:hAnsi="Roboto" w:cs="Times New Roman"/>
            <w:sz w:val="18"/>
            <w:szCs w:val="18"/>
            <w:lang w:val="fr-FR"/>
          </w:rPr>
          <w:t>cho@bwh.harvard.edu</w:t>
        </w:r>
      </w:hyperlink>
    </w:p>
    <w:p w14:paraId="7FDDF878" w14:textId="069ADBE6" w:rsidR="001D711A" w:rsidRPr="005D389F" w:rsidRDefault="001D711A" w:rsidP="001D711A">
      <w:pPr>
        <w:pStyle w:val="Ingenafstand"/>
        <w:rPr>
          <w:rFonts w:ascii="Roboto" w:hAnsi="Roboto" w:cs="Times New Roman"/>
          <w:sz w:val="18"/>
          <w:szCs w:val="18"/>
          <w:lang w:val="fr-FR"/>
        </w:rPr>
      </w:pPr>
      <w:r w:rsidRPr="005D389F">
        <w:rPr>
          <w:rFonts w:ascii="Roboto" w:hAnsi="Roboto" w:cs="Times New Roman"/>
          <w:sz w:val="18"/>
          <w:szCs w:val="18"/>
          <w:lang w:val="fr-FR"/>
        </w:rPr>
        <w:t>Tel</w:t>
      </w:r>
      <w:r w:rsidR="004C6F6D" w:rsidRPr="005D389F">
        <w:rPr>
          <w:rFonts w:ascii="Roboto" w:hAnsi="Roboto" w:cs="Times New Roman"/>
          <w:sz w:val="18"/>
          <w:szCs w:val="18"/>
          <w:lang w:val="fr-FR"/>
        </w:rPr>
        <w:t> </w:t>
      </w:r>
      <w:r w:rsidRPr="005D389F">
        <w:rPr>
          <w:rFonts w:ascii="Roboto" w:hAnsi="Roboto" w:cs="Times New Roman"/>
          <w:sz w:val="18"/>
          <w:szCs w:val="18"/>
          <w:lang w:val="fr-FR"/>
        </w:rPr>
        <w:t>: 617-732-5685</w:t>
      </w:r>
    </w:p>
    <w:p w14:paraId="0191FDB2" w14:textId="7DF2CC76" w:rsidR="001D711A" w:rsidRPr="005D389F" w:rsidRDefault="001D711A" w:rsidP="001D711A">
      <w:pPr>
        <w:pStyle w:val="Ingenafstand"/>
        <w:rPr>
          <w:rFonts w:ascii="Roboto" w:hAnsi="Roboto" w:cs="Times New Roman"/>
          <w:sz w:val="18"/>
          <w:szCs w:val="18"/>
          <w:lang w:val="fr-FR"/>
        </w:rPr>
      </w:pPr>
      <w:r w:rsidRPr="005D389F">
        <w:rPr>
          <w:rFonts w:ascii="Roboto" w:hAnsi="Roboto" w:cs="Times New Roman"/>
          <w:sz w:val="18"/>
          <w:szCs w:val="18"/>
          <w:lang w:val="fr-FR"/>
        </w:rPr>
        <w:t>Fax</w:t>
      </w:r>
      <w:r w:rsidR="004C6F6D" w:rsidRPr="005D389F">
        <w:rPr>
          <w:rFonts w:ascii="Roboto" w:hAnsi="Roboto" w:cs="Times New Roman"/>
          <w:sz w:val="18"/>
          <w:szCs w:val="18"/>
          <w:lang w:val="fr-FR"/>
        </w:rPr>
        <w:t> </w:t>
      </w:r>
      <w:r w:rsidRPr="005D389F">
        <w:rPr>
          <w:rFonts w:ascii="Roboto" w:hAnsi="Roboto" w:cs="Times New Roman"/>
          <w:sz w:val="18"/>
          <w:szCs w:val="18"/>
          <w:lang w:val="fr-FR"/>
        </w:rPr>
        <w:t>: 617-264-5265</w:t>
      </w:r>
    </w:p>
    <w:p w14:paraId="58BE50EE" w14:textId="77777777" w:rsidR="001D711A" w:rsidRPr="005D389F" w:rsidRDefault="001D711A" w:rsidP="001D711A">
      <w:pPr>
        <w:spacing w:line="480" w:lineRule="auto"/>
        <w:rPr>
          <w:rFonts w:ascii="Roboto" w:hAnsi="Roboto"/>
          <w:b/>
          <w:bCs/>
          <w:sz w:val="18"/>
          <w:szCs w:val="18"/>
          <w:lang w:val="fr-FR"/>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39D1FF2" w:rsidR="001D711A" w:rsidRPr="00141347" w:rsidRDefault="001D711A" w:rsidP="001D711A">
      <w:pPr>
        <w:pStyle w:val="Ingenafstand"/>
        <w:rPr>
          <w:rFonts w:ascii="Roboto" w:hAnsi="Roboto" w:cs="Times New Roman"/>
          <w:sz w:val="18"/>
          <w:szCs w:val="18"/>
          <w:rPrChange w:id="10" w:author="Christoffer Vissing" w:date="2024-08-19T10:17:00Z" w16du:dateUtc="2024-08-19T08:17:00Z">
            <w:rPr>
              <w:rFonts w:ascii="Roboto" w:hAnsi="Roboto" w:cs="Times New Roman"/>
              <w:sz w:val="18"/>
              <w:szCs w:val="18"/>
              <w:lang w:val="da-DK"/>
            </w:rPr>
          </w:rPrChange>
        </w:rPr>
      </w:pPr>
      <w:r w:rsidRPr="00141347">
        <w:rPr>
          <w:rFonts w:ascii="Roboto" w:hAnsi="Roboto" w:cs="Times New Roman"/>
          <w:sz w:val="18"/>
          <w:szCs w:val="18"/>
          <w:rPrChange w:id="11" w:author="Christoffer Vissing" w:date="2024-08-19T10:17:00Z" w16du:dateUtc="2024-08-19T08:17:00Z">
            <w:rPr>
              <w:rFonts w:ascii="Roboto" w:hAnsi="Roboto" w:cs="Times New Roman"/>
              <w:sz w:val="18"/>
              <w:szCs w:val="18"/>
              <w:lang w:val="da-DK"/>
            </w:rPr>
          </w:rPrChange>
        </w:rPr>
        <w:t xml:space="preserve">Email: </w:t>
      </w:r>
      <w:r>
        <w:fldChar w:fldCharType="begin"/>
      </w:r>
      <w:r w:rsidRPr="00141347">
        <w:instrText>HYPERLINK "mailto:christoffer.rasmus.vissing.01@regionh"</w:instrText>
      </w:r>
      <w:r>
        <w:fldChar w:fldCharType="separate"/>
      </w:r>
      <w:r w:rsidR="00EF6167" w:rsidRPr="00141347">
        <w:rPr>
          <w:rStyle w:val="Hyperlink"/>
          <w:rFonts w:ascii="Roboto" w:hAnsi="Roboto" w:cs="Times New Roman"/>
          <w:sz w:val="18"/>
          <w:szCs w:val="18"/>
          <w:rPrChange w:id="12" w:author="Christoffer Vissing" w:date="2024-08-19T10:17:00Z" w16du:dateUtc="2024-08-19T08:17:00Z">
            <w:rPr>
              <w:rStyle w:val="Hyperlink"/>
              <w:rFonts w:ascii="Roboto" w:hAnsi="Roboto" w:cs="Times New Roman"/>
              <w:sz w:val="18"/>
              <w:szCs w:val="18"/>
              <w:lang w:val="da-DK"/>
            </w:rPr>
          </w:rPrChange>
        </w:rPr>
        <w:t>christoffer.rasmus.vissing.01@regionh</w:t>
      </w:r>
      <w:r>
        <w:rPr>
          <w:rStyle w:val="Hyperlink"/>
          <w:rFonts w:ascii="Roboto" w:hAnsi="Roboto" w:cs="Times New Roman"/>
          <w:sz w:val="18"/>
          <w:szCs w:val="18"/>
          <w:lang w:val="da-DK"/>
        </w:rPr>
        <w:fldChar w:fldCharType="end"/>
      </w:r>
      <w:r w:rsidRPr="00141347">
        <w:rPr>
          <w:rFonts w:ascii="Roboto" w:hAnsi="Roboto" w:cs="Times New Roman"/>
          <w:sz w:val="18"/>
          <w:szCs w:val="18"/>
          <w:rPrChange w:id="13" w:author="Christoffer Vissing" w:date="2024-08-19T10:17:00Z" w16du:dateUtc="2024-08-19T08:17:00Z">
            <w:rPr>
              <w:rFonts w:ascii="Roboto" w:hAnsi="Roboto" w:cs="Times New Roman"/>
              <w:sz w:val="18"/>
              <w:szCs w:val="18"/>
              <w:lang w:val="da-DK"/>
            </w:rPr>
          </w:rPrChange>
        </w:rPr>
        <w:t>.dk</w:t>
      </w:r>
    </w:p>
    <w:p w14:paraId="7FDB389F" w14:textId="5BC6EE47" w:rsidR="001D711A" w:rsidRPr="00A56582" w:rsidRDefault="001D711A" w:rsidP="001D711A">
      <w:pPr>
        <w:pStyle w:val="Ingenafstand"/>
        <w:rPr>
          <w:rFonts w:ascii="Roboto" w:hAnsi="Roboto" w:cs="Times New Roman"/>
          <w:sz w:val="18"/>
          <w:szCs w:val="18"/>
        </w:rPr>
      </w:pPr>
      <w:r w:rsidRPr="00A56582">
        <w:rPr>
          <w:rFonts w:ascii="Roboto" w:hAnsi="Roboto" w:cs="Times New Roman"/>
          <w:sz w:val="18"/>
          <w:szCs w:val="18"/>
        </w:rPr>
        <w:t>Tel: +45 20 86 63 96</w:t>
      </w:r>
      <w:r w:rsidR="00F15144" w:rsidRPr="00A56582">
        <w:rPr>
          <w:rFonts w:ascii="Roboto" w:hAnsi="Roboto" w:cs="Times New Roman"/>
          <w:sz w:val="18"/>
          <w:szCs w:val="18"/>
        </w:rPr>
        <w:t xml:space="preserve"> / </w:t>
      </w:r>
      <w:r w:rsidR="00F15144" w:rsidRPr="00A56582">
        <w:rPr>
          <w:rFonts w:ascii="Roboto" w:hAnsi="Roboto"/>
          <w:sz w:val="18"/>
          <w:szCs w:val="18"/>
        </w:rPr>
        <w:t>+1 857-707-2233</w:t>
      </w:r>
    </w:p>
    <w:p w14:paraId="18183449" w14:textId="77777777" w:rsidR="001D711A" w:rsidRPr="00A56582" w:rsidRDefault="001D711A" w:rsidP="001D711A">
      <w:pPr>
        <w:spacing w:line="480" w:lineRule="auto"/>
        <w:rPr>
          <w:rFonts w:ascii="Roboto" w:hAnsi="Roboto"/>
          <w:b/>
          <w:bCs/>
          <w:sz w:val="18"/>
          <w:szCs w:val="18"/>
          <w:lang w:val="en-US"/>
        </w:rPr>
      </w:pPr>
    </w:p>
    <w:p w14:paraId="739A8632" w14:textId="77777777" w:rsidR="001D711A" w:rsidRPr="00945228" w:rsidRDefault="001D711A" w:rsidP="001D711A">
      <w:pPr>
        <w:rPr>
          <w:rFonts w:ascii="Roboto" w:hAnsi="Roboto"/>
          <w:b/>
          <w:bCs/>
          <w:sz w:val="18"/>
          <w:szCs w:val="18"/>
          <w:lang w:val="en-US"/>
        </w:rPr>
      </w:pPr>
      <w:r w:rsidRPr="00945228">
        <w:rPr>
          <w:rFonts w:ascii="Roboto" w:hAnsi="Roboto"/>
          <w:b/>
          <w:bCs/>
          <w:sz w:val="18"/>
          <w:szCs w:val="18"/>
          <w:lang w:val="en-US"/>
        </w:rPr>
        <w:t>Word count</w:t>
      </w:r>
    </w:p>
    <w:p w14:paraId="0A1B166A" w14:textId="47B300C7"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Abstract:  </w:t>
      </w:r>
      <w:r w:rsidR="00EF6167">
        <w:rPr>
          <w:rFonts w:ascii="Roboto" w:hAnsi="Roboto"/>
          <w:sz w:val="18"/>
          <w:szCs w:val="18"/>
          <w:lang w:val="en-US"/>
        </w:rPr>
        <w:t>3</w:t>
      </w:r>
      <w:ins w:id="14" w:author="Christoffer Vissing" w:date="2024-09-04T13:34:00Z" w16du:dateUtc="2024-09-04T11:34:00Z">
        <w:r w:rsidR="008C0E95">
          <w:rPr>
            <w:rFonts w:ascii="Roboto" w:hAnsi="Roboto"/>
            <w:sz w:val="18"/>
            <w:szCs w:val="18"/>
            <w:lang w:val="en-US"/>
          </w:rPr>
          <w:t>3</w:t>
        </w:r>
      </w:ins>
      <w:del w:id="15" w:author="Christoffer Vissing" w:date="2024-09-04T13:34:00Z" w16du:dateUtc="2024-09-04T11:34:00Z">
        <w:r w:rsidR="00EF6167" w:rsidDel="008C0E95">
          <w:rPr>
            <w:rFonts w:ascii="Roboto" w:hAnsi="Roboto"/>
            <w:sz w:val="18"/>
            <w:szCs w:val="18"/>
            <w:lang w:val="en-US"/>
          </w:rPr>
          <w:delText>4</w:delText>
        </w:r>
      </w:del>
      <w:r w:rsidR="00EF6167">
        <w:rPr>
          <w:rFonts w:ascii="Roboto" w:hAnsi="Roboto"/>
          <w:sz w:val="18"/>
          <w:szCs w:val="18"/>
          <w:lang w:val="en-US"/>
        </w:rPr>
        <w:t>3</w:t>
      </w:r>
      <w:r w:rsidR="00945228" w:rsidRPr="00945228">
        <w:rPr>
          <w:rFonts w:ascii="Roboto" w:hAnsi="Roboto"/>
          <w:sz w:val="18"/>
          <w:szCs w:val="18"/>
          <w:lang w:val="en-US"/>
        </w:rPr>
        <w:t xml:space="preserve"> </w:t>
      </w:r>
      <w:r w:rsidRPr="00945228">
        <w:rPr>
          <w:rFonts w:ascii="Roboto" w:hAnsi="Roboto"/>
          <w:sz w:val="18"/>
          <w:szCs w:val="18"/>
          <w:lang w:val="en-US"/>
        </w:rPr>
        <w:t xml:space="preserve">words (Limit: </w:t>
      </w:r>
      <w:r w:rsidR="00F00275" w:rsidRPr="00945228">
        <w:rPr>
          <w:rFonts w:ascii="Roboto" w:hAnsi="Roboto"/>
          <w:sz w:val="18"/>
          <w:szCs w:val="18"/>
          <w:lang w:val="en-US"/>
        </w:rPr>
        <w:t>350</w:t>
      </w:r>
      <w:r w:rsidRPr="00945228">
        <w:rPr>
          <w:rFonts w:ascii="Roboto" w:hAnsi="Roboto"/>
          <w:sz w:val="18"/>
          <w:szCs w:val="18"/>
          <w:lang w:val="en-US"/>
        </w:rPr>
        <w:t xml:space="preserve"> words)</w:t>
      </w:r>
    </w:p>
    <w:p w14:paraId="4C37A9DD" w14:textId="40D12515" w:rsidR="001D711A" w:rsidRPr="00945228" w:rsidRDefault="001D711A" w:rsidP="001D711A">
      <w:pPr>
        <w:rPr>
          <w:rFonts w:ascii="Roboto" w:hAnsi="Roboto"/>
          <w:b/>
          <w:bCs/>
          <w:sz w:val="18"/>
          <w:szCs w:val="18"/>
          <w:lang w:val="en-US"/>
        </w:rPr>
      </w:pPr>
      <w:r w:rsidRPr="00945228">
        <w:rPr>
          <w:rFonts w:ascii="Roboto" w:hAnsi="Roboto"/>
          <w:sz w:val="18"/>
          <w:szCs w:val="18"/>
          <w:lang w:val="en-US"/>
        </w:rPr>
        <w:t xml:space="preserve">Manuscript: </w:t>
      </w:r>
      <w:r w:rsidR="00397258">
        <w:rPr>
          <w:rFonts w:ascii="Roboto" w:hAnsi="Roboto"/>
          <w:sz w:val="18"/>
          <w:szCs w:val="18"/>
          <w:lang w:val="en-US"/>
        </w:rPr>
        <w:t>3</w:t>
      </w:r>
      <w:ins w:id="16" w:author="Christoffer Vissing" w:date="2024-09-04T13:35:00Z" w16du:dateUtc="2024-09-04T11:35:00Z">
        <w:r w:rsidR="008C0E95">
          <w:rPr>
            <w:rFonts w:ascii="Roboto" w:hAnsi="Roboto"/>
            <w:sz w:val="18"/>
            <w:szCs w:val="18"/>
            <w:lang w:val="en-US"/>
          </w:rPr>
          <w:t>411</w:t>
        </w:r>
      </w:ins>
      <w:del w:id="17" w:author="Christoffer Vissing" w:date="2024-09-04T13:35:00Z" w16du:dateUtc="2024-09-04T11:35:00Z">
        <w:r w:rsidR="00397258" w:rsidDel="008C0E95">
          <w:rPr>
            <w:rFonts w:ascii="Roboto" w:hAnsi="Roboto"/>
            <w:sz w:val="18"/>
            <w:szCs w:val="18"/>
            <w:lang w:val="en-US"/>
          </w:rPr>
          <w:delText>355</w:delText>
        </w:r>
      </w:del>
      <w:r w:rsidR="00945228" w:rsidRPr="00945228">
        <w:rPr>
          <w:rFonts w:ascii="Roboto" w:hAnsi="Roboto"/>
          <w:sz w:val="18"/>
          <w:szCs w:val="18"/>
          <w:lang w:val="en-US"/>
        </w:rPr>
        <w:t xml:space="preserve"> </w:t>
      </w:r>
      <w:r w:rsidRPr="00945228">
        <w:rPr>
          <w:rFonts w:ascii="Roboto" w:hAnsi="Roboto"/>
          <w:sz w:val="18"/>
          <w:szCs w:val="18"/>
          <w:lang w:val="en-US"/>
        </w:rPr>
        <w:t xml:space="preserve">words (Limit: </w:t>
      </w:r>
      <w:r w:rsidR="00F00275" w:rsidRPr="00945228">
        <w:rPr>
          <w:rFonts w:ascii="Roboto" w:hAnsi="Roboto"/>
          <w:sz w:val="18"/>
          <w:szCs w:val="18"/>
          <w:lang w:val="en-US"/>
        </w:rPr>
        <w:t>5000</w:t>
      </w:r>
      <w:r w:rsidRPr="00945228">
        <w:rPr>
          <w:rFonts w:ascii="Roboto" w:hAnsi="Roboto"/>
          <w:sz w:val="18"/>
          <w:szCs w:val="18"/>
          <w:lang w:val="en-US"/>
        </w:rPr>
        <w:t xml:space="preserve"> words)</w:t>
      </w:r>
      <w:r w:rsidRPr="00945228">
        <w:rPr>
          <w:rFonts w:ascii="Roboto" w:hAnsi="Roboto"/>
          <w:b/>
          <w:bCs/>
          <w:sz w:val="18"/>
          <w:szCs w:val="18"/>
          <w:lang w:val="en-US"/>
        </w:rPr>
        <w:br w:type="page"/>
      </w:r>
    </w:p>
    <w:p w14:paraId="0E7C5675" w14:textId="77777777" w:rsidR="001D711A" w:rsidRPr="00945228" w:rsidRDefault="001D711A" w:rsidP="001D711A">
      <w:pPr>
        <w:spacing w:line="259" w:lineRule="auto"/>
        <w:rPr>
          <w:rFonts w:ascii="Roboto" w:hAnsi="Roboto"/>
          <w:b/>
          <w:bCs/>
          <w:lang w:val="en-US"/>
        </w:rPr>
        <w:sectPr w:rsidR="001D711A" w:rsidRPr="00945228" w:rsidSect="004D1434">
          <w:footerReference w:type="even" r:id="rId13"/>
          <w:footerReference w:type="default" r:id="rId14"/>
          <w:pgSz w:w="12240" w:h="15840"/>
          <w:pgMar w:top="1440" w:right="1440" w:bottom="992" w:left="1259" w:header="720" w:footer="720" w:gutter="0"/>
          <w:cols w:space="720"/>
          <w:titlePg/>
          <w:docGrid w:linePitch="360"/>
        </w:sectPr>
      </w:pPr>
      <w:bookmarkStart w:id="18" w:name="_Hlk113459148"/>
    </w:p>
    <w:p w14:paraId="530D91CE" w14:textId="77777777" w:rsidR="001D711A" w:rsidRPr="00945228" w:rsidRDefault="001D711A" w:rsidP="001D711A">
      <w:pPr>
        <w:spacing w:line="259" w:lineRule="auto"/>
        <w:rPr>
          <w:rFonts w:ascii="Roboto" w:hAnsi="Roboto"/>
          <w:b/>
          <w:bCs/>
          <w:lang w:val="en-US"/>
        </w:rPr>
      </w:pPr>
      <w:r w:rsidRPr="00945228">
        <w:rPr>
          <w:rFonts w:ascii="Roboto" w:hAnsi="Roboto"/>
          <w:b/>
          <w:bCs/>
          <w:lang w:val="en-US"/>
        </w:rPr>
        <w:lastRenderedPageBreak/>
        <w:t>ABSTRACT:</w:t>
      </w:r>
    </w:p>
    <w:p w14:paraId="4A9F7ABB" w14:textId="77777777" w:rsidR="001D711A" w:rsidRPr="00945228" w:rsidRDefault="001D711A" w:rsidP="001D711A">
      <w:pPr>
        <w:spacing w:line="259" w:lineRule="auto"/>
        <w:rPr>
          <w:rFonts w:ascii="Roboto" w:hAnsi="Roboto"/>
          <w:b/>
          <w:bCs/>
          <w:i/>
          <w:iCs/>
          <w:lang w:val="en-US"/>
        </w:rPr>
      </w:pPr>
    </w:p>
    <w:p w14:paraId="63342B2D" w14:textId="4193070D" w:rsidR="007C7784" w:rsidRPr="00907D0E" w:rsidRDefault="001D711A" w:rsidP="000B140C">
      <w:pPr>
        <w:spacing w:line="360" w:lineRule="auto"/>
        <w:rPr>
          <w:rFonts w:ascii="Roboto" w:hAnsi="Roboto"/>
          <w:sz w:val="22"/>
          <w:szCs w:val="22"/>
          <w:lang w:val="en-US"/>
        </w:rPr>
      </w:pPr>
      <w:r w:rsidRPr="00945228">
        <w:rPr>
          <w:rFonts w:ascii="Roboto" w:hAnsi="Roboto"/>
          <w:b/>
          <w:bCs/>
          <w:i/>
          <w:iCs/>
          <w:sz w:val="22"/>
          <w:szCs w:val="22"/>
          <w:lang w:val="en-US"/>
        </w:rPr>
        <w:t>Background</w:t>
      </w:r>
      <w:r w:rsidRPr="00945228">
        <w:rPr>
          <w:rFonts w:ascii="Roboto" w:hAnsi="Roboto"/>
          <w:sz w:val="22"/>
          <w:szCs w:val="22"/>
          <w:lang w:val="en-US"/>
        </w:rPr>
        <w:t xml:space="preserve">: </w:t>
      </w:r>
      <w:r w:rsidR="007C7784" w:rsidRPr="00945228">
        <w:rPr>
          <w:rFonts w:ascii="Roboto" w:hAnsi="Roboto"/>
          <w:sz w:val="22"/>
          <w:szCs w:val="22"/>
          <w:lang w:val="en-US"/>
        </w:rPr>
        <w:t xml:space="preserve">Rare variants in sarcomere genes </w:t>
      </w:r>
      <w:r w:rsidR="00B816F2">
        <w:rPr>
          <w:rFonts w:ascii="Roboto" w:hAnsi="Roboto"/>
          <w:sz w:val="22"/>
          <w:szCs w:val="22"/>
          <w:lang w:val="en-US"/>
        </w:rPr>
        <w:t>are an important</w:t>
      </w:r>
      <w:r w:rsidR="00317261">
        <w:rPr>
          <w:rFonts w:ascii="Roboto" w:hAnsi="Roboto"/>
          <w:sz w:val="22"/>
          <w:szCs w:val="22"/>
          <w:lang w:val="en-US"/>
        </w:rPr>
        <w:t xml:space="preserve"> </w:t>
      </w:r>
      <w:r w:rsidR="007C7784" w:rsidRPr="00945228">
        <w:rPr>
          <w:rFonts w:ascii="Roboto" w:hAnsi="Roboto"/>
          <w:sz w:val="22"/>
          <w:szCs w:val="22"/>
          <w:lang w:val="en-US"/>
        </w:rPr>
        <w:t xml:space="preserve">cause </w:t>
      </w:r>
      <w:r w:rsidR="00B816F2">
        <w:rPr>
          <w:rFonts w:ascii="Roboto" w:hAnsi="Roboto"/>
          <w:sz w:val="22"/>
          <w:szCs w:val="22"/>
          <w:lang w:val="en-US"/>
        </w:rPr>
        <w:t xml:space="preserve">of </w:t>
      </w:r>
      <w:r w:rsidR="007C7784" w:rsidRPr="00945228">
        <w:rPr>
          <w:rFonts w:ascii="Roboto" w:hAnsi="Roboto"/>
          <w:sz w:val="22"/>
          <w:szCs w:val="22"/>
          <w:lang w:val="en-US"/>
        </w:rPr>
        <w:t>h</w:t>
      </w:r>
      <w:r w:rsidRPr="00945228">
        <w:rPr>
          <w:rFonts w:ascii="Roboto" w:hAnsi="Roboto"/>
          <w:sz w:val="22"/>
          <w:szCs w:val="22"/>
          <w:lang w:val="en-US"/>
        </w:rPr>
        <w:t>ypertrophic cardiomyopathy (HCM)</w:t>
      </w:r>
      <w:r w:rsidR="007C7784" w:rsidRPr="00945228">
        <w:rPr>
          <w:rFonts w:ascii="Roboto" w:hAnsi="Roboto"/>
          <w:sz w:val="22"/>
          <w:szCs w:val="22"/>
          <w:lang w:val="en-US"/>
        </w:rPr>
        <w:t xml:space="preserve">. </w:t>
      </w:r>
      <w:r w:rsidR="00AE61C5" w:rsidRPr="00945228">
        <w:rPr>
          <w:rFonts w:ascii="Roboto" w:hAnsi="Roboto"/>
          <w:sz w:val="22"/>
          <w:szCs w:val="22"/>
          <w:lang w:val="en-US"/>
        </w:rPr>
        <w:t>C</w:t>
      </w:r>
      <w:r w:rsidR="004C6F6D" w:rsidRPr="00945228">
        <w:rPr>
          <w:rFonts w:ascii="Roboto" w:hAnsi="Roboto"/>
          <w:sz w:val="22"/>
          <w:szCs w:val="22"/>
          <w:lang w:val="en-US"/>
        </w:rPr>
        <w:t xml:space="preserve">linical </w:t>
      </w:r>
      <w:r w:rsidR="004636E0" w:rsidRPr="00945228">
        <w:rPr>
          <w:rFonts w:ascii="Roboto" w:hAnsi="Roboto"/>
          <w:sz w:val="22"/>
          <w:szCs w:val="22"/>
          <w:lang w:val="en-US"/>
        </w:rPr>
        <w:t xml:space="preserve">differences </w:t>
      </w:r>
      <w:r w:rsidR="002609A5" w:rsidRPr="00945228">
        <w:rPr>
          <w:rFonts w:ascii="Roboto" w:hAnsi="Roboto"/>
          <w:sz w:val="22"/>
          <w:szCs w:val="22"/>
          <w:lang w:val="en-US"/>
        </w:rPr>
        <w:t xml:space="preserve">based on </w:t>
      </w:r>
      <w:r w:rsidR="00AE61C5" w:rsidRPr="00945228">
        <w:rPr>
          <w:rFonts w:ascii="Roboto" w:hAnsi="Roboto"/>
          <w:sz w:val="22"/>
          <w:szCs w:val="22"/>
          <w:lang w:val="en-US"/>
        </w:rPr>
        <w:t>genetic</w:t>
      </w:r>
      <w:r w:rsidR="00B970ED">
        <w:rPr>
          <w:rFonts w:ascii="Roboto" w:hAnsi="Roboto"/>
          <w:sz w:val="22"/>
          <w:szCs w:val="22"/>
          <w:lang w:val="en-US"/>
        </w:rPr>
        <w:t xml:space="preserve"> </w:t>
      </w:r>
      <w:del w:id="19" w:author="Christoffer Vissing" w:date="2024-08-12T14:53:00Z" w16du:dateUtc="2024-08-12T12:53:00Z">
        <w:r w:rsidR="00473475" w:rsidDel="00451BCA">
          <w:rPr>
            <w:rFonts w:ascii="Roboto" w:hAnsi="Roboto"/>
            <w:sz w:val="22"/>
            <w:szCs w:val="22"/>
            <w:lang w:val="en-US"/>
          </w:rPr>
          <w:delText>s</w:delText>
        </w:r>
        <w:r w:rsidR="00B970ED" w:rsidDel="00451BCA">
          <w:rPr>
            <w:rFonts w:ascii="Roboto" w:hAnsi="Roboto"/>
            <w:sz w:val="22"/>
            <w:szCs w:val="22"/>
            <w:lang w:val="en-US"/>
          </w:rPr>
          <w:delText>ubstrate</w:delText>
        </w:r>
        <w:r w:rsidR="00AE61C5" w:rsidRPr="00945228" w:rsidDel="00451BCA">
          <w:rPr>
            <w:rFonts w:ascii="Roboto" w:hAnsi="Roboto"/>
            <w:sz w:val="22"/>
            <w:szCs w:val="22"/>
            <w:lang w:val="en-US"/>
          </w:rPr>
          <w:delText xml:space="preserve"> </w:delText>
        </w:r>
      </w:del>
      <w:ins w:id="20" w:author="Christoffer Vissing" w:date="2024-08-12T14:53:00Z" w16du:dateUtc="2024-08-12T12:53:00Z">
        <w:r w:rsidR="00451BCA">
          <w:rPr>
            <w:rFonts w:ascii="Roboto" w:hAnsi="Roboto"/>
            <w:sz w:val="22"/>
            <w:szCs w:val="22"/>
            <w:lang w:val="en-US"/>
          </w:rPr>
          <w:t>findings</w:t>
        </w:r>
        <w:r w:rsidR="00451BCA" w:rsidRPr="00945228">
          <w:rPr>
            <w:rFonts w:ascii="Roboto" w:hAnsi="Roboto"/>
            <w:sz w:val="22"/>
            <w:szCs w:val="22"/>
            <w:lang w:val="en-US"/>
          </w:rPr>
          <w:t xml:space="preserve"> </w:t>
        </w:r>
      </w:ins>
      <w:r w:rsidR="00AE61C5" w:rsidRPr="00945228">
        <w:rPr>
          <w:rFonts w:ascii="Roboto" w:hAnsi="Roboto"/>
          <w:sz w:val="22"/>
          <w:szCs w:val="22"/>
          <w:lang w:val="en-US"/>
        </w:rPr>
        <w:t>have been identified</w:t>
      </w:r>
      <w:r w:rsidR="00317261">
        <w:rPr>
          <w:rFonts w:ascii="Roboto" w:hAnsi="Roboto"/>
          <w:sz w:val="22"/>
          <w:szCs w:val="22"/>
          <w:lang w:val="en-US"/>
        </w:rPr>
        <w:t xml:space="preserve"> </w:t>
      </w:r>
      <w:r w:rsidR="002609A5" w:rsidRPr="00945228">
        <w:rPr>
          <w:rFonts w:ascii="Roboto" w:hAnsi="Roboto"/>
          <w:sz w:val="22"/>
          <w:szCs w:val="22"/>
          <w:lang w:val="en-US"/>
        </w:rPr>
        <w:t>but</w:t>
      </w:r>
      <w:r w:rsidR="004636E0" w:rsidRPr="00945228">
        <w:rPr>
          <w:rFonts w:ascii="Roboto" w:hAnsi="Roboto"/>
          <w:sz w:val="22"/>
          <w:szCs w:val="22"/>
          <w:lang w:val="en-US"/>
        </w:rPr>
        <w:t xml:space="preserve"> </w:t>
      </w:r>
      <w:r w:rsidR="00317261">
        <w:rPr>
          <w:rFonts w:ascii="Roboto" w:hAnsi="Roboto"/>
          <w:sz w:val="22"/>
          <w:szCs w:val="22"/>
          <w:lang w:val="en-US"/>
        </w:rPr>
        <w:t xml:space="preserve">are underexplored, </w:t>
      </w:r>
      <w:r w:rsidR="008C0952">
        <w:rPr>
          <w:rFonts w:ascii="Roboto" w:hAnsi="Roboto"/>
          <w:sz w:val="22"/>
          <w:szCs w:val="22"/>
          <w:lang w:val="en-US"/>
        </w:rPr>
        <w:t>particularly</w:t>
      </w:r>
      <w:r w:rsidR="00B970ED">
        <w:rPr>
          <w:rFonts w:ascii="Roboto" w:hAnsi="Roboto"/>
          <w:sz w:val="22"/>
          <w:szCs w:val="22"/>
          <w:lang w:val="en-US"/>
        </w:rPr>
        <w:t xml:space="preserve"> </w:t>
      </w:r>
      <w:r w:rsidR="00754B2F">
        <w:rPr>
          <w:rFonts w:ascii="Roboto" w:hAnsi="Roboto"/>
          <w:sz w:val="22"/>
          <w:szCs w:val="22"/>
          <w:lang w:val="en-US"/>
        </w:rPr>
        <w:t>regarding</w:t>
      </w:r>
      <w:r w:rsidR="00797C2D">
        <w:rPr>
          <w:rFonts w:ascii="Roboto" w:hAnsi="Roboto"/>
          <w:sz w:val="22"/>
          <w:szCs w:val="22"/>
          <w:lang w:val="en-US"/>
        </w:rPr>
        <w:t xml:space="preserve"> </w:t>
      </w:r>
      <w:r w:rsidR="00317261">
        <w:rPr>
          <w:rFonts w:ascii="Roboto" w:hAnsi="Roboto"/>
          <w:sz w:val="22"/>
          <w:szCs w:val="22"/>
          <w:lang w:val="en-US"/>
        </w:rPr>
        <w:t xml:space="preserve">the </w:t>
      </w:r>
      <w:r w:rsidR="000C5E36">
        <w:rPr>
          <w:rFonts w:ascii="Roboto" w:hAnsi="Roboto"/>
          <w:sz w:val="22"/>
          <w:szCs w:val="22"/>
          <w:lang w:val="en-US"/>
        </w:rPr>
        <w:t xml:space="preserve">impact and sequence </w:t>
      </w:r>
      <w:r w:rsidR="008E1D94">
        <w:rPr>
          <w:rFonts w:ascii="Roboto" w:hAnsi="Roboto"/>
          <w:sz w:val="22"/>
          <w:szCs w:val="22"/>
          <w:lang w:val="en-US"/>
        </w:rPr>
        <w:t>of cardiovascular comorbidities</w:t>
      </w:r>
      <w:r w:rsidR="00B970ED">
        <w:rPr>
          <w:rFonts w:ascii="Roboto" w:hAnsi="Roboto"/>
          <w:sz w:val="22"/>
          <w:szCs w:val="22"/>
          <w:lang w:val="en-US"/>
        </w:rPr>
        <w:t xml:space="preserve"> </w:t>
      </w:r>
      <w:r w:rsidR="000C5E36">
        <w:rPr>
          <w:rFonts w:ascii="Roboto" w:hAnsi="Roboto"/>
          <w:sz w:val="22"/>
          <w:szCs w:val="22"/>
          <w:lang w:val="en-US"/>
        </w:rPr>
        <w:t xml:space="preserve">and </w:t>
      </w:r>
      <w:r w:rsidR="00B970ED" w:rsidRPr="0064335B">
        <w:rPr>
          <w:rFonts w:ascii="Roboto" w:hAnsi="Roboto"/>
          <w:sz w:val="22"/>
          <w:szCs w:val="22"/>
          <w:lang w:val="en-US"/>
        </w:rPr>
        <w:t>events</w:t>
      </w:r>
      <w:r w:rsidR="007C7784" w:rsidRPr="00907D0E">
        <w:rPr>
          <w:rFonts w:ascii="Roboto" w:hAnsi="Roboto"/>
          <w:sz w:val="22"/>
          <w:szCs w:val="22"/>
          <w:lang w:val="en-US"/>
        </w:rPr>
        <w:t>.</w:t>
      </w:r>
      <w:r w:rsidR="00107191" w:rsidRPr="00907D0E">
        <w:rPr>
          <w:rFonts w:ascii="Roboto" w:hAnsi="Roboto"/>
          <w:sz w:val="22"/>
          <w:szCs w:val="22"/>
          <w:lang w:val="en-US"/>
        </w:rPr>
        <w:t xml:space="preserve"> </w:t>
      </w:r>
    </w:p>
    <w:p w14:paraId="636955FB" w14:textId="78163A42" w:rsidR="00535BD8" w:rsidRPr="00907D0E" w:rsidRDefault="001D711A" w:rsidP="000B140C">
      <w:pPr>
        <w:spacing w:line="360" w:lineRule="auto"/>
        <w:rPr>
          <w:rFonts w:ascii="Roboto" w:hAnsi="Roboto"/>
          <w:sz w:val="22"/>
          <w:szCs w:val="22"/>
          <w:lang w:val="en-US"/>
        </w:rPr>
      </w:pPr>
      <w:r w:rsidRPr="00907D0E">
        <w:rPr>
          <w:rFonts w:ascii="Roboto" w:hAnsi="Roboto"/>
          <w:b/>
          <w:bCs/>
          <w:i/>
          <w:iCs/>
          <w:sz w:val="22"/>
          <w:szCs w:val="22"/>
          <w:lang w:val="en-US"/>
        </w:rPr>
        <w:t>Methods</w:t>
      </w:r>
      <w:r w:rsidRPr="00907D0E">
        <w:rPr>
          <w:rFonts w:ascii="Roboto" w:hAnsi="Roboto"/>
          <w:sz w:val="22"/>
          <w:szCs w:val="22"/>
          <w:lang w:val="en-US"/>
        </w:rPr>
        <w:t xml:space="preserve">: </w:t>
      </w:r>
      <w:r w:rsidR="004636E0" w:rsidRPr="00907D0E">
        <w:rPr>
          <w:rFonts w:ascii="Roboto" w:hAnsi="Roboto"/>
          <w:sz w:val="22"/>
          <w:szCs w:val="22"/>
          <w:lang w:val="en-US"/>
        </w:rPr>
        <w:t>We conducted</w:t>
      </w:r>
      <w:r w:rsidR="00535BD8" w:rsidRPr="00907D0E">
        <w:rPr>
          <w:rFonts w:ascii="Roboto" w:hAnsi="Roboto"/>
          <w:sz w:val="22"/>
          <w:szCs w:val="22"/>
          <w:lang w:val="en-US"/>
        </w:rPr>
        <w:t xml:space="preserve"> a longitudinal cohort study </w:t>
      </w:r>
      <w:r w:rsidR="00EF036F" w:rsidRPr="00907D0E">
        <w:rPr>
          <w:rFonts w:ascii="Roboto" w:hAnsi="Roboto"/>
          <w:sz w:val="22"/>
          <w:szCs w:val="22"/>
          <w:lang w:val="en-US"/>
        </w:rPr>
        <w:t>of</w:t>
      </w:r>
      <w:r w:rsidRPr="00907D0E">
        <w:rPr>
          <w:rFonts w:ascii="Roboto" w:hAnsi="Roboto"/>
          <w:sz w:val="22"/>
          <w:szCs w:val="22"/>
          <w:lang w:val="en-US"/>
        </w:rPr>
        <w:t xml:space="preserve"> </w:t>
      </w:r>
      <w:r w:rsidR="00C17E0A">
        <w:rPr>
          <w:rFonts w:ascii="Roboto" w:hAnsi="Roboto"/>
          <w:sz w:val="22"/>
          <w:szCs w:val="22"/>
          <w:lang w:val="en-US"/>
        </w:rPr>
        <w:t xml:space="preserve">genotyped </w:t>
      </w:r>
      <w:r w:rsidRPr="00907D0E">
        <w:rPr>
          <w:rFonts w:ascii="Roboto" w:hAnsi="Roboto"/>
          <w:sz w:val="22"/>
          <w:szCs w:val="22"/>
          <w:lang w:val="en-US"/>
        </w:rPr>
        <w:t>HCM</w:t>
      </w:r>
      <w:r w:rsidR="00EF036F" w:rsidRPr="00907D0E">
        <w:rPr>
          <w:rFonts w:ascii="Roboto" w:hAnsi="Roboto"/>
          <w:sz w:val="22"/>
          <w:szCs w:val="22"/>
          <w:lang w:val="en-US"/>
        </w:rPr>
        <w:t xml:space="preserve"> patients</w:t>
      </w:r>
      <w:r w:rsidR="004636E0" w:rsidRPr="00907D0E">
        <w:rPr>
          <w:rFonts w:ascii="Roboto" w:hAnsi="Roboto"/>
          <w:sz w:val="22"/>
          <w:szCs w:val="22"/>
          <w:lang w:val="en-US"/>
        </w:rPr>
        <w:t xml:space="preserve"> </w:t>
      </w:r>
      <w:r w:rsidR="004C6F6D" w:rsidRPr="00907D0E">
        <w:rPr>
          <w:rFonts w:ascii="Roboto" w:hAnsi="Roboto"/>
          <w:sz w:val="22"/>
          <w:szCs w:val="22"/>
          <w:lang w:val="en-US"/>
        </w:rPr>
        <w:t xml:space="preserve">in the </w:t>
      </w:r>
      <w:proofErr w:type="spellStart"/>
      <w:r w:rsidR="004C6F6D" w:rsidRPr="00907D0E">
        <w:rPr>
          <w:rFonts w:ascii="Roboto" w:hAnsi="Roboto"/>
          <w:sz w:val="22"/>
          <w:szCs w:val="22"/>
          <w:lang w:val="en-US"/>
        </w:rPr>
        <w:t>Sarcomeric</w:t>
      </w:r>
      <w:proofErr w:type="spellEnd"/>
      <w:r w:rsidR="004C6F6D" w:rsidRPr="00907D0E">
        <w:rPr>
          <w:rFonts w:ascii="Roboto" w:hAnsi="Roboto"/>
          <w:sz w:val="22"/>
          <w:szCs w:val="22"/>
          <w:lang w:val="en-US"/>
        </w:rPr>
        <w:t xml:space="preserve"> Human Cardiomyopathy Registry (</w:t>
      </w:r>
      <w:proofErr w:type="spellStart"/>
      <w:r w:rsidR="004C6F6D" w:rsidRPr="00907D0E">
        <w:rPr>
          <w:rFonts w:ascii="Roboto" w:hAnsi="Roboto"/>
          <w:sz w:val="22"/>
          <w:szCs w:val="22"/>
          <w:lang w:val="en-US"/>
        </w:rPr>
        <w:t>SHaRe</w:t>
      </w:r>
      <w:proofErr w:type="spellEnd"/>
      <w:r w:rsidR="004C6F6D" w:rsidRPr="00907D0E">
        <w:rPr>
          <w:rFonts w:ascii="Roboto" w:hAnsi="Roboto"/>
          <w:sz w:val="22"/>
          <w:szCs w:val="22"/>
          <w:lang w:val="en-US"/>
        </w:rPr>
        <w:t>)</w:t>
      </w:r>
      <w:r w:rsidR="00535BD8" w:rsidRPr="00907D0E">
        <w:rPr>
          <w:rFonts w:ascii="Roboto" w:hAnsi="Roboto" w:cs="Times"/>
          <w:sz w:val="22"/>
          <w:szCs w:val="22"/>
          <w:lang w:val="en-US"/>
        </w:rPr>
        <w:t xml:space="preserve">. </w:t>
      </w:r>
      <w:r w:rsidR="00317261">
        <w:rPr>
          <w:rFonts w:ascii="Roboto" w:hAnsi="Roboto" w:cs="Times"/>
          <w:sz w:val="22"/>
          <w:szCs w:val="22"/>
          <w:lang w:val="en-US"/>
        </w:rPr>
        <w:t>P</w:t>
      </w:r>
      <w:r w:rsidR="00784843" w:rsidRPr="00907D0E">
        <w:rPr>
          <w:rFonts w:ascii="Roboto" w:hAnsi="Roboto" w:cs="Times"/>
          <w:sz w:val="22"/>
          <w:szCs w:val="22"/>
          <w:lang w:val="en-US"/>
        </w:rPr>
        <w:t xml:space="preserve">atients </w:t>
      </w:r>
      <w:r w:rsidR="00317261">
        <w:rPr>
          <w:rFonts w:ascii="Roboto" w:hAnsi="Roboto" w:cs="Times"/>
          <w:sz w:val="22"/>
          <w:szCs w:val="22"/>
          <w:lang w:val="en-US"/>
        </w:rPr>
        <w:t>were</w:t>
      </w:r>
      <w:r w:rsidR="00784843" w:rsidRPr="00907D0E">
        <w:rPr>
          <w:rFonts w:ascii="Roboto" w:hAnsi="Roboto" w:cs="Times"/>
          <w:sz w:val="22"/>
          <w:szCs w:val="22"/>
          <w:lang w:val="en-US"/>
        </w:rPr>
        <w:t xml:space="preserve"> classified </w:t>
      </w:r>
      <w:r w:rsidR="00473475">
        <w:rPr>
          <w:rFonts w:ascii="Roboto" w:hAnsi="Roboto" w:cs="Times"/>
          <w:sz w:val="22"/>
          <w:szCs w:val="22"/>
          <w:lang w:val="en-US"/>
        </w:rPr>
        <w:t>as</w:t>
      </w:r>
      <w:r w:rsidR="00784843" w:rsidRPr="00907D0E">
        <w:rPr>
          <w:rFonts w:ascii="Roboto" w:hAnsi="Roboto" w:cs="Times"/>
          <w:sz w:val="22"/>
          <w:szCs w:val="22"/>
          <w:lang w:val="en-US"/>
        </w:rPr>
        <w:t xml:space="preserve"> </w:t>
      </w:r>
      <w:proofErr w:type="spellStart"/>
      <w:r w:rsidR="004C6F6D" w:rsidRPr="00907D0E">
        <w:rPr>
          <w:rFonts w:ascii="Roboto" w:hAnsi="Roboto"/>
          <w:sz w:val="22"/>
          <w:szCs w:val="22"/>
          <w:lang w:val="en-US"/>
        </w:rPr>
        <w:t>sarcomeric</w:t>
      </w:r>
      <w:proofErr w:type="spellEnd"/>
      <w:r w:rsidR="004C6F6D" w:rsidRPr="00907D0E">
        <w:rPr>
          <w:rFonts w:ascii="Roboto" w:hAnsi="Roboto"/>
          <w:sz w:val="22"/>
          <w:szCs w:val="22"/>
          <w:lang w:val="en-US"/>
        </w:rPr>
        <w:t xml:space="preserve"> </w:t>
      </w:r>
      <w:r w:rsidR="00784843" w:rsidRPr="00907D0E">
        <w:rPr>
          <w:rFonts w:ascii="Roboto" w:hAnsi="Roboto"/>
          <w:sz w:val="22"/>
          <w:szCs w:val="22"/>
          <w:lang w:val="en-US"/>
        </w:rPr>
        <w:t>(pathogenic/likely pathogenic</w:t>
      </w:r>
      <w:r w:rsidR="008E1D94">
        <w:rPr>
          <w:rFonts w:ascii="Roboto" w:hAnsi="Roboto"/>
          <w:sz w:val="22"/>
          <w:szCs w:val="22"/>
          <w:lang w:val="en-US"/>
        </w:rPr>
        <w:t xml:space="preserve"> sarcomere gene</w:t>
      </w:r>
      <w:r w:rsidR="00784843" w:rsidRPr="00907D0E">
        <w:rPr>
          <w:rFonts w:ascii="Roboto" w:hAnsi="Roboto"/>
          <w:sz w:val="22"/>
          <w:szCs w:val="22"/>
          <w:lang w:val="en-US"/>
        </w:rPr>
        <w:t xml:space="preserve"> variant present) or </w:t>
      </w:r>
      <w:r w:rsidR="005E3EFD" w:rsidRPr="00907D0E">
        <w:rPr>
          <w:rFonts w:ascii="Roboto" w:hAnsi="Roboto"/>
          <w:sz w:val="22"/>
          <w:szCs w:val="22"/>
          <w:lang w:val="en-US"/>
        </w:rPr>
        <w:t>non-</w:t>
      </w:r>
      <w:proofErr w:type="spellStart"/>
      <w:r w:rsidR="005E3EFD" w:rsidRPr="00907D0E">
        <w:rPr>
          <w:rFonts w:ascii="Roboto" w:hAnsi="Roboto"/>
          <w:sz w:val="22"/>
          <w:szCs w:val="22"/>
          <w:lang w:val="en-US"/>
        </w:rPr>
        <w:t>sarcomeric</w:t>
      </w:r>
      <w:proofErr w:type="spellEnd"/>
      <w:r w:rsidR="00784843" w:rsidRPr="00907D0E">
        <w:rPr>
          <w:rFonts w:ascii="Roboto" w:hAnsi="Roboto"/>
          <w:sz w:val="22"/>
          <w:szCs w:val="22"/>
          <w:lang w:val="en-US"/>
        </w:rPr>
        <w:t xml:space="preserve"> (</w:t>
      </w:r>
      <w:proofErr w:type="gramStart"/>
      <w:r w:rsidR="00784843" w:rsidRPr="00907D0E">
        <w:rPr>
          <w:rFonts w:ascii="Roboto" w:hAnsi="Roboto"/>
          <w:sz w:val="22"/>
          <w:szCs w:val="22"/>
          <w:lang w:val="en-US"/>
        </w:rPr>
        <w:t>genetically-elusive</w:t>
      </w:r>
      <w:proofErr w:type="gramEnd"/>
      <w:r w:rsidR="005E3EFD" w:rsidRPr="00907D0E">
        <w:rPr>
          <w:rFonts w:ascii="Roboto" w:hAnsi="Roboto"/>
          <w:sz w:val="22"/>
          <w:szCs w:val="22"/>
          <w:lang w:val="en-US"/>
        </w:rPr>
        <w:t xml:space="preserve">) </w:t>
      </w:r>
      <w:r w:rsidR="00567A14" w:rsidRPr="00907D0E">
        <w:rPr>
          <w:rFonts w:ascii="Roboto" w:hAnsi="Roboto"/>
          <w:sz w:val="22"/>
          <w:szCs w:val="22"/>
          <w:lang w:val="en-US"/>
        </w:rPr>
        <w:t>HCM</w:t>
      </w:r>
      <w:r w:rsidR="00535BD8" w:rsidRPr="00907D0E">
        <w:rPr>
          <w:rFonts w:ascii="Roboto" w:hAnsi="Roboto"/>
          <w:sz w:val="22"/>
          <w:szCs w:val="22"/>
          <w:lang w:val="en-US"/>
        </w:rPr>
        <w:t>.</w:t>
      </w:r>
      <w:r w:rsidR="00894A5E" w:rsidRPr="00907D0E">
        <w:rPr>
          <w:rFonts w:ascii="Roboto" w:hAnsi="Roboto"/>
          <w:sz w:val="22"/>
          <w:szCs w:val="22"/>
          <w:lang w:val="en-US"/>
        </w:rPr>
        <w:t xml:space="preserve"> </w:t>
      </w:r>
      <w:r w:rsidR="00DE7EDA" w:rsidRPr="00907D0E">
        <w:rPr>
          <w:rFonts w:ascii="Roboto" w:hAnsi="Roboto"/>
          <w:sz w:val="22"/>
          <w:szCs w:val="22"/>
          <w:lang w:val="en-US"/>
        </w:rPr>
        <w:t xml:space="preserve">The </w:t>
      </w:r>
      <w:r w:rsidR="00317261">
        <w:rPr>
          <w:rFonts w:ascii="Roboto" w:hAnsi="Roboto"/>
          <w:sz w:val="22"/>
          <w:szCs w:val="22"/>
          <w:lang w:val="en-US"/>
        </w:rPr>
        <w:t>influence</w:t>
      </w:r>
      <w:r w:rsidR="00DD7732">
        <w:rPr>
          <w:rFonts w:ascii="Roboto" w:hAnsi="Roboto"/>
          <w:sz w:val="22"/>
          <w:szCs w:val="22"/>
          <w:lang w:val="en-US"/>
        </w:rPr>
        <w:t xml:space="preserve"> of </w:t>
      </w:r>
      <w:ins w:id="21" w:author="Christoffer Vissing" w:date="2024-03-18T11:51:00Z">
        <w:r w:rsidR="002B6FD8">
          <w:rPr>
            <w:rFonts w:ascii="Roboto" w:hAnsi="Roboto"/>
            <w:sz w:val="22"/>
            <w:szCs w:val="22"/>
            <w:lang w:val="en-US"/>
          </w:rPr>
          <w:t xml:space="preserve">the </w:t>
        </w:r>
      </w:ins>
      <w:r w:rsidR="00DD7732">
        <w:rPr>
          <w:rFonts w:ascii="Roboto" w:hAnsi="Roboto"/>
          <w:sz w:val="22"/>
          <w:szCs w:val="22"/>
          <w:lang w:val="en-US"/>
        </w:rPr>
        <w:t xml:space="preserve">genetic </w:t>
      </w:r>
      <w:del w:id="22" w:author="Christoffer Vissing" w:date="2024-03-18T11:51:00Z">
        <w:r w:rsidR="00DD7732" w:rsidDel="002B6FD8">
          <w:rPr>
            <w:rFonts w:ascii="Roboto" w:hAnsi="Roboto"/>
            <w:sz w:val="22"/>
            <w:szCs w:val="22"/>
            <w:lang w:val="en-US"/>
          </w:rPr>
          <w:delText xml:space="preserve">status </w:delText>
        </w:r>
      </w:del>
      <w:ins w:id="23" w:author="Christoffer Vissing" w:date="2024-03-18T11:51:00Z">
        <w:r w:rsidR="002B6FD8">
          <w:rPr>
            <w:rFonts w:ascii="Roboto" w:hAnsi="Roboto"/>
            <w:sz w:val="22"/>
            <w:szCs w:val="22"/>
            <w:lang w:val="en-US"/>
          </w:rPr>
          <w:t xml:space="preserve">classification </w:t>
        </w:r>
      </w:ins>
      <w:r w:rsidR="000C5E36">
        <w:rPr>
          <w:rFonts w:ascii="Roboto" w:hAnsi="Roboto"/>
          <w:sz w:val="22"/>
          <w:szCs w:val="22"/>
          <w:lang w:val="en-US"/>
        </w:rPr>
        <w:t>and</w:t>
      </w:r>
      <w:r w:rsidR="00DD7732">
        <w:rPr>
          <w:rFonts w:ascii="Roboto" w:hAnsi="Roboto"/>
          <w:sz w:val="22"/>
          <w:szCs w:val="22"/>
          <w:lang w:val="en-US"/>
        </w:rPr>
        <w:t xml:space="preserve"> the</w:t>
      </w:r>
      <w:r w:rsidR="00DE7EDA" w:rsidRPr="00907D0E">
        <w:rPr>
          <w:rFonts w:ascii="Roboto" w:hAnsi="Roboto"/>
          <w:sz w:val="22"/>
          <w:szCs w:val="22"/>
          <w:lang w:val="en-US"/>
        </w:rPr>
        <w:t xml:space="preserve"> sequence of cardiovascular events were assessed in time-varying Cox proportional hazards models.</w:t>
      </w:r>
    </w:p>
    <w:p w14:paraId="21C108B2" w14:textId="2384E541" w:rsidR="00FF4CC9" w:rsidRDefault="001D711A" w:rsidP="000B140C">
      <w:pPr>
        <w:spacing w:line="360" w:lineRule="auto"/>
        <w:rPr>
          <w:rFonts w:ascii="Roboto" w:hAnsi="Roboto"/>
          <w:sz w:val="22"/>
          <w:szCs w:val="22"/>
          <w:lang w:val="en-US"/>
        </w:rPr>
      </w:pPr>
      <w:r w:rsidRPr="00907D0E">
        <w:rPr>
          <w:rFonts w:ascii="Roboto" w:hAnsi="Roboto"/>
          <w:b/>
          <w:bCs/>
          <w:i/>
          <w:iCs/>
          <w:sz w:val="22"/>
          <w:szCs w:val="22"/>
          <w:lang w:val="en-US"/>
        </w:rPr>
        <w:t>Results</w:t>
      </w:r>
      <w:r w:rsidRPr="00907D0E">
        <w:rPr>
          <w:rFonts w:ascii="Roboto" w:hAnsi="Roboto"/>
          <w:sz w:val="22"/>
          <w:szCs w:val="22"/>
          <w:lang w:val="en-US"/>
        </w:rPr>
        <w:t xml:space="preserve">: </w:t>
      </w:r>
      <w:r w:rsidR="00535BD8" w:rsidRPr="008E1D94">
        <w:rPr>
          <w:rFonts w:ascii="Roboto" w:hAnsi="Roboto"/>
          <w:sz w:val="22"/>
          <w:szCs w:val="22"/>
          <w:lang w:val="en-US"/>
        </w:rPr>
        <w:t xml:space="preserve">We </w:t>
      </w:r>
      <w:r w:rsidR="005E3EFD" w:rsidRPr="008E1D94">
        <w:rPr>
          <w:rFonts w:ascii="Roboto" w:hAnsi="Roboto"/>
          <w:sz w:val="22"/>
          <w:szCs w:val="22"/>
          <w:lang w:val="en-US"/>
        </w:rPr>
        <w:t xml:space="preserve">analyzed </w:t>
      </w:r>
      <w:r w:rsidR="00535BD8" w:rsidRPr="008E1D94">
        <w:rPr>
          <w:rFonts w:ascii="Roboto" w:hAnsi="Roboto"/>
          <w:sz w:val="22"/>
          <w:szCs w:val="22"/>
          <w:lang w:val="en-US"/>
        </w:rPr>
        <w:t>5,</w:t>
      </w:r>
      <w:r w:rsidR="00FF4CC9">
        <w:rPr>
          <w:rFonts w:ascii="Roboto" w:hAnsi="Roboto"/>
          <w:sz w:val="22"/>
          <w:szCs w:val="22"/>
          <w:lang w:val="en-US"/>
        </w:rPr>
        <w:t>9</w:t>
      </w:r>
      <w:r w:rsidR="00535BD8" w:rsidRPr="008E1D94">
        <w:rPr>
          <w:rFonts w:ascii="Roboto" w:hAnsi="Roboto"/>
          <w:sz w:val="22"/>
          <w:szCs w:val="22"/>
          <w:lang w:val="en-US"/>
        </w:rPr>
        <w:t>4</w:t>
      </w:r>
      <w:r w:rsidR="00FF4CC9">
        <w:rPr>
          <w:rFonts w:ascii="Roboto" w:hAnsi="Roboto"/>
          <w:sz w:val="22"/>
          <w:szCs w:val="22"/>
          <w:lang w:val="en-US"/>
        </w:rPr>
        <w:t>2</w:t>
      </w:r>
      <w:r w:rsidR="00535BD8" w:rsidRPr="008E1D94">
        <w:rPr>
          <w:rFonts w:ascii="Roboto" w:hAnsi="Roboto"/>
          <w:sz w:val="22"/>
          <w:szCs w:val="22"/>
          <w:lang w:val="en-US"/>
        </w:rPr>
        <w:t xml:space="preserve"> patients (3</w:t>
      </w:r>
      <w:r w:rsidR="00FF4CC9">
        <w:rPr>
          <w:rFonts w:ascii="Roboto" w:hAnsi="Roboto"/>
          <w:sz w:val="22"/>
          <w:szCs w:val="22"/>
          <w:lang w:val="en-US"/>
        </w:rPr>
        <w:t>9</w:t>
      </w:r>
      <w:r w:rsidR="00535BD8" w:rsidRPr="008E1D94">
        <w:rPr>
          <w:rFonts w:ascii="Roboto" w:hAnsi="Roboto"/>
          <w:sz w:val="22"/>
          <w:szCs w:val="22"/>
          <w:lang w:val="en-US"/>
        </w:rPr>
        <w:t xml:space="preserve">% female, 89% probands, 50% </w:t>
      </w:r>
      <w:proofErr w:type="spellStart"/>
      <w:r w:rsidR="005E3EFD" w:rsidRPr="008E1D94">
        <w:rPr>
          <w:rFonts w:ascii="Roboto" w:hAnsi="Roboto"/>
          <w:sz w:val="22"/>
          <w:szCs w:val="22"/>
          <w:lang w:val="en-US"/>
        </w:rPr>
        <w:t>sarcomeric</w:t>
      </w:r>
      <w:proofErr w:type="spellEnd"/>
      <w:r w:rsidR="005E3EFD" w:rsidRPr="008E1D94">
        <w:rPr>
          <w:rFonts w:ascii="Roboto" w:hAnsi="Roboto"/>
          <w:sz w:val="22"/>
          <w:szCs w:val="22"/>
          <w:lang w:val="en-US"/>
        </w:rPr>
        <w:t xml:space="preserve"> HCM</w:t>
      </w:r>
      <w:r w:rsidR="00535BD8" w:rsidRPr="008E1D94">
        <w:rPr>
          <w:rFonts w:ascii="Roboto" w:hAnsi="Roboto"/>
          <w:sz w:val="22"/>
          <w:szCs w:val="22"/>
          <w:lang w:val="en-US"/>
        </w:rPr>
        <w:t xml:space="preserve">). </w:t>
      </w:r>
      <w:r w:rsidR="000B140C" w:rsidRPr="008E1D94">
        <w:rPr>
          <w:rFonts w:ascii="Roboto" w:hAnsi="Roboto"/>
          <w:sz w:val="22"/>
          <w:szCs w:val="22"/>
          <w:lang w:val="en-US"/>
        </w:rPr>
        <w:t xml:space="preserve">Patients with </w:t>
      </w:r>
      <w:proofErr w:type="spellStart"/>
      <w:r w:rsidR="000B140C" w:rsidRPr="008E1D94">
        <w:rPr>
          <w:rFonts w:ascii="Roboto" w:hAnsi="Roboto"/>
          <w:sz w:val="22"/>
          <w:szCs w:val="22"/>
          <w:lang w:val="en-US"/>
        </w:rPr>
        <w:t>sarcomeric</w:t>
      </w:r>
      <w:proofErr w:type="spellEnd"/>
      <w:r w:rsidR="000B140C" w:rsidRPr="008E1D94">
        <w:rPr>
          <w:rFonts w:ascii="Roboto" w:hAnsi="Roboto"/>
          <w:sz w:val="22"/>
          <w:szCs w:val="22"/>
          <w:lang w:val="en-US"/>
        </w:rPr>
        <w:t xml:space="preserve"> HCM were younger at diagnosis (median age 3</w:t>
      </w:r>
      <w:r w:rsidR="00FF4CC9">
        <w:rPr>
          <w:rFonts w:ascii="Roboto" w:hAnsi="Roboto"/>
          <w:sz w:val="22"/>
          <w:szCs w:val="22"/>
          <w:lang w:val="en-US"/>
        </w:rPr>
        <w:t>7</w:t>
      </w:r>
      <w:r w:rsidR="000B140C" w:rsidRPr="008E1D94">
        <w:rPr>
          <w:rFonts w:ascii="Roboto" w:hAnsi="Roboto"/>
          <w:sz w:val="22"/>
          <w:szCs w:val="22"/>
          <w:lang w:val="en-US"/>
        </w:rPr>
        <w:t>.</w:t>
      </w:r>
      <w:r w:rsidR="00FF4CC9">
        <w:rPr>
          <w:rFonts w:ascii="Roboto" w:hAnsi="Roboto"/>
          <w:sz w:val="22"/>
          <w:szCs w:val="22"/>
          <w:lang w:val="en-US"/>
        </w:rPr>
        <w:t>8</w:t>
      </w:r>
      <w:r w:rsidR="000B140C" w:rsidRPr="008E1D94">
        <w:rPr>
          <w:rFonts w:ascii="Roboto" w:hAnsi="Roboto"/>
          <w:sz w:val="22"/>
          <w:szCs w:val="22"/>
          <w:lang w:val="en-US"/>
        </w:rPr>
        <w:t xml:space="preserve"> </w:t>
      </w:r>
      <w:r w:rsidR="003F641C" w:rsidRPr="008E1D94">
        <w:rPr>
          <w:rFonts w:ascii="Roboto" w:hAnsi="Roboto"/>
          <w:sz w:val="22"/>
          <w:szCs w:val="22"/>
          <w:lang w:val="en-US"/>
        </w:rPr>
        <w:t>versus</w:t>
      </w:r>
      <w:r w:rsidR="000B140C" w:rsidRPr="008E1D94">
        <w:rPr>
          <w:rFonts w:ascii="Roboto" w:hAnsi="Roboto"/>
          <w:sz w:val="22"/>
          <w:szCs w:val="22"/>
          <w:lang w:val="en-US"/>
        </w:rPr>
        <w:t xml:space="preserve"> </w:t>
      </w:r>
      <w:r w:rsidR="00FF4CC9">
        <w:rPr>
          <w:rFonts w:ascii="Roboto" w:hAnsi="Roboto"/>
          <w:sz w:val="22"/>
          <w:szCs w:val="22"/>
          <w:lang w:val="en-US"/>
        </w:rPr>
        <w:t>53</w:t>
      </w:r>
      <w:r w:rsidR="000B140C" w:rsidRPr="008E1D94">
        <w:rPr>
          <w:rFonts w:ascii="Roboto" w:hAnsi="Roboto"/>
          <w:sz w:val="22"/>
          <w:szCs w:val="22"/>
          <w:lang w:val="en-US"/>
        </w:rPr>
        <w:t>.</w:t>
      </w:r>
      <w:r w:rsidR="00FF4CC9">
        <w:rPr>
          <w:rFonts w:ascii="Roboto" w:hAnsi="Roboto"/>
          <w:sz w:val="22"/>
          <w:szCs w:val="22"/>
          <w:lang w:val="en-US"/>
        </w:rPr>
        <w:t>7</w:t>
      </w:r>
      <w:r w:rsidR="000B140C" w:rsidRPr="008E1D94">
        <w:rPr>
          <w:rFonts w:ascii="Roboto" w:hAnsi="Roboto"/>
          <w:sz w:val="22"/>
          <w:szCs w:val="22"/>
          <w:lang w:val="en-US"/>
        </w:rPr>
        <w:t xml:space="preserve"> years</w:t>
      </w:r>
      <w:r w:rsidR="000C5E36">
        <w:rPr>
          <w:rFonts w:ascii="Roboto" w:hAnsi="Roboto"/>
          <w:sz w:val="22"/>
          <w:szCs w:val="22"/>
          <w:lang w:val="en-US"/>
        </w:rPr>
        <w:t>, p&lt;0.001</w:t>
      </w:r>
      <w:r w:rsidR="00894A5E" w:rsidRPr="008E1D94">
        <w:rPr>
          <w:rFonts w:ascii="Roboto" w:hAnsi="Roboto"/>
          <w:sz w:val="22"/>
          <w:szCs w:val="22"/>
          <w:lang w:val="en-US"/>
        </w:rPr>
        <w:t>)</w:t>
      </w:r>
      <w:r w:rsidR="009C07C4" w:rsidRPr="008E1D94">
        <w:rPr>
          <w:rFonts w:ascii="Roboto" w:hAnsi="Roboto"/>
          <w:sz w:val="22"/>
          <w:szCs w:val="22"/>
          <w:lang w:val="en-US"/>
        </w:rPr>
        <w:t xml:space="preserve">, </w:t>
      </w:r>
      <w:r w:rsidR="00F775AF" w:rsidRPr="008E1D94">
        <w:rPr>
          <w:rFonts w:ascii="Roboto" w:hAnsi="Roboto"/>
          <w:sz w:val="22"/>
          <w:szCs w:val="22"/>
          <w:lang w:val="en-US"/>
        </w:rPr>
        <w:t>had</w:t>
      </w:r>
      <w:r w:rsidR="007F67CF" w:rsidRPr="008E1D94">
        <w:rPr>
          <w:rFonts w:ascii="Roboto" w:hAnsi="Roboto"/>
          <w:sz w:val="22"/>
          <w:szCs w:val="22"/>
          <w:lang w:val="en-US"/>
        </w:rPr>
        <w:t xml:space="preserve"> a lower burden of obesity, hypertension</w:t>
      </w:r>
      <w:r w:rsidR="00F775AF" w:rsidRPr="008E1D94">
        <w:rPr>
          <w:rFonts w:ascii="Roboto" w:hAnsi="Roboto"/>
          <w:sz w:val="22"/>
          <w:szCs w:val="22"/>
          <w:lang w:val="en-US"/>
        </w:rPr>
        <w:t>,</w:t>
      </w:r>
      <w:r w:rsidR="00575910" w:rsidRPr="008E1D94">
        <w:rPr>
          <w:rFonts w:ascii="Roboto" w:hAnsi="Roboto"/>
          <w:sz w:val="22"/>
          <w:szCs w:val="22"/>
          <w:lang w:val="en-US"/>
        </w:rPr>
        <w:t xml:space="preserve"> and left ventricular (LV) obstruction</w:t>
      </w:r>
      <w:r w:rsidR="00F4254E" w:rsidRPr="008E1D94">
        <w:rPr>
          <w:rFonts w:ascii="Roboto" w:hAnsi="Roboto"/>
          <w:sz w:val="22"/>
          <w:szCs w:val="22"/>
          <w:lang w:val="en-US"/>
        </w:rPr>
        <w:t>, but</w:t>
      </w:r>
      <w:r w:rsidR="00575910" w:rsidRPr="008E1D94">
        <w:rPr>
          <w:rFonts w:ascii="Roboto" w:hAnsi="Roboto"/>
          <w:sz w:val="22"/>
          <w:szCs w:val="22"/>
          <w:lang w:val="en-US"/>
        </w:rPr>
        <w:t xml:space="preserve"> a higher burden</w:t>
      </w:r>
      <w:r w:rsidR="00D803C7">
        <w:rPr>
          <w:rFonts w:ascii="Roboto" w:hAnsi="Roboto"/>
          <w:sz w:val="22"/>
          <w:szCs w:val="22"/>
          <w:lang w:val="en-US"/>
        </w:rPr>
        <w:t xml:space="preserve"> and age-s</w:t>
      </w:r>
      <w:r w:rsidR="0064335B">
        <w:rPr>
          <w:rFonts w:ascii="Roboto" w:hAnsi="Roboto"/>
          <w:sz w:val="22"/>
          <w:szCs w:val="22"/>
          <w:lang w:val="en-US"/>
        </w:rPr>
        <w:t>tandardized</w:t>
      </w:r>
      <w:r w:rsidR="00D803C7">
        <w:rPr>
          <w:rFonts w:ascii="Roboto" w:hAnsi="Roboto"/>
          <w:sz w:val="22"/>
          <w:szCs w:val="22"/>
          <w:lang w:val="en-US"/>
        </w:rPr>
        <w:t xml:space="preserve"> incidence</w:t>
      </w:r>
      <w:r w:rsidR="00AE6F82">
        <w:rPr>
          <w:rFonts w:ascii="Roboto" w:hAnsi="Roboto"/>
          <w:sz w:val="22"/>
          <w:szCs w:val="22"/>
          <w:lang w:val="en-US"/>
        </w:rPr>
        <w:t xml:space="preserve"> (ASI)</w:t>
      </w:r>
      <w:r w:rsidR="00575910" w:rsidRPr="008E1D94">
        <w:rPr>
          <w:rFonts w:ascii="Roboto" w:hAnsi="Roboto"/>
          <w:sz w:val="22"/>
          <w:szCs w:val="22"/>
          <w:lang w:val="en-US"/>
        </w:rPr>
        <w:t xml:space="preserve"> of a</w:t>
      </w:r>
      <w:r w:rsidR="00894A5E" w:rsidRPr="008E1D94">
        <w:rPr>
          <w:rFonts w:ascii="Roboto" w:hAnsi="Roboto"/>
          <w:sz w:val="22"/>
          <w:szCs w:val="22"/>
          <w:lang w:val="en-US"/>
        </w:rPr>
        <w:t>trial fibrillation</w:t>
      </w:r>
      <w:r w:rsidR="00AE6F82">
        <w:rPr>
          <w:rFonts w:ascii="Roboto" w:hAnsi="Roboto"/>
          <w:sz w:val="22"/>
          <w:szCs w:val="22"/>
          <w:lang w:val="en-US"/>
        </w:rPr>
        <w:t xml:space="preserve"> (ASI ratio </w:t>
      </w:r>
      <w:r w:rsidR="00AE6F82" w:rsidRPr="001529A1">
        <w:rPr>
          <w:rFonts w:ascii="Roboto" w:hAnsi="Roboto"/>
          <w:sz w:val="22"/>
          <w:szCs w:val="22"/>
          <w:lang w:val="en-US"/>
        </w:rPr>
        <w:t xml:space="preserve">1.24 </w:t>
      </w:r>
      <w:r w:rsidR="00AE6F82">
        <w:rPr>
          <w:rFonts w:ascii="Roboto" w:hAnsi="Roboto"/>
          <w:sz w:val="22"/>
          <w:szCs w:val="22"/>
          <w:lang w:val="en-US"/>
        </w:rPr>
        <w:t>[</w:t>
      </w:r>
      <w:r w:rsidR="00AE6F82" w:rsidRPr="001529A1">
        <w:rPr>
          <w:rFonts w:ascii="Roboto" w:hAnsi="Roboto"/>
          <w:sz w:val="22"/>
          <w:szCs w:val="22"/>
          <w:lang w:val="en-US"/>
        </w:rPr>
        <w:t>CI 1.13</w:t>
      </w:r>
      <w:r w:rsidR="00AE6F82">
        <w:rPr>
          <w:rFonts w:ascii="Roboto" w:hAnsi="Roboto"/>
          <w:sz w:val="22"/>
          <w:szCs w:val="22"/>
          <w:lang w:val="en-US"/>
        </w:rPr>
        <w:t>-</w:t>
      </w:r>
      <w:r w:rsidR="00AE6F82" w:rsidRPr="001529A1">
        <w:rPr>
          <w:rFonts w:ascii="Roboto" w:hAnsi="Roboto"/>
          <w:sz w:val="22"/>
          <w:szCs w:val="22"/>
          <w:lang w:val="en-US"/>
        </w:rPr>
        <w:t>1.37</w:t>
      </w:r>
      <w:r w:rsidR="00AE6F82">
        <w:rPr>
          <w:rFonts w:ascii="Roboto" w:hAnsi="Roboto"/>
          <w:sz w:val="22"/>
          <w:szCs w:val="22"/>
          <w:lang w:val="en-US"/>
        </w:rPr>
        <w:t>])</w:t>
      </w:r>
      <w:r w:rsidR="00F54EFA" w:rsidRPr="008E1D94">
        <w:rPr>
          <w:rFonts w:ascii="Roboto" w:hAnsi="Roboto"/>
          <w:sz w:val="22"/>
          <w:szCs w:val="22"/>
          <w:lang w:val="en-US"/>
        </w:rPr>
        <w:t>,</w:t>
      </w:r>
      <w:r w:rsidR="007F67CF" w:rsidRPr="008E1D94">
        <w:rPr>
          <w:rFonts w:ascii="Roboto" w:hAnsi="Roboto"/>
          <w:sz w:val="22"/>
          <w:szCs w:val="22"/>
          <w:lang w:val="en-US"/>
        </w:rPr>
        <w:t xml:space="preserve"> LV systolic </w:t>
      </w:r>
      <w:r w:rsidR="007F67CF" w:rsidRPr="00907D0E">
        <w:rPr>
          <w:rFonts w:ascii="Roboto" w:hAnsi="Roboto"/>
          <w:sz w:val="22"/>
          <w:szCs w:val="22"/>
          <w:lang w:val="en-US"/>
        </w:rPr>
        <w:t>dysfunction</w:t>
      </w:r>
      <w:r w:rsidR="00AE6F82">
        <w:rPr>
          <w:rFonts w:ascii="Roboto" w:hAnsi="Roboto"/>
          <w:sz w:val="22"/>
          <w:szCs w:val="22"/>
          <w:lang w:val="en-US"/>
        </w:rPr>
        <w:t xml:space="preserve"> (ASI ratio </w:t>
      </w:r>
      <w:r w:rsidR="00AE6F82" w:rsidRPr="001529A1">
        <w:rPr>
          <w:rFonts w:ascii="Roboto" w:hAnsi="Roboto"/>
          <w:sz w:val="22"/>
          <w:szCs w:val="22"/>
          <w:lang w:val="en-US"/>
        </w:rPr>
        <w:t>1.</w:t>
      </w:r>
      <w:r w:rsidR="00AE6F82">
        <w:rPr>
          <w:rFonts w:ascii="Roboto" w:hAnsi="Roboto"/>
          <w:sz w:val="22"/>
          <w:szCs w:val="22"/>
          <w:lang w:val="en-US"/>
        </w:rPr>
        <w:t>22</w:t>
      </w:r>
      <w:r w:rsidR="00AE6F82" w:rsidRPr="001529A1">
        <w:rPr>
          <w:rFonts w:ascii="Roboto" w:hAnsi="Roboto"/>
          <w:sz w:val="22"/>
          <w:szCs w:val="22"/>
          <w:lang w:val="en-US"/>
        </w:rPr>
        <w:t xml:space="preserve"> </w:t>
      </w:r>
      <w:r w:rsidR="00AE6F82">
        <w:rPr>
          <w:rFonts w:ascii="Roboto" w:hAnsi="Roboto"/>
          <w:sz w:val="22"/>
          <w:szCs w:val="22"/>
          <w:lang w:val="en-US"/>
        </w:rPr>
        <w:t>[</w:t>
      </w:r>
      <w:r w:rsidR="00AE6F82" w:rsidRPr="001529A1">
        <w:rPr>
          <w:rFonts w:ascii="Roboto" w:hAnsi="Roboto"/>
          <w:sz w:val="22"/>
          <w:szCs w:val="22"/>
          <w:lang w:val="en-US"/>
        </w:rPr>
        <w:t>CI 1.</w:t>
      </w:r>
      <w:r w:rsidR="00AE6F82">
        <w:rPr>
          <w:rFonts w:ascii="Roboto" w:hAnsi="Roboto"/>
          <w:sz w:val="22"/>
          <w:szCs w:val="22"/>
          <w:lang w:val="en-US"/>
        </w:rPr>
        <w:t>0</w:t>
      </w:r>
      <w:r w:rsidR="00AE6F82" w:rsidRPr="001529A1">
        <w:rPr>
          <w:rFonts w:ascii="Roboto" w:hAnsi="Roboto"/>
          <w:sz w:val="22"/>
          <w:szCs w:val="22"/>
          <w:lang w:val="en-US"/>
        </w:rPr>
        <w:t>7</w:t>
      </w:r>
      <w:r w:rsidR="00AE6F82">
        <w:rPr>
          <w:rFonts w:ascii="Roboto" w:hAnsi="Roboto"/>
          <w:sz w:val="22"/>
          <w:szCs w:val="22"/>
          <w:lang w:val="en-US"/>
        </w:rPr>
        <w:t>-</w:t>
      </w:r>
      <w:r w:rsidR="00AE6F82" w:rsidRPr="001529A1">
        <w:rPr>
          <w:rFonts w:ascii="Roboto" w:hAnsi="Roboto"/>
          <w:sz w:val="22"/>
          <w:szCs w:val="22"/>
          <w:lang w:val="en-US"/>
        </w:rPr>
        <w:t>1.</w:t>
      </w:r>
      <w:r w:rsidR="00AE6F82">
        <w:rPr>
          <w:rFonts w:ascii="Roboto" w:hAnsi="Roboto"/>
          <w:sz w:val="22"/>
          <w:szCs w:val="22"/>
          <w:lang w:val="en-US"/>
        </w:rPr>
        <w:t>39])</w:t>
      </w:r>
      <w:r w:rsidR="00F54EFA" w:rsidRPr="00907D0E">
        <w:rPr>
          <w:rFonts w:ascii="Roboto" w:hAnsi="Roboto"/>
          <w:sz w:val="22"/>
          <w:szCs w:val="22"/>
          <w:lang w:val="en-US"/>
        </w:rPr>
        <w:t xml:space="preserve"> and ventricular arrhythmias</w:t>
      </w:r>
      <w:r w:rsidR="00AE6F82">
        <w:rPr>
          <w:rFonts w:ascii="Roboto" w:hAnsi="Roboto"/>
          <w:sz w:val="22"/>
          <w:szCs w:val="22"/>
          <w:lang w:val="en-US"/>
        </w:rPr>
        <w:t xml:space="preserve"> (ASI ratio </w:t>
      </w:r>
      <w:r w:rsidR="00AE6F82" w:rsidRPr="00040F1C">
        <w:rPr>
          <w:rFonts w:ascii="Roboto" w:hAnsi="Roboto"/>
          <w:sz w:val="22"/>
          <w:szCs w:val="22"/>
          <w:lang w:val="en-US"/>
        </w:rPr>
        <w:t>1.3</w:t>
      </w:r>
      <w:r w:rsidR="00AE6F82">
        <w:rPr>
          <w:rFonts w:ascii="Roboto" w:hAnsi="Roboto"/>
          <w:sz w:val="22"/>
          <w:szCs w:val="22"/>
          <w:lang w:val="en-US"/>
        </w:rPr>
        <w:t>0</w:t>
      </w:r>
      <w:r w:rsidR="00AE6F82" w:rsidRPr="00040F1C">
        <w:rPr>
          <w:rFonts w:ascii="Roboto" w:hAnsi="Roboto"/>
          <w:sz w:val="22"/>
          <w:szCs w:val="22"/>
          <w:lang w:val="en-US"/>
        </w:rPr>
        <w:t xml:space="preserve"> </w:t>
      </w:r>
      <w:r w:rsidR="00AE6F82">
        <w:rPr>
          <w:rFonts w:ascii="Roboto" w:hAnsi="Roboto"/>
          <w:sz w:val="22"/>
          <w:szCs w:val="22"/>
          <w:lang w:val="en-US"/>
        </w:rPr>
        <w:t>[</w:t>
      </w:r>
      <w:r w:rsidR="00AE6F82" w:rsidRPr="00040F1C">
        <w:rPr>
          <w:rFonts w:ascii="Roboto" w:hAnsi="Roboto"/>
          <w:sz w:val="22"/>
          <w:szCs w:val="22"/>
          <w:lang w:val="en-US"/>
        </w:rPr>
        <w:t>CI 1.1</w:t>
      </w:r>
      <w:r w:rsidR="00AE6F82">
        <w:rPr>
          <w:rFonts w:ascii="Roboto" w:hAnsi="Roboto"/>
          <w:sz w:val="22"/>
          <w:szCs w:val="22"/>
          <w:lang w:val="en-US"/>
        </w:rPr>
        <w:t>1-</w:t>
      </w:r>
      <w:r w:rsidR="00AE6F82" w:rsidRPr="00D928F0">
        <w:rPr>
          <w:rFonts w:ascii="Roboto" w:hAnsi="Roboto"/>
          <w:sz w:val="22"/>
          <w:szCs w:val="22"/>
          <w:lang w:val="en-US"/>
        </w:rPr>
        <w:t>1.5</w:t>
      </w:r>
      <w:r w:rsidR="00AE6F82">
        <w:rPr>
          <w:rFonts w:ascii="Roboto" w:hAnsi="Roboto"/>
          <w:sz w:val="22"/>
          <w:szCs w:val="22"/>
          <w:lang w:val="en-US"/>
        </w:rPr>
        <w:t>2])</w:t>
      </w:r>
      <w:r w:rsidR="00AE60F7" w:rsidRPr="00907D0E">
        <w:rPr>
          <w:rFonts w:ascii="Roboto" w:hAnsi="Roboto"/>
          <w:sz w:val="22"/>
          <w:szCs w:val="22"/>
          <w:lang w:val="en-US"/>
        </w:rPr>
        <w:t>.</w:t>
      </w:r>
      <w:r w:rsidR="006A5983" w:rsidRPr="00907D0E">
        <w:rPr>
          <w:rFonts w:ascii="Roboto" w:hAnsi="Roboto"/>
          <w:sz w:val="22"/>
          <w:szCs w:val="22"/>
          <w:lang w:val="en-US"/>
        </w:rPr>
        <w:t xml:space="preserve"> </w:t>
      </w:r>
      <w:r w:rsidR="0036707C">
        <w:rPr>
          <w:rFonts w:ascii="Roboto" w:hAnsi="Roboto"/>
          <w:sz w:val="22"/>
          <w:szCs w:val="22"/>
          <w:lang w:val="en-US"/>
        </w:rPr>
        <w:t>The</w:t>
      </w:r>
      <w:r w:rsidR="000C5E36">
        <w:rPr>
          <w:rFonts w:ascii="Roboto" w:hAnsi="Roboto"/>
          <w:sz w:val="22"/>
          <w:szCs w:val="22"/>
          <w:lang w:val="en-US"/>
        </w:rPr>
        <w:t>re was almost double the</w:t>
      </w:r>
      <w:r w:rsidR="0036707C">
        <w:rPr>
          <w:rFonts w:ascii="Roboto" w:hAnsi="Roboto"/>
          <w:sz w:val="22"/>
          <w:szCs w:val="22"/>
          <w:lang w:val="en-US"/>
        </w:rPr>
        <w:t xml:space="preserve"> risk </w:t>
      </w:r>
      <w:r w:rsidR="0004277A">
        <w:rPr>
          <w:rFonts w:ascii="Roboto" w:hAnsi="Roboto"/>
          <w:sz w:val="22"/>
          <w:szCs w:val="22"/>
          <w:lang w:val="en-US"/>
        </w:rPr>
        <w:t>of HCM-related death (</w:t>
      </w:r>
      <w:ins w:id="24" w:author="Christoffer Vissing" w:date="2024-03-18T14:27:00Z">
        <w:r w:rsidR="00AF7DF8">
          <w:rPr>
            <w:rFonts w:ascii="Roboto" w:hAnsi="Roboto"/>
            <w:sz w:val="22"/>
            <w:szCs w:val="22"/>
            <w:lang w:val="en-US"/>
          </w:rPr>
          <w:t xml:space="preserve">death due to </w:t>
        </w:r>
      </w:ins>
      <w:r w:rsidR="0036707C" w:rsidRPr="00BE00B8">
        <w:rPr>
          <w:rFonts w:ascii="Roboto" w:hAnsi="Roboto"/>
          <w:sz w:val="22"/>
          <w:szCs w:val="22"/>
          <w:lang w:val="en-US"/>
        </w:rPr>
        <w:t>sudden cardiac death, heart failure</w:t>
      </w:r>
      <w:r w:rsidR="0004277A">
        <w:rPr>
          <w:rFonts w:ascii="Roboto" w:hAnsi="Roboto"/>
          <w:sz w:val="22"/>
          <w:szCs w:val="22"/>
          <w:lang w:val="en-US"/>
        </w:rPr>
        <w:t xml:space="preserve"> or</w:t>
      </w:r>
      <w:r w:rsidR="0036707C">
        <w:rPr>
          <w:rFonts w:ascii="Roboto" w:hAnsi="Roboto"/>
          <w:sz w:val="22"/>
          <w:szCs w:val="22"/>
          <w:lang w:val="en-US"/>
        </w:rPr>
        <w:t xml:space="preserve"> </w:t>
      </w:r>
      <w:r w:rsidR="0036707C" w:rsidRPr="00BE00B8">
        <w:rPr>
          <w:rFonts w:ascii="Roboto" w:hAnsi="Roboto"/>
          <w:sz w:val="22"/>
          <w:szCs w:val="22"/>
          <w:lang w:val="en-US"/>
        </w:rPr>
        <w:t>stroke</w:t>
      </w:r>
      <w:r w:rsidR="0004277A">
        <w:rPr>
          <w:rFonts w:ascii="Roboto" w:hAnsi="Roboto"/>
          <w:sz w:val="22"/>
          <w:szCs w:val="22"/>
          <w:lang w:val="en-US"/>
        </w:rPr>
        <w:t xml:space="preserve">) in </w:t>
      </w:r>
      <w:proofErr w:type="spellStart"/>
      <w:r w:rsidR="0004277A">
        <w:rPr>
          <w:rFonts w:ascii="Roboto" w:hAnsi="Roboto"/>
          <w:sz w:val="22"/>
          <w:szCs w:val="22"/>
          <w:lang w:val="en-US"/>
        </w:rPr>
        <w:t>sarcomeric</w:t>
      </w:r>
      <w:proofErr w:type="spellEnd"/>
      <w:r w:rsidR="0004277A">
        <w:rPr>
          <w:rFonts w:ascii="Roboto" w:hAnsi="Roboto"/>
          <w:sz w:val="22"/>
          <w:szCs w:val="22"/>
          <w:lang w:val="en-US"/>
        </w:rPr>
        <w:t xml:space="preserve"> HCM</w:t>
      </w:r>
      <w:r w:rsidR="00703EA6">
        <w:rPr>
          <w:rFonts w:ascii="Roboto" w:hAnsi="Roboto"/>
          <w:sz w:val="22"/>
          <w:szCs w:val="22"/>
          <w:lang w:val="en-US"/>
        </w:rPr>
        <w:t xml:space="preserve"> (HR 1.75 [CI 1.26-2.55])</w:t>
      </w:r>
      <w:r w:rsidR="0036707C" w:rsidRPr="00907D0E">
        <w:rPr>
          <w:rFonts w:ascii="Roboto" w:hAnsi="Roboto"/>
          <w:sz w:val="22"/>
          <w:szCs w:val="22"/>
          <w:lang w:val="en-US"/>
        </w:rPr>
        <w:t xml:space="preserve">. </w:t>
      </w:r>
    </w:p>
    <w:p w14:paraId="7F6E1E76" w14:textId="133C5622" w:rsidR="00FF4CC9" w:rsidRDefault="00AE6F82" w:rsidP="000B140C">
      <w:pPr>
        <w:spacing w:line="360" w:lineRule="auto"/>
        <w:rPr>
          <w:rFonts w:ascii="Roboto" w:hAnsi="Roboto"/>
          <w:sz w:val="22"/>
          <w:szCs w:val="22"/>
          <w:lang w:val="en-US"/>
        </w:rPr>
      </w:pPr>
      <w:r>
        <w:rPr>
          <w:rFonts w:ascii="Roboto" w:hAnsi="Roboto"/>
          <w:sz w:val="22"/>
          <w:szCs w:val="22"/>
          <w:lang w:val="en-US"/>
        </w:rPr>
        <w:t>In time-to-event analysis</w:t>
      </w:r>
      <w:r w:rsidR="000C5E36">
        <w:rPr>
          <w:rFonts w:ascii="Roboto" w:hAnsi="Roboto"/>
          <w:sz w:val="22"/>
          <w:szCs w:val="22"/>
          <w:lang w:val="en-US"/>
        </w:rPr>
        <w:t>,</w:t>
      </w:r>
      <w:r w:rsidR="00B970ED">
        <w:rPr>
          <w:rFonts w:ascii="Roboto" w:hAnsi="Roboto"/>
          <w:sz w:val="22"/>
          <w:szCs w:val="22"/>
          <w:lang w:val="en-US"/>
        </w:rPr>
        <w:t xml:space="preserve"> a</w:t>
      </w:r>
      <w:r w:rsidR="00D803C7">
        <w:rPr>
          <w:rFonts w:ascii="Roboto" w:hAnsi="Roboto"/>
          <w:sz w:val="22"/>
          <w:szCs w:val="22"/>
          <w:lang w:val="en-US"/>
        </w:rPr>
        <w:t>trial fibrillation</w:t>
      </w:r>
      <w:r w:rsidR="00945228">
        <w:rPr>
          <w:rFonts w:ascii="Roboto" w:hAnsi="Roboto"/>
          <w:sz w:val="22"/>
          <w:szCs w:val="22"/>
          <w:lang w:val="en-US"/>
        </w:rPr>
        <w:t xml:space="preserve"> </w:t>
      </w:r>
      <w:r w:rsidR="00B970ED">
        <w:rPr>
          <w:rFonts w:ascii="Roboto" w:hAnsi="Roboto"/>
          <w:sz w:val="22"/>
          <w:szCs w:val="22"/>
          <w:lang w:val="en-US"/>
        </w:rPr>
        <w:t>was associated with</w:t>
      </w:r>
      <w:r w:rsidR="00D803C7">
        <w:rPr>
          <w:rFonts w:ascii="Roboto" w:hAnsi="Roboto"/>
          <w:sz w:val="22"/>
          <w:szCs w:val="22"/>
          <w:lang w:val="en-US"/>
        </w:rPr>
        <w:t xml:space="preserve"> higher rates of LV systolic dysfunction (HR 2.71</w:t>
      </w:r>
      <w:r w:rsidR="00727D41">
        <w:rPr>
          <w:rFonts w:ascii="Roboto" w:hAnsi="Roboto"/>
          <w:sz w:val="22"/>
          <w:szCs w:val="22"/>
          <w:lang w:val="en-US"/>
        </w:rPr>
        <w:t xml:space="preserve"> [CI: 2.22-3.31]), stroke (HR 2.13 [CI: 1.57-2.88]), ventricular arrhythmias (HR 3.21 [CI: 2.42-4.20]) and death (HR 1.99 [CI: 1-68-2.36]). </w:t>
      </w:r>
      <w:r w:rsidR="008E5B00">
        <w:rPr>
          <w:rFonts w:ascii="Roboto" w:hAnsi="Roboto"/>
          <w:sz w:val="22"/>
          <w:szCs w:val="22"/>
          <w:lang w:val="en-US"/>
        </w:rPr>
        <w:t xml:space="preserve">The </w:t>
      </w:r>
      <w:del w:id="25" w:author="Christoffer Vissing" w:date="2024-08-07T15:17:00Z" w16du:dateUtc="2024-08-07T13:17:00Z">
        <w:r w:rsidR="008E5B00" w:rsidDel="0002713B">
          <w:rPr>
            <w:rFonts w:ascii="Roboto" w:hAnsi="Roboto"/>
            <w:sz w:val="22"/>
            <w:szCs w:val="22"/>
            <w:lang w:val="en-US"/>
          </w:rPr>
          <w:delText xml:space="preserve">detrimental </w:delText>
        </w:r>
      </w:del>
      <w:ins w:id="26" w:author="Christoffer Vissing" w:date="2024-08-07T15:17:00Z" w16du:dateUtc="2024-08-07T13:17:00Z">
        <w:r w:rsidR="0002713B">
          <w:rPr>
            <w:rFonts w:ascii="Roboto" w:hAnsi="Roboto"/>
            <w:sz w:val="22"/>
            <w:szCs w:val="22"/>
            <w:lang w:val="en-US"/>
          </w:rPr>
          <w:t xml:space="preserve">association between </w:t>
        </w:r>
      </w:ins>
      <w:del w:id="27" w:author="Christoffer Vissing" w:date="2024-08-07T15:17:00Z" w16du:dateUtc="2024-08-07T13:17:00Z">
        <w:r w:rsidR="008E5B00" w:rsidDel="0002713B">
          <w:rPr>
            <w:rFonts w:ascii="Roboto" w:hAnsi="Roboto"/>
            <w:sz w:val="22"/>
            <w:szCs w:val="22"/>
            <w:lang w:val="en-US"/>
          </w:rPr>
          <w:delText xml:space="preserve">effects </w:delText>
        </w:r>
      </w:del>
      <w:del w:id="28" w:author="Christoffer Vissing" w:date="2024-08-07T15:18:00Z" w16du:dateUtc="2024-08-07T13:18:00Z">
        <w:r w:rsidR="008E5B00" w:rsidDel="0002713B">
          <w:rPr>
            <w:rFonts w:ascii="Roboto" w:hAnsi="Roboto"/>
            <w:sz w:val="22"/>
            <w:szCs w:val="22"/>
            <w:lang w:val="en-US"/>
          </w:rPr>
          <w:delText xml:space="preserve">of </w:delText>
        </w:r>
      </w:del>
      <w:r w:rsidR="00DD7732">
        <w:rPr>
          <w:rFonts w:ascii="Roboto" w:hAnsi="Roboto"/>
          <w:sz w:val="22"/>
          <w:szCs w:val="22"/>
          <w:lang w:val="en-US"/>
        </w:rPr>
        <w:t xml:space="preserve">atrial fibrillation </w:t>
      </w:r>
      <w:r w:rsidR="00B96EAC">
        <w:rPr>
          <w:rFonts w:ascii="Roboto" w:hAnsi="Roboto"/>
          <w:sz w:val="22"/>
          <w:szCs w:val="22"/>
          <w:lang w:val="en-US"/>
        </w:rPr>
        <w:t>and LV systolic d</w:t>
      </w:r>
      <w:r w:rsidR="001977C7">
        <w:rPr>
          <w:rFonts w:ascii="Roboto" w:hAnsi="Roboto"/>
          <w:sz w:val="22"/>
          <w:szCs w:val="22"/>
          <w:lang w:val="en-US"/>
        </w:rPr>
        <w:t>y</w:t>
      </w:r>
      <w:r w:rsidR="00B96EAC">
        <w:rPr>
          <w:rFonts w:ascii="Roboto" w:hAnsi="Roboto"/>
          <w:sz w:val="22"/>
          <w:szCs w:val="22"/>
          <w:lang w:val="en-US"/>
        </w:rPr>
        <w:t>sfunction</w:t>
      </w:r>
      <w:r w:rsidR="008E5B00">
        <w:rPr>
          <w:rFonts w:ascii="Roboto" w:hAnsi="Roboto"/>
          <w:sz w:val="22"/>
          <w:szCs w:val="22"/>
          <w:lang w:val="en-US"/>
        </w:rPr>
        <w:t xml:space="preserve"> </w:t>
      </w:r>
      <w:del w:id="29" w:author="Christoffer Vissing" w:date="2024-08-07T15:18:00Z" w16du:dateUtc="2024-08-07T13:18:00Z">
        <w:r w:rsidR="008E5B00" w:rsidDel="0002713B">
          <w:rPr>
            <w:rFonts w:ascii="Roboto" w:hAnsi="Roboto"/>
            <w:sz w:val="22"/>
            <w:szCs w:val="22"/>
            <w:lang w:val="en-US"/>
          </w:rPr>
          <w:delText xml:space="preserve">for </w:delText>
        </w:r>
        <w:r w:rsidR="000C5E36" w:rsidDel="0002713B">
          <w:rPr>
            <w:rFonts w:ascii="Roboto" w:hAnsi="Roboto"/>
            <w:sz w:val="22"/>
            <w:szCs w:val="22"/>
            <w:lang w:val="en-US"/>
          </w:rPr>
          <w:delText>leading</w:delText>
        </w:r>
      </w:del>
      <w:ins w:id="30" w:author="Christoffer Vissing" w:date="2024-08-07T15:18:00Z" w16du:dateUtc="2024-08-07T13:18:00Z">
        <w:r w:rsidR="0002713B">
          <w:rPr>
            <w:rFonts w:ascii="Roboto" w:hAnsi="Roboto"/>
            <w:sz w:val="22"/>
            <w:szCs w:val="22"/>
            <w:lang w:val="en-US"/>
          </w:rPr>
          <w:t xml:space="preserve">with </w:t>
        </w:r>
      </w:ins>
      <w:del w:id="31" w:author="Christoffer Vissing" w:date="2024-08-07T15:18:00Z" w16du:dateUtc="2024-08-07T13:18:00Z">
        <w:r w:rsidR="000C5E36" w:rsidDel="0002713B">
          <w:rPr>
            <w:rFonts w:ascii="Roboto" w:hAnsi="Roboto"/>
            <w:sz w:val="22"/>
            <w:szCs w:val="22"/>
            <w:lang w:val="en-US"/>
          </w:rPr>
          <w:delText xml:space="preserve"> to </w:delText>
        </w:r>
      </w:del>
      <w:r w:rsidR="000C5E36">
        <w:rPr>
          <w:rFonts w:ascii="Roboto" w:hAnsi="Roboto"/>
          <w:sz w:val="22"/>
          <w:szCs w:val="22"/>
          <w:lang w:val="en-US"/>
        </w:rPr>
        <w:t xml:space="preserve">these </w:t>
      </w:r>
      <w:r w:rsidR="008E5B00">
        <w:rPr>
          <w:rFonts w:ascii="Roboto" w:hAnsi="Roboto"/>
          <w:sz w:val="22"/>
          <w:szCs w:val="22"/>
          <w:lang w:val="en-US"/>
        </w:rPr>
        <w:t xml:space="preserve">outcomes </w:t>
      </w:r>
      <w:r w:rsidR="009577E5">
        <w:rPr>
          <w:rFonts w:ascii="Roboto" w:hAnsi="Roboto"/>
          <w:sz w:val="22"/>
          <w:szCs w:val="22"/>
          <w:lang w:val="en-US"/>
        </w:rPr>
        <w:t xml:space="preserve">were </w:t>
      </w:r>
      <w:r w:rsidR="008E5B00">
        <w:rPr>
          <w:rFonts w:ascii="Roboto" w:hAnsi="Roboto"/>
          <w:sz w:val="22"/>
          <w:szCs w:val="22"/>
          <w:lang w:val="en-US"/>
        </w:rPr>
        <w:t xml:space="preserve">approximately twice as high in </w:t>
      </w:r>
      <w:proofErr w:type="spellStart"/>
      <w:r w:rsidR="008E5B00">
        <w:rPr>
          <w:rFonts w:ascii="Roboto" w:hAnsi="Roboto"/>
          <w:sz w:val="22"/>
          <w:szCs w:val="22"/>
          <w:lang w:val="en-US"/>
        </w:rPr>
        <w:t>sarcomeric</w:t>
      </w:r>
      <w:proofErr w:type="spellEnd"/>
      <w:r w:rsidR="008E5B00">
        <w:rPr>
          <w:rFonts w:ascii="Roboto" w:hAnsi="Roboto"/>
          <w:sz w:val="22"/>
          <w:szCs w:val="22"/>
          <w:lang w:val="en-US"/>
        </w:rPr>
        <w:t xml:space="preserve"> HCM versus non-</w:t>
      </w:r>
      <w:proofErr w:type="spellStart"/>
      <w:r w:rsidR="008E5B00">
        <w:rPr>
          <w:rFonts w:ascii="Roboto" w:hAnsi="Roboto"/>
          <w:sz w:val="22"/>
          <w:szCs w:val="22"/>
          <w:lang w:val="en-US"/>
        </w:rPr>
        <w:t>sarcomeric</w:t>
      </w:r>
      <w:proofErr w:type="spellEnd"/>
      <w:r w:rsidR="008E5B00">
        <w:rPr>
          <w:rFonts w:ascii="Roboto" w:hAnsi="Roboto"/>
          <w:sz w:val="22"/>
          <w:szCs w:val="22"/>
          <w:lang w:val="en-US"/>
        </w:rPr>
        <w:t xml:space="preserve"> HCM</w:t>
      </w:r>
      <w:r w:rsidR="009E41E7">
        <w:rPr>
          <w:rFonts w:ascii="Roboto" w:hAnsi="Roboto"/>
          <w:sz w:val="22"/>
          <w:szCs w:val="22"/>
          <w:lang w:val="en-US"/>
        </w:rPr>
        <w:t>.</w:t>
      </w:r>
      <w:r w:rsidR="00D803C7">
        <w:rPr>
          <w:rFonts w:ascii="Roboto" w:hAnsi="Roboto"/>
          <w:sz w:val="22"/>
          <w:szCs w:val="22"/>
          <w:lang w:val="en-US"/>
        </w:rPr>
        <w:t xml:space="preserve"> </w:t>
      </w:r>
      <w:r w:rsidR="00B970ED">
        <w:rPr>
          <w:rFonts w:ascii="Roboto" w:hAnsi="Roboto"/>
          <w:sz w:val="22"/>
          <w:szCs w:val="22"/>
          <w:lang w:val="en-US"/>
        </w:rPr>
        <w:t xml:space="preserve">Obesity, hypertension, and LV obstruction were not associated with </w:t>
      </w:r>
      <w:r w:rsidR="009577E5">
        <w:rPr>
          <w:rFonts w:ascii="Roboto" w:hAnsi="Roboto"/>
          <w:sz w:val="22"/>
          <w:szCs w:val="22"/>
          <w:lang w:val="en-US"/>
        </w:rPr>
        <w:t>advanced</w:t>
      </w:r>
      <w:r w:rsidR="00B970ED">
        <w:rPr>
          <w:rFonts w:ascii="Roboto" w:hAnsi="Roboto"/>
          <w:sz w:val="22"/>
          <w:szCs w:val="22"/>
          <w:lang w:val="en-US"/>
        </w:rPr>
        <w:t xml:space="preserve"> heart failure, stroke, ventricular arrhythmias</w:t>
      </w:r>
      <w:r w:rsidR="00245B74">
        <w:rPr>
          <w:rFonts w:ascii="Roboto" w:hAnsi="Roboto"/>
          <w:sz w:val="22"/>
          <w:szCs w:val="22"/>
          <w:lang w:val="en-US"/>
        </w:rPr>
        <w:t>,</w:t>
      </w:r>
      <w:r w:rsidR="00B970ED">
        <w:rPr>
          <w:rFonts w:ascii="Roboto" w:hAnsi="Roboto"/>
          <w:sz w:val="22"/>
          <w:szCs w:val="22"/>
          <w:lang w:val="en-US"/>
        </w:rPr>
        <w:t xml:space="preserve"> or death</w:t>
      </w:r>
      <w:r w:rsidR="00A56582">
        <w:rPr>
          <w:rFonts w:ascii="Roboto" w:hAnsi="Roboto"/>
          <w:sz w:val="22"/>
          <w:szCs w:val="22"/>
          <w:lang w:val="en-US"/>
        </w:rPr>
        <w:t>.</w:t>
      </w:r>
    </w:p>
    <w:p w14:paraId="72D090CF" w14:textId="091BA985" w:rsidR="00F775AF" w:rsidRDefault="001D711A" w:rsidP="002707A5">
      <w:pPr>
        <w:spacing w:line="360" w:lineRule="auto"/>
        <w:rPr>
          <w:rFonts w:ascii="Roboto" w:hAnsi="Roboto"/>
          <w:sz w:val="22"/>
          <w:szCs w:val="22"/>
          <w:lang w:val="en-US"/>
        </w:rPr>
      </w:pPr>
      <w:r w:rsidRPr="00907D0E">
        <w:rPr>
          <w:rFonts w:ascii="Roboto" w:hAnsi="Roboto"/>
          <w:b/>
          <w:bCs/>
          <w:i/>
          <w:iCs/>
          <w:sz w:val="22"/>
          <w:szCs w:val="22"/>
          <w:lang w:val="en-US"/>
        </w:rPr>
        <w:t>Conclusions</w:t>
      </w:r>
      <w:r w:rsidRPr="00907D0E">
        <w:rPr>
          <w:rFonts w:ascii="Roboto" w:hAnsi="Roboto"/>
          <w:sz w:val="22"/>
          <w:szCs w:val="22"/>
          <w:lang w:val="en-US"/>
        </w:rPr>
        <w:t>:</w:t>
      </w:r>
      <w:r w:rsidR="00B96EAC">
        <w:rPr>
          <w:rFonts w:ascii="Roboto" w:hAnsi="Roboto"/>
          <w:sz w:val="22"/>
          <w:szCs w:val="22"/>
          <w:lang w:val="en-US"/>
        </w:rPr>
        <w:t xml:space="preserve"> </w:t>
      </w:r>
      <w:r w:rsidR="009577E5">
        <w:rPr>
          <w:rFonts w:ascii="Roboto" w:hAnsi="Roboto"/>
          <w:sz w:val="22"/>
          <w:szCs w:val="22"/>
          <w:lang w:val="en-US"/>
        </w:rPr>
        <w:t>The genetic substrate</w:t>
      </w:r>
      <w:r w:rsidR="00235157">
        <w:rPr>
          <w:rFonts w:ascii="Roboto" w:hAnsi="Roboto"/>
          <w:sz w:val="22"/>
          <w:szCs w:val="22"/>
          <w:lang w:val="en-US"/>
        </w:rPr>
        <w:t xml:space="preserve"> </w:t>
      </w:r>
      <w:r w:rsidR="009577E5">
        <w:rPr>
          <w:rFonts w:ascii="Roboto" w:hAnsi="Roboto"/>
          <w:sz w:val="22"/>
          <w:szCs w:val="22"/>
          <w:lang w:val="en-US"/>
        </w:rPr>
        <w:t>of</w:t>
      </w:r>
      <w:r w:rsidR="00235157">
        <w:rPr>
          <w:rFonts w:ascii="Roboto" w:hAnsi="Roboto"/>
          <w:sz w:val="22"/>
          <w:szCs w:val="22"/>
          <w:lang w:val="en-US"/>
        </w:rPr>
        <w:t xml:space="preserve"> patients with HCM </w:t>
      </w:r>
      <w:r w:rsidR="00FE6DAB">
        <w:rPr>
          <w:rFonts w:ascii="Roboto" w:hAnsi="Roboto"/>
          <w:sz w:val="22"/>
          <w:szCs w:val="22"/>
          <w:lang w:val="en-US"/>
        </w:rPr>
        <w:t>influence</w:t>
      </w:r>
      <w:ins w:id="32" w:author="Christoffer Vissing" w:date="2024-03-18T11:52:00Z">
        <w:r w:rsidR="002B6FD8">
          <w:rPr>
            <w:rFonts w:ascii="Roboto" w:hAnsi="Roboto"/>
            <w:sz w:val="22"/>
            <w:szCs w:val="22"/>
            <w:lang w:val="en-US"/>
          </w:rPr>
          <w:t>d</w:t>
        </w:r>
      </w:ins>
      <w:del w:id="33" w:author="Christoffer Vissing" w:date="2024-03-18T11:52:00Z">
        <w:r w:rsidR="00FE6DAB" w:rsidDel="002B6FD8">
          <w:rPr>
            <w:rFonts w:ascii="Roboto" w:hAnsi="Roboto"/>
            <w:sz w:val="22"/>
            <w:szCs w:val="22"/>
            <w:lang w:val="en-US"/>
          </w:rPr>
          <w:delText>s</w:delText>
        </w:r>
      </w:del>
      <w:r w:rsidR="00FE6DAB">
        <w:rPr>
          <w:rFonts w:ascii="Roboto" w:hAnsi="Roboto"/>
          <w:sz w:val="22"/>
          <w:szCs w:val="22"/>
          <w:lang w:val="en-US"/>
        </w:rPr>
        <w:t xml:space="preserve"> </w:t>
      </w:r>
      <w:r w:rsidR="00100B81">
        <w:rPr>
          <w:rFonts w:ascii="Roboto" w:hAnsi="Roboto"/>
          <w:sz w:val="22"/>
          <w:szCs w:val="22"/>
          <w:lang w:val="en-US"/>
        </w:rPr>
        <w:t>clinical course</w:t>
      </w:r>
      <w:r w:rsidR="00B34297">
        <w:rPr>
          <w:rFonts w:ascii="Roboto" w:hAnsi="Roboto"/>
          <w:sz w:val="22"/>
          <w:szCs w:val="22"/>
          <w:lang w:val="en-US"/>
        </w:rPr>
        <w:t xml:space="preserve"> and</w:t>
      </w:r>
      <w:r w:rsidR="009577E5">
        <w:rPr>
          <w:rFonts w:ascii="Roboto" w:hAnsi="Roboto"/>
          <w:sz w:val="22"/>
          <w:szCs w:val="22"/>
          <w:lang w:val="en-US"/>
        </w:rPr>
        <w:t xml:space="preserve"> the</w:t>
      </w:r>
      <w:r w:rsidR="00B34297">
        <w:rPr>
          <w:rFonts w:ascii="Roboto" w:hAnsi="Roboto"/>
          <w:sz w:val="22"/>
          <w:szCs w:val="22"/>
          <w:lang w:val="en-US"/>
        </w:rPr>
        <w:t xml:space="preserve"> </w:t>
      </w:r>
      <w:r w:rsidR="009577E5">
        <w:rPr>
          <w:rFonts w:ascii="Roboto" w:hAnsi="Roboto"/>
          <w:sz w:val="22"/>
          <w:szCs w:val="22"/>
          <w:lang w:val="en-US"/>
        </w:rPr>
        <w:t>impact</w:t>
      </w:r>
      <w:r w:rsidR="00FE6DAB">
        <w:rPr>
          <w:rFonts w:ascii="Roboto" w:hAnsi="Roboto"/>
          <w:sz w:val="22"/>
          <w:szCs w:val="22"/>
          <w:lang w:val="en-US"/>
        </w:rPr>
        <w:t xml:space="preserve"> of</w:t>
      </w:r>
      <w:r w:rsidR="00100B81">
        <w:rPr>
          <w:rFonts w:ascii="Roboto" w:hAnsi="Roboto"/>
          <w:sz w:val="22"/>
          <w:szCs w:val="22"/>
          <w:lang w:val="en-US"/>
        </w:rPr>
        <w:t xml:space="preserve"> cardiovascular comorbidities</w:t>
      </w:r>
      <w:r w:rsidR="000C5E36">
        <w:rPr>
          <w:rFonts w:ascii="Roboto" w:hAnsi="Roboto"/>
          <w:sz w:val="22"/>
          <w:szCs w:val="22"/>
          <w:lang w:val="en-US"/>
        </w:rPr>
        <w:t xml:space="preserve"> on adverse outcomes</w:t>
      </w:r>
      <w:r w:rsidR="00B96EAC">
        <w:rPr>
          <w:rFonts w:ascii="Roboto" w:hAnsi="Roboto"/>
          <w:sz w:val="22"/>
          <w:szCs w:val="22"/>
          <w:lang w:val="en-US"/>
        </w:rPr>
        <w:t xml:space="preserve">. </w:t>
      </w:r>
      <w:bookmarkEnd w:id="18"/>
      <w:r w:rsidR="00CC498B">
        <w:rPr>
          <w:rFonts w:ascii="Roboto" w:hAnsi="Roboto"/>
          <w:sz w:val="22"/>
          <w:szCs w:val="22"/>
          <w:lang w:val="en-US"/>
        </w:rPr>
        <w:t>Obesity</w:t>
      </w:r>
      <w:r w:rsidR="00B96EAC">
        <w:rPr>
          <w:rFonts w:ascii="Roboto" w:hAnsi="Roboto"/>
          <w:sz w:val="22"/>
          <w:szCs w:val="22"/>
          <w:lang w:val="en-US"/>
        </w:rPr>
        <w:t>,</w:t>
      </w:r>
      <w:r w:rsidR="00CC498B">
        <w:rPr>
          <w:rFonts w:ascii="Roboto" w:hAnsi="Roboto"/>
          <w:sz w:val="22"/>
          <w:szCs w:val="22"/>
          <w:lang w:val="en-US"/>
        </w:rPr>
        <w:t xml:space="preserve"> hypertension</w:t>
      </w:r>
      <w:r w:rsidR="0036707C">
        <w:rPr>
          <w:rFonts w:ascii="Roboto" w:hAnsi="Roboto"/>
          <w:sz w:val="22"/>
          <w:szCs w:val="22"/>
          <w:lang w:val="en-US"/>
        </w:rPr>
        <w:t>,</w:t>
      </w:r>
      <w:r w:rsidR="00B96EAC">
        <w:rPr>
          <w:rFonts w:ascii="Roboto" w:hAnsi="Roboto"/>
          <w:sz w:val="22"/>
          <w:szCs w:val="22"/>
          <w:lang w:val="en-US"/>
        </w:rPr>
        <w:t xml:space="preserve"> and LV obstruction</w:t>
      </w:r>
      <w:r w:rsidR="00CC498B">
        <w:rPr>
          <w:rFonts w:ascii="Roboto" w:hAnsi="Roboto"/>
          <w:sz w:val="22"/>
          <w:szCs w:val="22"/>
          <w:lang w:val="en-US"/>
        </w:rPr>
        <w:t xml:space="preserve"> </w:t>
      </w:r>
      <w:r w:rsidR="00B96EAC">
        <w:rPr>
          <w:rFonts w:ascii="Roboto" w:hAnsi="Roboto"/>
          <w:sz w:val="22"/>
          <w:szCs w:val="22"/>
          <w:lang w:val="en-US"/>
        </w:rPr>
        <w:t>are central features</w:t>
      </w:r>
      <w:r w:rsidR="00CC498B">
        <w:rPr>
          <w:rFonts w:ascii="Roboto" w:hAnsi="Roboto"/>
          <w:sz w:val="22"/>
          <w:szCs w:val="22"/>
          <w:lang w:val="en-US"/>
        </w:rPr>
        <w:t xml:space="preserve"> </w:t>
      </w:r>
      <w:r w:rsidR="00D11CD7">
        <w:rPr>
          <w:rFonts w:ascii="Roboto" w:hAnsi="Roboto"/>
          <w:sz w:val="22"/>
          <w:szCs w:val="22"/>
          <w:lang w:val="en-US"/>
        </w:rPr>
        <w:t>of</w:t>
      </w:r>
      <w:r w:rsidR="00CC498B">
        <w:rPr>
          <w:rFonts w:ascii="Roboto" w:hAnsi="Roboto"/>
          <w:sz w:val="22"/>
          <w:szCs w:val="22"/>
          <w:lang w:val="en-US"/>
        </w:rPr>
        <w:t xml:space="preserve"> non-</w:t>
      </w:r>
      <w:proofErr w:type="spellStart"/>
      <w:r w:rsidR="00CC498B">
        <w:rPr>
          <w:rFonts w:ascii="Roboto" w:hAnsi="Roboto"/>
          <w:sz w:val="22"/>
          <w:szCs w:val="22"/>
          <w:lang w:val="en-US"/>
        </w:rPr>
        <w:t>sarcomeric</w:t>
      </w:r>
      <w:proofErr w:type="spellEnd"/>
      <w:r w:rsidR="00CC498B">
        <w:rPr>
          <w:rFonts w:ascii="Roboto" w:hAnsi="Roboto"/>
          <w:sz w:val="22"/>
          <w:szCs w:val="22"/>
          <w:lang w:val="en-US"/>
        </w:rPr>
        <w:t xml:space="preserve"> </w:t>
      </w:r>
      <w:r w:rsidR="0036707C">
        <w:rPr>
          <w:rFonts w:ascii="Roboto" w:hAnsi="Roboto"/>
          <w:sz w:val="22"/>
          <w:szCs w:val="22"/>
          <w:lang w:val="en-US"/>
        </w:rPr>
        <w:t>HCM</w:t>
      </w:r>
      <w:del w:id="34" w:author="Christoffer Vissing" w:date="2024-09-04T11:40:00Z" w16du:dateUtc="2024-09-04T09:40:00Z">
        <w:r w:rsidR="0036707C" w:rsidDel="00500C2A">
          <w:rPr>
            <w:rFonts w:ascii="Roboto" w:hAnsi="Roboto"/>
            <w:sz w:val="22"/>
            <w:szCs w:val="22"/>
            <w:lang w:val="en-US"/>
          </w:rPr>
          <w:delText xml:space="preserve"> but not associated with excess risk of serious adverse events</w:delText>
        </w:r>
      </w:del>
      <w:r w:rsidR="00FE6DAB">
        <w:rPr>
          <w:rFonts w:ascii="Roboto" w:hAnsi="Roboto"/>
          <w:sz w:val="22"/>
          <w:szCs w:val="22"/>
          <w:lang w:val="en-US"/>
        </w:rPr>
        <w:t>.</w:t>
      </w:r>
      <w:r w:rsidR="008C0952">
        <w:rPr>
          <w:rFonts w:ascii="Roboto" w:hAnsi="Roboto"/>
          <w:sz w:val="22"/>
          <w:szCs w:val="22"/>
          <w:lang w:val="en-US"/>
        </w:rPr>
        <w:t xml:space="preserve"> </w:t>
      </w:r>
      <w:proofErr w:type="spellStart"/>
      <w:r w:rsidR="008C0952">
        <w:rPr>
          <w:rFonts w:ascii="Roboto" w:hAnsi="Roboto"/>
          <w:sz w:val="22"/>
          <w:szCs w:val="22"/>
          <w:lang w:val="en-US"/>
        </w:rPr>
        <w:t>S</w:t>
      </w:r>
      <w:r w:rsidR="00100B81">
        <w:rPr>
          <w:rFonts w:ascii="Roboto" w:hAnsi="Roboto"/>
          <w:sz w:val="22"/>
          <w:szCs w:val="22"/>
          <w:lang w:val="en-US"/>
        </w:rPr>
        <w:t>arcomeric</w:t>
      </w:r>
      <w:proofErr w:type="spellEnd"/>
      <w:r w:rsidR="00100B81">
        <w:rPr>
          <w:rFonts w:ascii="Roboto" w:hAnsi="Roboto"/>
          <w:sz w:val="22"/>
          <w:szCs w:val="22"/>
          <w:lang w:val="en-US"/>
        </w:rPr>
        <w:t xml:space="preserve"> HCM </w:t>
      </w:r>
      <w:r w:rsidR="008C0952">
        <w:rPr>
          <w:rFonts w:ascii="Roboto" w:hAnsi="Roboto"/>
          <w:sz w:val="22"/>
          <w:szCs w:val="22"/>
          <w:lang w:val="en-US"/>
        </w:rPr>
        <w:t xml:space="preserve">was </w:t>
      </w:r>
      <w:r w:rsidR="00FE6DAB">
        <w:rPr>
          <w:rFonts w:ascii="Roboto" w:hAnsi="Roboto"/>
          <w:sz w:val="22"/>
          <w:szCs w:val="22"/>
          <w:lang w:val="en-US"/>
        </w:rPr>
        <w:t>associate</w:t>
      </w:r>
      <w:r w:rsidR="008C0952">
        <w:rPr>
          <w:rFonts w:ascii="Roboto" w:hAnsi="Roboto"/>
          <w:sz w:val="22"/>
          <w:szCs w:val="22"/>
          <w:lang w:val="en-US"/>
        </w:rPr>
        <w:t>d</w:t>
      </w:r>
      <w:r w:rsidR="00FE6DAB">
        <w:rPr>
          <w:rFonts w:ascii="Roboto" w:hAnsi="Roboto"/>
          <w:sz w:val="22"/>
          <w:szCs w:val="22"/>
          <w:lang w:val="en-US"/>
        </w:rPr>
        <w:t xml:space="preserve"> with</w:t>
      </w:r>
      <w:r w:rsidR="008E5B00">
        <w:rPr>
          <w:rFonts w:ascii="Roboto" w:hAnsi="Roboto"/>
          <w:sz w:val="22"/>
          <w:szCs w:val="22"/>
          <w:lang w:val="en-US"/>
        </w:rPr>
        <w:t xml:space="preserve"> </w:t>
      </w:r>
      <w:del w:id="35" w:author="Helms, Adam" w:date="2024-02-24T11:09:00Z">
        <w:r w:rsidR="008E5B00" w:rsidDel="00E916D0">
          <w:rPr>
            <w:rFonts w:ascii="Roboto" w:hAnsi="Roboto"/>
            <w:sz w:val="22"/>
            <w:szCs w:val="22"/>
            <w:lang w:val="en-US"/>
          </w:rPr>
          <w:delText xml:space="preserve">more </w:delText>
        </w:r>
      </w:del>
      <w:ins w:id="36" w:author="Helms, Adam" w:date="2024-02-24T11:09:00Z">
        <w:r w:rsidR="00E916D0">
          <w:rPr>
            <w:rFonts w:ascii="Roboto" w:hAnsi="Roboto"/>
            <w:sz w:val="22"/>
            <w:szCs w:val="22"/>
            <w:lang w:val="en-US"/>
          </w:rPr>
          <w:t xml:space="preserve">greater risk of </w:t>
        </w:r>
      </w:ins>
      <w:r w:rsidR="008E5B00">
        <w:rPr>
          <w:rFonts w:ascii="Roboto" w:hAnsi="Roboto"/>
          <w:sz w:val="22"/>
          <w:szCs w:val="22"/>
          <w:lang w:val="en-US"/>
        </w:rPr>
        <w:t xml:space="preserve">severe heart failure, arrhythmias, </w:t>
      </w:r>
      <w:del w:id="37" w:author="Helms, Adam" w:date="2024-02-24T11:09:00Z">
        <w:r w:rsidR="008C0952" w:rsidDel="00E916D0">
          <w:rPr>
            <w:rFonts w:ascii="Roboto" w:hAnsi="Roboto"/>
            <w:sz w:val="22"/>
            <w:szCs w:val="22"/>
            <w:lang w:val="en-US"/>
          </w:rPr>
          <w:delText xml:space="preserve">higher risk of </w:delText>
        </w:r>
      </w:del>
      <w:r w:rsidR="008C0952">
        <w:rPr>
          <w:rFonts w:ascii="Roboto" w:hAnsi="Roboto"/>
          <w:sz w:val="22"/>
          <w:szCs w:val="22"/>
          <w:lang w:val="en-US"/>
        </w:rPr>
        <w:t>HCM-related mortality, and worse outcomes related to atrial fibrillation and LV systolic dysfunction.</w:t>
      </w:r>
      <w:r w:rsidR="00703EA6">
        <w:rPr>
          <w:rFonts w:ascii="Roboto" w:hAnsi="Roboto"/>
          <w:sz w:val="22"/>
          <w:szCs w:val="22"/>
          <w:lang w:val="en-US"/>
        </w:rPr>
        <w:t xml:space="preserve"> </w:t>
      </w:r>
      <w:r w:rsidR="00703EA6" w:rsidRPr="008C0952">
        <w:rPr>
          <w:rFonts w:ascii="Roboto" w:hAnsi="Roboto"/>
          <w:sz w:val="22"/>
          <w:szCs w:val="22"/>
          <w:lang w:val="en-US"/>
        </w:rPr>
        <w:t xml:space="preserve">These findings have implications </w:t>
      </w:r>
      <w:r w:rsidR="008C0952">
        <w:rPr>
          <w:rFonts w:ascii="Roboto" w:hAnsi="Roboto"/>
          <w:sz w:val="22"/>
          <w:szCs w:val="22"/>
          <w:lang w:val="en-US"/>
        </w:rPr>
        <w:t>for</w:t>
      </w:r>
      <w:r w:rsidR="008C0952" w:rsidRPr="008C0952">
        <w:rPr>
          <w:rFonts w:ascii="Roboto" w:hAnsi="Roboto"/>
          <w:sz w:val="22"/>
          <w:szCs w:val="22"/>
          <w:lang w:val="en-US"/>
        </w:rPr>
        <w:t xml:space="preserve"> </w:t>
      </w:r>
      <w:r w:rsidR="00703EA6" w:rsidRPr="008C0952">
        <w:rPr>
          <w:rFonts w:ascii="Roboto" w:hAnsi="Roboto"/>
          <w:sz w:val="22"/>
          <w:szCs w:val="22"/>
          <w:lang w:val="en-US"/>
        </w:rPr>
        <w:t xml:space="preserve">risk stratification and </w:t>
      </w:r>
      <w:r w:rsidR="008C0952">
        <w:rPr>
          <w:rFonts w:ascii="Roboto" w:hAnsi="Roboto"/>
          <w:sz w:val="22"/>
          <w:szCs w:val="22"/>
          <w:lang w:val="en-US"/>
        </w:rPr>
        <w:t>managing</w:t>
      </w:r>
      <w:r w:rsidR="008E5B00">
        <w:rPr>
          <w:rFonts w:ascii="Roboto" w:hAnsi="Roboto"/>
          <w:sz w:val="22"/>
          <w:szCs w:val="22"/>
          <w:lang w:val="en-US"/>
        </w:rPr>
        <w:t xml:space="preserve"> patients according to gen</w:t>
      </w:r>
      <w:r w:rsidR="008C0952">
        <w:rPr>
          <w:rFonts w:ascii="Roboto" w:hAnsi="Roboto"/>
          <w:sz w:val="22"/>
          <w:szCs w:val="22"/>
          <w:lang w:val="en-US"/>
        </w:rPr>
        <w:t xml:space="preserve">otype </w:t>
      </w:r>
      <w:r w:rsidR="008E5B00">
        <w:rPr>
          <w:rFonts w:ascii="Roboto" w:hAnsi="Roboto"/>
          <w:sz w:val="22"/>
          <w:szCs w:val="22"/>
          <w:lang w:val="en-US"/>
        </w:rPr>
        <w:t>and comorbidities</w:t>
      </w:r>
      <w:r w:rsidR="00703EA6" w:rsidRPr="008C0952">
        <w:rPr>
          <w:rFonts w:ascii="Roboto" w:hAnsi="Roboto"/>
          <w:sz w:val="22"/>
          <w:szCs w:val="22"/>
          <w:lang w:val="en-US"/>
        </w:rPr>
        <w:t>.</w:t>
      </w:r>
    </w:p>
    <w:p w14:paraId="09D16021" w14:textId="77777777" w:rsidR="005E3EFD" w:rsidRPr="00907D0E" w:rsidRDefault="005E3EFD" w:rsidP="000B140C">
      <w:pPr>
        <w:spacing w:line="360" w:lineRule="auto"/>
        <w:rPr>
          <w:rFonts w:ascii="Roboto" w:hAnsi="Roboto"/>
          <w:b/>
          <w:bCs/>
          <w:i/>
          <w:iCs/>
          <w:sz w:val="22"/>
          <w:szCs w:val="22"/>
          <w:lang w:val="en-US"/>
        </w:rPr>
      </w:pPr>
    </w:p>
    <w:p w14:paraId="026D92E1" w14:textId="693DBCE7" w:rsidR="001D711A" w:rsidRPr="00907D0E" w:rsidRDefault="001D711A" w:rsidP="000B140C">
      <w:pPr>
        <w:spacing w:line="360" w:lineRule="auto"/>
        <w:rPr>
          <w:rFonts w:ascii="Roboto" w:hAnsi="Roboto"/>
          <w:sz w:val="22"/>
          <w:szCs w:val="22"/>
          <w:lang w:val="en-US"/>
        </w:rPr>
      </w:pPr>
      <w:r w:rsidRPr="00907D0E">
        <w:rPr>
          <w:rFonts w:ascii="Roboto" w:hAnsi="Roboto"/>
          <w:b/>
          <w:bCs/>
          <w:i/>
          <w:iCs/>
          <w:sz w:val="22"/>
          <w:szCs w:val="22"/>
          <w:lang w:val="en-US"/>
        </w:rPr>
        <w:t>Keywords:</w:t>
      </w:r>
      <w:r w:rsidRPr="00907D0E">
        <w:rPr>
          <w:rFonts w:ascii="Roboto" w:hAnsi="Roboto"/>
          <w:sz w:val="22"/>
          <w:szCs w:val="22"/>
          <w:lang w:val="en-US"/>
        </w:rPr>
        <w:t xml:space="preserve"> hypertrophic cardiomyopathy, </w:t>
      </w:r>
      <w:r w:rsidR="008B3566">
        <w:rPr>
          <w:rFonts w:ascii="Roboto" w:hAnsi="Roboto"/>
          <w:sz w:val="22"/>
          <w:szCs w:val="22"/>
          <w:lang w:val="en-US"/>
        </w:rPr>
        <w:t>c</w:t>
      </w:r>
      <w:r w:rsidRPr="00907D0E">
        <w:rPr>
          <w:rFonts w:ascii="Roboto" w:hAnsi="Roboto"/>
          <w:sz w:val="22"/>
          <w:szCs w:val="22"/>
          <w:lang w:val="en-US"/>
        </w:rPr>
        <w:t>ardiovascular outcomes, heart failure, genetics</w:t>
      </w:r>
      <w:r w:rsidRPr="00907D0E">
        <w:rPr>
          <w:rFonts w:ascii="Roboto" w:hAnsi="Roboto"/>
          <w:b/>
          <w:bCs/>
          <w:lang w:val="en-US"/>
        </w:rPr>
        <w:br w:type="page"/>
      </w:r>
    </w:p>
    <w:p w14:paraId="40A8718B" w14:textId="77777777" w:rsidR="00444074" w:rsidRPr="00907D0E" w:rsidRDefault="00444074" w:rsidP="00201C66">
      <w:pPr>
        <w:spacing w:line="480" w:lineRule="auto"/>
        <w:rPr>
          <w:rFonts w:ascii="Roboto" w:hAnsi="Roboto"/>
          <w:b/>
          <w:bCs/>
          <w:sz w:val="22"/>
          <w:szCs w:val="22"/>
          <w:lang w:val="en-US"/>
        </w:rPr>
      </w:pPr>
      <w:r w:rsidRPr="00907D0E">
        <w:rPr>
          <w:rFonts w:ascii="Roboto" w:hAnsi="Roboto"/>
          <w:b/>
          <w:bCs/>
          <w:sz w:val="22"/>
          <w:szCs w:val="22"/>
          <w:lang w:val="en-US"/>
        </w:rPr>
        <w:lastRenderedPageBreak/>
        <w:t>CLINICAL PERSPECTIVE</w:t>
      </w:r>
    </w:p>
    <w:p w14:paraId="1918B6FF" w14:textId="77777777" w:rsidR="00444074" w:rsidRPr="00907D0E" w:rsidRDefault="00444074" w:rsidP="00201C66">
      <w:pPr>
        <w:spacing w:line="480" w:lineRule="auto"/>
        <w:rPr>
          <w:rFonts w:ascii="Roboto" w:hAnsi="Roboto"/>
          <w:b/>
          <w:bCs/>
          <w:sz w:val="22"/>
          <w:szCs w:val="22"/>
          <w:lang w:val="en-US"/>
        </w:rPr>
      </w:pPr>
      <w:r w:rsidRPr="00907D0E">
        <w:rPr>
          <w:rFonts w:ascii="Roboto" w:hAnsi="Roboto"/>
          <w:b/>
          <w:bCs/>
          <w:sz w:val="22"/>
          <w:szCs w:val="22"/>
          <w:lang w:val="en-US"/>
        </w:rPr>
        <w:t>What is new?</w:t>
      </w:r>
    </w:p>
    <w:p w14:paraId="0D98BBAB" w14:textId="702C92CA" w:rsidR="00F4254E" w:rsidDel="00500C2A" w:rsidRDefault="008B3566" w:rsidP="00201C66">
      <w:pPr>
        <w:pStyle w:val="Listeafsnit"/>
        <w:numPr>
          <w:ilvl w:val="0"/>
          <w:numId w:val="21"/>
        </w:numPr>
        <w:spacing w:line="480" w:lineRule="auto"/>
        <w:rPr>
          <w:del w:id="38" w:author="Christoffer Vissing" w:date="2024-09-04T11:41:00Z" w16du:dateUtc="2024-09-04T09:41:00Z"/>
          <w:rFonts w:ascii="Roboto" w:hAnsi="Roboto"/>
          <w:sz w:val="22"/>
          <w:szCs w:val="22"/>
        </w:rPr>
      </w:pPr>
      <w:commentRangeStart w:id="39"/>
      <w:del w:id="40" w:author="Christoffer Vissing" w:date="2024-09-04T11:41:00Z" w16du:dateUtc="2024-09-04T09:41:00Z">
        <w:r w:rsidDel="00500C2A">
          <w:rPr>
            <w:rFonts w:ascii="Roboto" w:hAnsi="Roboto"/>
            <w:sz w:val="22"/>
            <w:szCs w:val="22"/>
          </w:rPr>
          <w:delText>Patients with</w:delText>
        </w:r>
        <w:r w:rsidR="007D6F28" w:rsidDel="00500C2A">
          <w:rPr>
            <w:rFonts w:ascii="Roboto" w:hAnsi="Roboto"/>
            <w:sz w:val="22"/>
            <w:szCs w:val="22"/>
          </w:rPr>
          <w:delText xml:space="preserve"> sarcomeric </w:delText>
        </w:r>
      </w:del>
      <w:del w:id="41" w:author="Christoffer Vissing" w:date="2024-03-18T11:52:00Z">
        <w:r w:rsidR="0062278A" w:rsidDel="002B6FD8">
          <w:rPr>
            <w:rFonts w:ascii="Roboto" w:hAnsi="Roboto"/>
            <w:sz w:val="22"/>
            <w:szCs w:val="22"/>
          </w:rPr>
          <w:delText xml:space="preserve">and </w:delText>
        </w:r>
        <w:r w:rsidR="007D6F28" w:rsidDel="002B6FD8">
          <w:rPr>
            <w:rFonts w:ascii="Roboto" w:hAnsi="Roboto"/>
            <w:sz w:val="22"/>
            <w:szCs w:val="22"/>
          </w:rPr>
          <w:delText xml:space="preserve">non-sarcomeric </w:delText>
        </w:r>
      </w:del>
      <w:del w:id="42" w:author="Christoffer Vissing" w:date="2024-09-04T11:41:00Z" w16du:dateUtc="2024-09-04T09:41:00Z">
        <w:r w:rsidR="007D6F28" w:rsidDel="00500C2A">
          <w:rPr>
            <w:rFonts w:ascii="Roboto" w:hAnsi="Roboto"/>
            <w:sz w:val="22"/>
            <w:szCs w:val="22"/>
          </w:rPr>
          <w:delText>hypertrophic cardiomyopathy (HCM</w:delText>
        </w:r>
        <w:r w:rsidR="00F4254E" w:rsidDel="00500C2A">
          <w:rPr>
            <w:rFonts w:ascii="Roboto" w:hAnsi="Roboto"/>
            <w:sz w:val="22"/>
            <w:szCs w:val="22"/>
          </w:rPr>
          <w:delText>)</w:delText>
        </w:r>
        <w:r w:rsidDel="00500C2A">
          <w:rPr>
            <w:rFonts w:ascii="Roboto" w:hAnsi="Roboto"/>
            <w:sz w:val="22"/>
            <w:szCs w:val="22"/>
          </w:rPr>
          <w:delText xml:space="preserve"> have </w:delText>
        </w:r>
      </w:del>
      <w:del w:id="43" w:author="Christoffer Vissing" w:date="2024-03-18T11:53:00Z">
        <w:r w:rsidDel="00290C27">
          <w:rPr>
            <w:rFonts w:ascii="Roboto" w:hAnsi="Roboto"/>
            <w:sz w:val="22"/>
            <w:szCs w:val="22"/>
          </w:rPr>
          <w:delText xml:space="preserve">different </w:delText>
        </w:r>
      </w:del>
      <w:del w:id="44" w:author="Christoffer Vissing" w:date="2024-09-04T11:41:00Z" w16du:dateUtc="2024-09-04T09:41:00Z">
        <w:r w:rsidDel="00500C2A">
          <w:rPr>
            <w:rFonts w:ascii="Roboto" w:hAnsi="Roboto"/>
            <w:sz w:val="22"/>
            <w:szCs w:val="22"/>
          </w:rPr>
          <w:delText>clinical trajectories</w:delText>
        </w:r>
        <w:r w:rsidR="00F4254E" w:rsidDel="00500C2A">
          <w:rPr>
            <w:rFonts w:ascii="Roboto" w:hAnsi="Roboto"/>
            <w:sz w:val="22"/>
            <w:szCs w:val="22"/>
          </w:rPr>
          <w:delText>.</w:delText>
        </w:r>
      </w:del>
    </w:p>
    <w:p w14:paraId="6431026B" w14:textId="387097C8" w:rsidR="00D8498A" w:rsidRDefault="002F7734" w:rsidP="00201C66">
      <w:pPr>
        <w:pStyle w:val="Listeafsnit"/>
        <w:numPr>
          <w:ilvl w:val="0"/>
          <w:numId w:val="21"/>
        </w:numPr>
        <w:spacing w:line="480" w:lineRule="auto"/>
        <w:rPr>
          <w:rFonts w:ascii="Roboto" w:hAnsi="Roboto"/>
          <w:sz w:val="22"/>
          <w:szCs w:val="22"/>
        </w:rPr>
      </w:pPr>
      <w:r>
        <w:rPr>
          <w:rFonts w:ascii="Roboto" w:hAnsi="Roboto"/>
          <w:sz w:val="22"/>
          <w:szCs w:val="22"/>
        </w:rPr>
        <w:t>H</w:t>
      </w:r>
      <w:r w:rsidR="00D8498A">
        <w:rPr>
          <w:rFonts w:ascii="Roboto" w:hAnsi="Roboto"/>
          <w:sz w:val="22"/>
          <w:szCs w:val="22"/>
        </w:rPr>
        <w:t>ypertension, obesity</w:t>
      </w:r>
      <w:r w:rsidR="008B3566">
        <w:rPr>
          <w:rFonts w:ascii="Roboto" w:hAnsi="Roboto"/>
          <w:sz w:val="22"/>
          <w:szCs w:val="22"/>
        </w:rPr>
        <w:t>,</w:t>
      </w:r>
      <w:r w:rsidR="00D8498A">
        <w:rPr>
          <w:rFonts w:ascii="Roboto" w:hAnsi="Roboto"/>
          <w:sz w:val="22"/>
          <w:szCs w:val="22"/>
        </w:rPr>
        <w:t xml:space="preserve"> and </w:t>
      </w:r>
      <w:r w:rsidR="00C465D3">
        <w:rPr>
          <w:rFonts w:ascii="Roboto" w:hAnsi="Roboto"/>
          <w:sz w:val="22"/>
          <w:szCs w:val="22"/>
        </w:rPr>
        <w:t>obstructive physiology</w:t>
      </w:r>
      <w:r w:rsidR="00112385">
        <w:rPr>
          <w:rFonts w:ascii="Roboto" w:hAnsi="Roboto"/>
          <w:sz w:val="22"/>
          <w:szCs w:val="22"/>
        </w:rPr>
        <w:t xml:space="preserve"> are</w:t>
      </w:r>
      <w:r>
        <w:rPr>
          <w:rFonts w:ascii="Roboto" w:hAnsi="Roboto"/>
          <w:sz w:val="22"/>
          <w:szCs w:val="22"/>
        </w:rPr>
        <w:t xml:space="preserve"> </w:t>
      </w:r>
      <w:r w:rsidR="00D8498A">
        <w:rPr>
          <w:rFonts w:ascii="Roboto" w:hAnsi="Roboto"/>
          <w:sz w:val="22"/>
          <w:szCs w:val="22"/>
        </w:rPr>
        <w:t xml:space="preserve">more </w:t>
      </w:r>
      <w:r w:rsidR="00112385">
        <w:rPr>
          <w:rFonts w:ascii="Roboto" w:hAnsi="Roboto"/>
          <w:sz w:val="22"/>
          <w:szCs w:val="22"/>
        </w:rPr>
        <w:t xml:space="preserve">prevalent </w:t>
      </w:r>
      <w:r w:rsidR="00D8498A">
        <w:rPr>
          <w:rFonts w:ascii="Roboto" w:hAnsi="Roboto"/>
          <w:sz w:val="22"/>
          <w:szCs w:val="22"/>
        </w:rPr>
        <w:t xml:space="preserve">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Pr>
          <w:rFonts w:ascii="Roboto" w:hAnsi="Roboto"/>
          <w:sz w:val="22"/>
          <w:szCs w:val="22"/>
        </w:rPr>
        <w:t xml:space="preserve"> but </w:t>
      </w:r>
      <w:r w:rsidR="008B3566">
        <w:rPr>
          <w:rFonts w:ascii="Roboto" w:hAnsi="Roboto"/>
          <w:sz w:val="22"/>
          <w:szCs w:val="22"/>
        </w:rPr>
        <w:t xml:space="preserve">are 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w:t>
      </w:r>
      <w:r w:rsidR="00907D0E">
        <w:rPr>
          <w:rFonts w:ascii="Roboto" w:hAnsi="Roboto"/>
          <w:sz w:val="22"/>
          <w:szCs w:val="22"/>
        </w:rPr>
        <w:t>failure, sudden</w:t>
      </w:r>
      <w:r w:rsidR="00D8498A">
        <w:rPr>
          <w:rFonts w:ascii="Roboto" w:hAnsi="Roboto"/>
          <w:sz w:val="22"/>
          <w:szCs w:val="22"/>
        </w:rPr>
        <w:t xml:space="preserve"> cardiac death</w:t>
      </w:r>
      <w:r w:rsidR="00CC498B">
        <w:rPr>
          <w:rFonts w:ascii="Roboto" w:hAnsi="Roboto"/>
          <w:sz w:val="22"/>
          <w:szCs w:val="22"/>
        </w:rPr>
        <w:t>, or mortality</w:t>
      </w:r>
      <w:r w:rsidR="00D8498A">
        <w:rPr>
          <w:rFonts w:ascii="Roboto" w:hAnsi="Roboto"/>
          <w:sz w:val="22"/>
          <w:szCs w:val="22"/>
        </w:rPr>
        <w:t>.</w:t>
      </w:r>
      <w:commentRangeEnd w:id="39"/>
      <w:r w:rsidR="00706A97">
        <w:rPr>
          <w:rStyle w:val="Kommentarhenvisning"/>
        </w:rPr>
        <w:commentReference w:id="39"/>
      </w:r>
    </w:p>
    <w:p w14:paraId="47369C09" w14:textId="0D68942B" w:rsidR="00201C66" w:rsidRDefault="002F7734"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Atrial fibrillation </w:t>
      </w:r>
      <w:r w:rsidR="008B3566">
        <w:rPr>
          <w:rFonts w:ascii="Roboto" w:hAnsi="Roboto"/>
          <w:sz w:val="22"/>
          <w:szCs w:val="22"/>
        </w:rPr>
        <w:t>is</w:t>
      </w:r>
      <w:r w:rsidR="00FF4CC9">
        <w:rPr>
          <w:rFonts w:ascii="Roboto" w:hAnsi="Roboto"/>
          <w:sz w:val="22"/>
          <w:szCs w:val="22"/>
        </w:rPr>
        <w:t xml:space="preserve"> </w:t>
      </w:r>
      <w:r>
        <w:rPr>
          <w:rFonts w:ascii="Roboto" w:hAnsi="Roboto"/>
          <w:sz w:val="22"/>
          <w:szCs w:val="22"/>
        </w:rPr>
        <w:t>strong</w:t>
      </w:r>
      <w:r w:rsidR="00FF4CC9">
        <w:rPr>
          <w:rFonts w:ascii="Roboto" w:hAnsi="Roboto"/>
          <w:sz w:val="22"/>
          <w:szCs w:val="22"/>
        </w:rPr>
        <w:t>ly</w:t>
      </w:r>
      <w:r>
        <w:rPr>
          <w:rFonts w:ascii="Roboto" w:hAnsi="Roboto"/>
          <w:sz w:val="22"/>
          <w:szCs w:val="22"/>
        </w:rPr>
        <w:t xml:space="preserve"> associat</w:t>
      </w:r>
      <w:r w:rsidR="00FF4CC9">
        <w:rPr>
          <w:rFonts w:ascii="Roboto" w:hAnsi="Roboto"/>
          <w:sz w:val="22"/>
          <w:szCs w:val="22"/>
        </w:rPr>
        <w:t>ed</w:t>
      </w:r>
      <w:r>
        <w:rPr>
          <w:rFonts w:ascii="Roboto" w:hAnsi="Roboto"/>
          <w:sz w:val="22"/>
          <w:szCs w:val="22"/>
        </w:rPr>
        <w:t xml:space="preserve"> with</w:t>
      </w:r>
      <w:r w:rsidR="00FF4CC9">
        <w:rPr>
          <w:rFonts w:ascii="Roboto" w:hAnsi="Roboto"/>
          <w:sz w:val="22"/>
          <w:szCs w:val="22"/>
        </w:rPr>
        <w:t xml:space="preserve"> subsequent development of</w:t>
      </w:r>
      <w:r>
        <w:rPr>
          <w:rFonts w:ascii="Roboto" w:hAnsi="Roboto"/>
          <w:sz w:val="22"/>
          <w:szCs w:val="22"/>
        </w:rPr>
        <w:t xml:space="preserve"> advanced heart failure, ventricular arrhythmias, stroke</w:t>
      </w:r>
      <w:r w:rsidR="00907D0E">
        <w:rPr>
          <w:rFonts w:ascii="Roboto" w:hAnsi="Roboto"/>
          <w:sz w:val="22"/>
          <w:szCs w:val="22"/>
        </w:rPr>
        <w:t>,</w:t>
      </w:r>
      <w:r>
        <w:rPr>
          <w:rFonts w:ascii="Roboto" w:hAnsi="Roboto"/>
          <w:sz w:val="22"/>
          <w:szCs w:val="22"/>
        </w:rPr>
        <w:t xml:space="preserve"> and death in all patients, </w:t>
      </w:r>
      <w:del w:id="45" w:author="Christoffer Vissing" w:date="2024-03-18T11:53:00Z">
        <w:r w:rsidDel="00290C27">
          <w:rPr>
            <w:rFonts w:ascii="Roboto" w:hAnsi="Roboto"/>
            <w:sz w:val="22"/>
            <w:szCs w:val="22"/>
          </w:rPr>
          <w:delText xml:space="preserve">but </w:delText>
        </w:r>
      </w:del>
      <w:ins w:id="46" w:author="Christoffer Vissing" w:date="2024-03-18T11:53:00Z">
        <w:r w:rsidR="00290C27">
          <w:rPr>
            <w:rFonts w:ascii="Roboto" w:hAnsi="Roboto"/>
            <w:sz w:val="22"/>
            <w:szCs w:val="22"/>
          </w:rPr>
          <w:t xml:space="preserve">and </w:t>
        </w:r>
      </w:ins>
      <w:r w:rsidR="008B3566">
        <w:rPr>
          <w:rFonts w:ascii="Roboto" w:hAnsi="Roboto"/>
          <w:sz w:val="22"/>
          <w:szCs w:val="22"/>
        </w:rPr>
        <w:t xml:space="preserve">has </w:t>
      </w:r>
      <w:r>
        <w:rPr>
          <w:rFonts w:ascii="Roboto" w:hAnsi="Roboto"/>
          <w:sz w:val="22"/>
          <w:szCs w:val="22"/>
        </w:rPr>
        <w:t xml:space="preserve">a significantly </w:t>
      </w:r>
      <w:r w:rsidR="008B3566">
        <w:rPr>
          <w:rFonts w:ascii="Roboto" w:hAnsi="Roboto"/>
          <w:sz w:val="22"/>
          <w:szCs w:val="22"/>
        </w:rPr>
        <w:t>greater impact on</w:t>
      </w:r>
      <w:r>
        <w:rPr>
          <w:rFonts w:ascii="Roboto" w:hAnsi="Roboto"/>
          <w:sz w:val="22"/>
          <w:szCs w:val="22"/>
        </w:rPr>
        <w:t xml:space="preserve"> patients with </w:t>
      </w:r>
      <w:proofErr w:type="spellStart"/>
      <w:r>
        <w:rPr>
          <w:rFonts w:ascii="Roboto" w:hAnsi="Roboto"/>
          <w:sz w:val="22"/>
          <w:szCs w:val="22"/>
        </w:rPr>
        <w:t>sarcomeric</w:t>
      </w:r>
      <w:proofErr w:type="spellEnd"/>
      <w:r>
        <w:rPr>
          <w:rFonts w:ascii="Roboto" w:hAnsi="Roboto"/>
          <w:sz w:val="22"/>
          <w:szCs w:val="22"/>
        </w:rPr>
        <w:t xml:space="preserve"> HCM</w:t>
      </w:r>
      <w:r w:rsidR="00D8498A" w:rsidRPr="00201C66">
        <w:rPr>
          <w:rFonts w:ascii="Roboto" w:hAnsi="Roboto"/>
          <w:sz w:val="22"/>
          <w:szCs w:val="22"/>
        </w:rPr>
        <w:t>.</w:t>
      </w:r>
    </w:p>
    <w:p w14:paraId="7DFCC9F8" w14:textId="6014E354" w:rsidR="002F7734" w:rsidRPr="006231BB" w:rsidRDefault="002F7734" w:rsidP="00083D4B">
      <w:pPr>
        <w:pStyle w:val="Listeafsnit"/>
        <w:numPr>
          <w:ilvl w:val="0"/>
          <w:numId w:val="21"/>
        </w:numPr>
        <w:spacing w:line="480" w:lineRule="auto"/>
        <w:rPr>
          <w:rFonts w:ascii="Roboto" w:hAnsi="Roboto"/>
          <w:b/>
          <w:bCs/>
          <w:sz w:val="22"/>
          <w:szCs w:val="22"/>
        </w:rPr>
      </w:pPr>
      <w:r w:rsidRPr="002F7734">
        <w:rPr>
          <w:rFonts w:ascii="Roboto" w:hAnsi="Roboto"/>
          <w:sz w:val="22"/>
          <w:szCs w:val="22"/>
        </w:rPr>
        <w:t xml:space="preserve">The risk of HCM-related mortality </w:t>
      </w:r>
      <w:r w:rsidR="008B3566">
        <w:rPr>
          <w:rFonts w:ascii="Roboto" w:hAnsi="Roboto"/>
          <w:sz w:val="22"/>
          <w:szCs w:val="22"/>
        </w:rPr>
        <w:t>is</w:t>
      </w:r>
      <w:r w:rsidR="008B3566" w:rsidRPr="002F7734">
        <w:rPr>
          <w:rFonts w:ascii="Roboto" w:hAnsi="Roboto"/>
          <w:sz w:val="22"/>
          <w:szCs w:val="22"/>
        </w:rPr>
        <w:t xml:space="preserve"> </w:t>
      </w:r>
      <w:r w:rsidRPr="002F7734">
        <w:rPr>
          <w:rFonts w:ascii="Roboto" w:hAnsi="Roboto"/>
          <w:sz w:val="22"/>
          <w:szCs w:val="22"/>
        </w:rPr>
        <w:t xml:space="preserve">twice as high in patients with </w:t>
      </w:r>
      <w:proofErr w:type="spellStart"/>
      <w:r w:rsidRPr="002F7734">
        <w:rPr>
          <w:rFonts w:ascii="Roboto" w:hAnsi="Roboto"/>
          <w:sz w:val="22"/>
          <w:szCs w:val="22"/>
        </w:rPr>
        <w:t>sarcomeric</w:t>
      </w:r>
      <w:proofErr w:type="spellEnd"/>
      <w:r w:rsidRPr="002F7734">
        <w:rPr>
          <w:rFonts w:ascii="Roboto" w:hAnsi="Roboto"/>
          <w:sz w:val="22"/>
          <w:szCs w:val="22"/>
        </w:rPr>
        <w:t xml:space="preserve"> HCM compared to non-</w:t>
      </w:r>
      <w:proofErr w:type="spellStart"/>
      <w:r w:rsidRPr="002F7734">
        <w:rPr>
          <w:rFonts w:ascii="Roboto" w:hAnsi="Roboto"/>
          <w:sz w:val="22"/>
          <w:szCs w:val="22"/>
        </w:rPr>
        <w:t>sarcomeric</w:t>
      </w:r>
      <w:proofErr w:type="spellEnd"/>
      <w:r w:rsidRPr="002F7734">
        <w:rPr>
          <w:rFonts w:ascii="Roboto" w:hAnsi="Roboto"/>
          <w:sz w:val="22"/>
          <w:szCs w:val="22"/>
        </w:rPr>
        <w:t xml:space="preserve"> HCM </w:t>
      </w:r>
    </w:p>
    <w:p w14:paraId="1C6203FB" w14:textId="77777777" w:rsidR="006231BB" w:rsidRDefault="006231BB" w:rsidP="006231BB">
      <w:pPr>
        <w:pStyle w:val="Listeafsnit"/>
        <w:spacing w:line="480" w:lineRule="auto"/>
        <w:ind w:left="360"/>
        <w:rPr>
          <w:rFonts w:ascii="Roboto" w:hAnsi="Roboto"/>
          <w:b/>
          <w:bCs/>
          <w:sz w:val="22"/>
          <w:szCs w:val="22"/>
        </w:rPr>
      </w:pPr>
    </w:p>
    <w:p w14:paraId="2AB83CC2" w14:textId="73E8BBDD" w:rsidR="00201C66" w:rsidRPr="001F2967" w:rsidRDefault="00201C66" w:rsidP="006231BB">
      <w:pPr>
        <w:spacing w:line="480" w:lineRule="auto"/>
        <w:rPr>
          <w:rFonts w:ascii="Roboto" w:hAnsi="Roboto"/>
          <w:b/>
          <w:bCs/>
          <w:sz w:val="22"/>
          <w:szCs w:val="22"/>
          <w:lang w:val="en-US"/>
        </w:rPr>
      </w:pPr>
      <w:r w:rsidRPr="001F2967">
        <w:rPr>
          <w:rFonts w:ascii="Roboto" w:hAnsi="Roboto"/>
          <w:b/>
          <w:bCs/>
          <w:sz w:val="22"/>
          <w:szCs w:val="22"/>
          <w:lang w:val="en-US"/>
        </w:rPr>
        <w:t>What are the clinical implications?</w:t>
      </w:r>
    </w:p>
    <w:p w14:paraId="030FE6F8" w14:textId="4E5306FF"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8B3566">
        <w:rPr>
          <w:rFonts w:ascii="Roboto" w:hAnsi="Roboto"/>
          <w:sz w:val="22"/>
          <w:szCs w:val="22"/>
        </w:rPr>
        <w:t xml:space="preserve">aggressive management of comorbidities and vigilant surveillance for </w:t>
      </w:r>
      <w:r w:rsidR="00201C66" w:rsidRPr="00201C66">
        <w:rPr>
          <w:rFonts w:ascii="Roboto" w:hAnsi="Roboto"/>
          <w:sz w:val="22"/>
          <w:szCs w:val="22"/>
        </w:rPr>
        <w:t xml:space="preserve">cardiac arrhythmias and LV </w:t>
      </w:r>
      <w:r w:rsidR="008C0952">
        <w:rPr>
          <w:rFonts w:ascii="Roboto" w:hAnsi="Roboto"/>
          <w:sz w:val="22"/>
          <w:szCs w:val="22"/>
        </w:rPr>
        <w:t xml:space="preserve">systolic </w:t>
      </w:r>
      <w:r w:rsidR="00201C66" w:rsidRPr="00201C66">
        <w:rPr>
          <w:rFonts w:ascii="Roboto" w:hAnsi="Roboto"/>
          <w:sz w:val="22"/>
          <w:szCs w:val="22"/>
        </w:rPr>
        <w:t>dysfunction</w:t>
      </w:r>
      <w:r>
        <w:rPr>
          <w:rFonts w:ascii="Roboto" w:hAnsi="Roboto"/>
          <w:sz w:val="22"/>
          <w:szCs w:val="22"/>
        </w:rPr>
        <w:t xml:space="preserve"> </w:t>
      </w:r>
      <w:del w:id="47" w:author="Christoffer Vissing" w:date="2024-03-18T11:54:00Z">
        <w:r w:rsidR="008B3566" w:rsidDel="00290C27">
          <w:rPr>
            <w:rFonts w:ascii="Roboto" w:hAnsi="Roboto"/>
            <w:sz w:val="22"/>
            <w:szCs w:val="22"/>
          </w:rPr>
          <w:delText>is</w:delText>
        </w:r>
        <w:r w:rsidDel="00290C27">
          <w:rPr>
            <w:rFonts w:ascii="Roboto" w:hAnsi="Roboto"/>
            <w:sz w:val="22"/>
            <w:szCs w:val="22"/>
          </w:rPr>
          <w:delText xml:space="preserve"> </w:delText>
        </w:r>
      </w:del>
      <w:ins w:id="48" w:author="Christoffer Vissing" w:date="2024-03-18T11:54:00Z">
        <w:r w:rsidR="00290C27">
          <w:rPr>
            <w:rFonts w:ascii="Roboto" w:hAnsi="Roboto"/>
            <w:sz w:val="22"/>
            <w:szCs w:val="22"/>
          </w:rPr>
          <w:t xml:space="preserve">are </w:t>
        </w:r>
      </w:ins>
      <w:r>
        <w:rPr>
          <w:rFonts w:ascii="Roboto" w:hAnsi="Roboto"/>
          <w:sz w:val="22"/>
          <w:szCs w:val="22"/>
        </w:rPr>
        <w:t>appropriate</w:t>
      </w:r>
      <w:r w:rsidR="00201C66" w:rsidRPr="00201C66">
        <w:rPr>
          <w:rFonts w:ascii="Roboto" w:hAnsi="Roboto"/>
          <w:sz w:val="22"/>
          <w:szCs w:val="22"/>
        </w:rPr>
        <w:t>.</w:t>
      </w:r>
    </w:p>
    <w:p w14:paraId="141C577E" w14:textId="3BD617E5"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w:t>
      </w:r>
      <w:r w:rsidR="008B3566">
        <w:rPr>
          <w:rFonts w:ascii="Roboto" w:hAnsi="Roboto"/>
          <w:sz w:val="22"/>
          <w:szCs w:val="22"/>
        </w:rPr>
        <w:t xml:space="preserve"> the accuracy of</w:t>
      </w:r>
      <w:r w:rsidR="00201C66" w:rsidRPr="00D8498A">
        <w:rPr>
          <w:rFonts w:ascii="Roboto" w:hAnsi="Roboto"/>
          <w:sz w:val="22"/>
          <w:szCs w:val="22"/>
        </w:rPr>
        <w:t xml:space="preserve"> </w:t>
      </w:r>
      <w:r w:rsidR="00D8498A" w:rsidRPr="00D8498A">
        <w:rPr>
          <w:rFonts w:ascii="Roboto" w:hAnsi="Roboto"/>
          <w:sz w:val="22"/>
          <w:szCs w:val="22"/>
        </w:rPr>
        <w:t xml:space="preserve">clinical </w:t>
      </w:r>
      <w:r w:rsidR="00201C66" w:rsidRPr="00D8498A">
        <w:rPr>
          <w:rFonts w:ascii="Roboto" w:hAnsi="Roboto"/>
          <w:sz w:val="22"/>
          <w:szCs w:val="22"/>
        </w:rPr>
        <w:t>risk stratification</w:t>
      </w:r>
      <w:ins w:id="49" w:author="Christoffer Vissing" w:date="2024-03-18T11:54:00Z">
        <w:r w:rsidR="00290C27">
          <w:rPr>
            <w:rFonts w:ascii="Roboto" w:hAnsi="Roboto"/>
            <w:sz w:val="22"/>
            <w:szCs w:val="22"/>
          </w:rPr>
          <w:t>,</w:t>
        </w:r>
      </w:ins>
      <w:r w:rsidR="00201C66" w:rsidRPr="00D8498A">
        <w:rPr>
          <w:rFonts w:ascii="Roboto" w:hAnsi="Roboto"/>
          <w:sz w:val="22"/>
          <w:szCs w:val="22"/>
        </w:rPr>
        <w:t xml:space="preserve"> </w:t>
      </w:r>
      <w:del w:id="50" w:author="Christoffer Vissing" w:date="2024-03-18T11:54:00Z">
        <w:r w:rsidR="00201C66" w:rsidRPr="00D8498A" w:rsidDel="00290C27">
          <w:rPr>
            <w:rFonts w:ascii="Roboto" w:hAnsi="Roboto"/>
            <w:sz w:val="22"/>
            <w:szCs w:val="22"/>
          </w:rPr>
          <w:delText xml:space="preserve">and </w:delText>
        </w:r>
      </w:del>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8B3566">
        <w:rPr>
          <w:rFonts w:ascii="Roboto" w:hAnsi="Roboto"/>
          <w:sz w:val="22"/>
          <w:szCs w:val="22"/>
        </w:rPr>
        <w:t>adverse</w:t>
      </w:r>
      <w:r w:rsidR="008B3566" w:rsidRPr="00D8498A">
        <w:rPr>
          <w:rFonts w:ascii="Roboto" w:hAnsi="Roboto"/>
          <w:sz w:val="22"/>
          <w:szCs w:val="22"/>
        </w:rPr>
        <w:t xml:space="preserve"> </w:t>
      </w:r>
      <w:r w:rsidR="00696138">
        <w:rPr>
          <w:rFonts w:ascii="Roboto" w:hAnsi="Roboto"/>
          <w:sz w:val="22"/>
          <w:szCs w:val="22"/>
        </w:rPr>
        <w:t>outcomes</w:t>
      </w:r>
      <w:ins w:id="51" w:author="Christoffer Vissing" w:date="2024-03-18T11:55:00Z">
        <w:r w:rsidR="00290C27" w:rsidRPr="00290C27">
          <w:rPr>
            <w:rFonts w:ascii="Roboto" w:hAnsi="Roboto"/>
            <w:sz w:val="22"/>
            <w:szCs w:val="22"/>
          </w:rPr>
          <w:t xml:space="preserve"> </w:t>
        </w:r>
        <w:r w:rsidR="00290C27">
          <w:rPr>
            <w:rFonts w:ascii="Roboto" w:hAnsi="Roboto"/>
            <w:sz w:val="22"/>
            <w:szCs w:val="22"/>
          </w:rPr>
          <w:t>and may justify differentiated follow-up</w:t>
        </w:r>
      </w:ins>
      <w:r w:rsidR="00696138">
        <w:rPr>
          <w:rFonts w:ascii="Roboto" w:hAnsi="Roboto"/>
          <w:sz w:val="22"/>
          <w:szCs w:val="22"/>
        </w:rPr>
        <w:t>.</w:t>
      </w:r>
    </w:p>
    <w:p w14:paraId="1E553460" w14:textId="77777777" w:rsidR="0004148E" w:rsidRPr="00391E8B" w:rsidRDefault="0004148E">
      <w:pPr>
        <w:rPr>
          <w:rFonts w:ascii="Roboto" w:hAnsi="Roboto"/>
          <w:sz w:val="22"/>
          <w:szCs w:val="22"/>
          <w:lang w:val="en-US"/>
        </w:rPr>
      </w:pPr>
      <w:r w:rsidRPr="00391E8B">
        <w:rPr>
          <w:rFonts w:ascii="Roboto" w:hAnsi="Roboto"/>
          <w:sz w:val="22"/>
          <w:szCs w:val="22"/>
          <w:lang w:val="en-US"/>
        </w:rPr>
        <w:br w:type="page"/>
      </w:r>
    </w:p>
    <w:p w14:paraId="45C708D0" w14:textId="77777777" w:rsidR="00201C66" w:rsidRPr="00391E8B" w:rsidRDefault="00201C66" w:rsidP="00201C66">
      <w:pPr>
        <w:spacing w:line="480" w:lineRule="auto"/>
        <w:rPr>
          <w:rFonts w:ascii="Roboto" w:hAnsi="Roboto"/>
          <w:b/>
          <w:bCs/>
          <w:sz w:val="22"/>
          <w:szCs w:val="22"/>
          <w:lang w:val="en-US"/>
        </w:rPr>
      </w:pPr>
      <w:r w:rsidRPr="00391E8B">
        <w:rPr>
          <w:rFonts w:ascii="Roboto" w:hAnsi="Roboto"/>
          <w:b/>
          <w:bCs/>
          <w:sz w:val="22"/>
          <w:szCs w:val="22"/>
          <w:lang w:val="en-US"/>
        </w:rPr>
        <w:lastRenderedPageBreak/>
        <w:t>Abbreviations</w:t>
      </w:r>
    </w:p>
    <w:p w14:paraId="341F6470"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HCM = Hypertrophic cardiomyopathy</w:t>
      </w:r>
    </w:p>
    <w:p w14:paraId="335CE6A5"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ICD = implantable cardioverter defibrillator</w:t>
      </w:r>
    </w:p>
    <w:p w14:paraId="0E090623"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LV = Left ventricle</w:t>
      </w:r>
    </w:p>
    <w:p w14:paraId="0B3D170E"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NYHA = New York Heart Association</w:t>
      </w:r>
    </w:p>
    <w:p w14:paraId="41AA1940" w14:textId="77777777" w:rsidR="00201C66" w:rsidRDefault="00201C66" w:rsidP="00201C66">
      <w:pPr>
        <w:spacing w:line="480" w:lineRule="auto"/>
        <w:rPr>
          <w:rFonts w:ascii="Roboto" w:hAnsi="Roboto"/>
          <w:sz w:val="22"/>
          <w:szCs w:val="22"/>
          <w:lang w:val="en-US"/>
        </w:rPr>
      </w:pPr>
      <w:r w:rsidRPr="00391E8B">
        <w:rPr>
          <w:rFonts w:ascii="Roboto" w:hAnsi="Roboto"/>
          <w:sz w:val="22"/>
          <w:szCs w:val="22"/>
          <w:lang w:val="en-US"/>
        </w:rPr>
        <w:t>P/LP = Pathogenic or likely pathogenic</w:t>
      </w:r>
    </w:p>
    <w:p w14:paraId="06CB7F0D" w14:textId="591137F4" w:rsidR="00397258" w:rsidRPr="00391E8B" w:rsidRDefault="00397258" w:rsidP="00201C66">
      <w:pPr>
        <w:spacing w:line="480" w:lineRule="auto"/>
        <w:rPr>
          <w:rFonts w:ascii="Roboto" w:hAnsi="Roboto"/>
          <w:sz w:val="22"/>
          <w:szCs w:val="22"/>
          <w:lang w:val="en-US"/>
        </w:rPr>
      </w:pPr>
      <w:r>
        <w:rPr>
          <w:rFonts w:ascii="Roboto" w:hAnsi="Roboto"/>
          <w:sz w:val="22"/>
          <w:szCs w:val="22"/>
          <w:lang w:val="en-US"/>
        </w:rPr>
        <w:t>SCD = Sudden cardiac death</w:t>
      </w:r>
    </w:p>
    <w:p w14:paraId="359789B0" w14:textId="77777777" w:rsidR="00201C66" w:rsidRPr="00391E8B" w:rsidRDefault="00201C66" w:rsidP="00201C66">
      <w:pPr>
        <w:spacing w:line="480" w:lineRule="auto"/>
        <w:rPr>
          <w:rFonts w:ascii="Roboto" w:hAnsi="Roboto"/>
          <w:sz w:val="22"/>
          <w:szCs w:val="22"/>
          <w:lang w:val="en-US"/>
        </w:rPr>
      </w:pPr>
      <w:proofErr w:type="spellStart"/>
      <w:r w:rsidRPr="00391E8B">
        <w:rPr>
          <w:rFonts w:ascii="Roboto" w:hAnsi="Roboto"/>
          <w:sz w:val="22"/>
          <w:szCs w:val="22"/>
          <w:lang w:val="en-US"/>
        </w:rPr>
        <w:t>SHaRe</w:t>
      </w:r>
      <w:proofErr w:type="spellEnd"/>
      <w:r w:rsidRPr="00391E8B">
        <w:rPr>
          <w:rFonts w:ascii="Roboto" w:hAnsi="Roboto"/>
          <w:sz w:val="22"/>
          <w:szCs w:val="22"/>
          <w:lang w:val="en-US"/>
        </w:rPr>
        <w:t xml:space="preserve"> =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Human Cardiomyopathy Registry</w:t>
      </w:r>
    </w:p>
    <w:p w14:paraId="7328AAAE"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br w:type="page"/>
      </w:r>
    </w:p>
    <w:p w14:paraId="7A28DBC7" w14:textId="77777777" w:rsidR="00DA67FA" w:rsidRPr="00391E8B" w:rsidRDefault="001D711A" w:rsidP="00201C66">
      <w:pPr>
        <w:spacing w:line="480" w:lineRule="auto"/>
        <w:rPr>
          <w:rFonts w:ascii="Roboto" w:hAnsi="Roboto"/>
          <w:b/>
          <w:bCs/>
          <w:sz w:val="22"/>
          <w:szCs w:val="22"/>
          <w:lang w:val="en-US"/>
        </w:rPr>
      </w:pPr>
      <w:r w:rsidRPr="00391E8B">
        <w:rPr>
          <w:rFonts w:ascii="Roboto" w:hAnsi="Roboto"/>
          <w:b/>
          <w:bCs/>
          <w:sz w:val="22"/>
          <w:szCs w:val="22"/>
          <w:lang w:val="en-US"/>
        </w:rPr>
        <w:lastRenderedPageBreak/>
        <w:t>INTRODUCTION</w:t>
      </w:r>
    </w:p>
    <w:p w14:paraId="0C846A31" w14:textId="3369F5F7" w:rsidR="000F7E82" w:rsidRPr="00391E8B" w:rsidRDefault="000F7E82" w:rsidP="00DA67FA">
      <w:pPr>
        <w:spacing w:line="480" w:lineRule="auto"/>
        <w:rPr>
          <w:rFonts w:ascii="Roboto" w:hAnsi="Roboto"/>
          <w:sz w:val="22"/>
          <w:szCs w:val="22"/>
          <w:lang w:val="en-US"/>
        </w:rPr>
      </w:pPr>
      <w:r w:rsidRPr="00391E8B">
        <w:rPr>
          <w:rFonts w:ascii="Roboto" w:hAnsi="Roboto"/>
          <w:sz w:val="22"/>
          <w:szCs w:val="22"/>
          <w:lang w:val="en-US"/>
        </w:rPr>
        <w:t xml:space="preserve">Hypertrophic cardiomyopathy (HCM) is a complex cardiovascular disorder </w:t>
      </w:r>
      <w:r w:rsidR="008B3566">
        <w:rPr>
          <w:rFonts w:ascii="Roboto" w:hAnsi="Roboto"/>
          <w:sz w:val="22"/>
          <w:szCs w:val="22"/>
          <w:lang w:val="en-US"/>
        </w:rPr>
        <w:t>defined</w:t>
      </w:r>
      <w:r w:rsidR="008B3566" w:rsidRPr="00391E8B">
        <w:rPr>
          <w:rFonts w:ascii="Roboto" w:hAnsi="Roboto"/>
          <w:sz w:val="22"/>
          <w:szCs w:val="22"/>
          <w:lang w:val="en-US"/>
        </w:rPr>
        <w:t xml:space="preserve"> </w:t>
      </w:r>
      <w:r w:rsidRPr="00391E8B">
        <w:rPr>
          <w:rFonts w:ascii="Roboto" w:hAnsi="Roboto"/>
          <w:sz w:val="22"/>
          <w:szCs w:val="22"/>
          <w:lang w:val="en-US"/>
        </w:rPr>
        <w:t>by</w:t>
      </w:r>
      <w:r w:rsidR="00705B1C" w:rsidRPr="00391E8B">
        <w:rPr>
          <w:rFonts w:ascii="Roboto" w:hAnsi="Roboto"/>
          <w:sz w:val="22"/>
          <w:szCs w:val="22"/>
          <w:lang w:val="en-US"/>
        </w:rPr>
        <w:t xml:space="preserve"> </w:t>
      </w:r>
      <w:commentRangeStart w:id="52"/>
      <w:commentRangeStart w:id="53"/>
      <w:del w:id="54" w:author="Christoffer Vissing" w:date="2024-03-18T14:30:00Z">
        <w:r w:rsidR="00705B1C" w:rsidRPr="00391E8B" w:rsidDel="00AF7DF8">
          <w:rPr>
            <w:rFonts w:ascii="Roboto" w:hAnsi="Roboto"/>
            <w:sz w:val="22"/>
            <w:szCs w:val="22"/>
            <w:lang w:val="en-US"/>
          </w:rPr>
          <w:delText>unexplained</w:delText>
        </w:r>
        <w:r w:rsidRPr="00391E8B" w:rsidDel="00AF7DF8">
          <w:rPr>
            <w:rFonts w:ascii="Roboto" w:hAnsi="Roboto"/>
            <w:sz w:val="22"/>
            <w:szCs w:val="22"/>
            <w:lang w:val="en-US"/>
          </w:rPr>
          <w:delText xml:space="preserve"> </w:delText>
        </w:r>
        <w:commentRangeEnd w:id="52"/>
        <w:r w:rsidR="001A603B" w:rsidDel="00AF7DF8">
          <w:rPr>
            <w:rStyle w:val="Kommentarhenvisning"/>
            <w:lang w:val="en-US" w:eastAsia="en-US"/>
          </w:rPr>
          <w:commentReference w:id="52"/>
        </w:r>
        <w:commentRangeEnd w:id="53"/>
        <w:r w:rsidR="00F76D41" w:rsidDel="00AF7DF8">
          <w:rPr>
            <w:rStyle w:val="Kommentarhenvisning"/>
            <w:lang w:val="en-US" w:eastAsia="en-US"/>
          </w:rPr>
          <w:commentReference w:id="53"/>
        </w:r>
      </w:del>
      <w:r w:rsidRPr="00391E8B">
        <w:rPr>
          <w:rFonts w:ascii="Roboto" w:hAnsi="Roboto"/>
          <w:sz w:val="22"/>
          <w:szCs w:val="22"/>
          <w:lang w:val="en-US"/>
        </w:rPr>
        <w:t>left ventricular hypertrophy</w:t>
      </w:r>
      <w:ins w:id="55" w:author="Christoffer Vissing" w:date="2024-03-18T14:29:00Z">
        <w:r w:rsidR="00AF7DF8">
          <w:rPr>
            <w:rFonts w:ascii="Roboto" w:hAnsi="Roboto"/>
            <w:sz w:val="22"/>
            <w:szCs w:val="22"/>
            <w:lang w:val="en-US"/>
          </w:rPr>
          <w:t xml:space="preserve">, not explained by </w:t>
        </w:r>
      </w:ins>
      <w:ins w:id="56" w:author="Christoffer Vissing" w:date="2024-03-18T14:30:00Z">
        <w:r w:rsidR="00AF7DF8">
          <w:rPr>
            <w:rFonts w:ascii="Roboto" w:hAnsi="Roboto"/>
            <w:sz w:val="22"/>
            <w:szCs w:val="22"/>
            <w:lang w:val="en-US"/>
          </w:rPr>
          <w:t>an increased afterload</w:t>
        </w:r>
      </w:ins>
      <w:r w:rsidRPr="00391E8B">
        <w:rPr>
          <w:rFonts w:ascii="Roboto" w:hAnsi="Roboto"/>
          <w:sz w:val="22"/>
          <w:szCs w:val="22"/>
          <w:lang w:val="en-US"/>
        </w:rPr>
        <w:t xml:space="preserve">. Although HCM can arise from </w:t>
      </w:r>
      <w:r w:rsidR="00360FE2" w:rsidRPr="00391E8B">
        <w:rPr>
          <w:rFonts w:ascii="Roboto" w:hAnsi="Roboto"/>
          <w:sz w:val="22"/>
          <w:szCs w:val="22"/>
          <w:lang w:val="en-US"/>
        </w:rPr>
        <w:t>different</w:t>
      </w:r>
      <w:r w:rsidRPr="00391E8B">
        <w:rPr>
          <w:rFonts w:ascii="Roboto" w:hAnsi="Roboto"/>
          <w:sz w:val="22"/>
          <w:szCs w:val="22"/>
          <w:lang w:val="en-US"/>
        </w:rPr>
        <w:t xml:space="preserve"> etiologies, a </w:t>
      </w:r>
      <w:r w:rsidR="00493348" w:rsidRPr="00391E8B">
        <w:rPr>
          <w:rFonts w:ascii="Roboto" w:hAnsi="Roboto"/>
          <w:sz w:val="22"/>
          <w:szCs w:val="22"/>
          <w:lang w:val="en-US"/>
        </w:rPr>
        <w:t>considerable</w:t>
      </w:r>
      <w:r w:rsidRPr="00391E8B">
        <w:rPr>
          <w:rFonts w:ascii="Roboto" w:hAnsi="Roboto"/>
          <w:sz w:val="22"/>
          <w:szCs w:val="22"/>
          <w:lang w:val="en-US"/>
        </w:rPr>
        <w:t xml:space="preserve"> proportion of </w:t>
      </w:r>
      <w:r w:rsidR="00705B1C" w:rsidRPr="00391E8B">
        <w:rPr>
          <w:rFonts w:ascii="Roboto" w:hAnsi="Roboto"/>
          <w:sz w:val="22"/>
          <w:szCs w:val="22"/>
          <w:lang w:val="en-US"/>
        </w:rPr>
        <w:t>disease is</w:t>
      </w:r>
      <w:r w:rsidRPr="00391E8B">
        <w:rPr>
          <w:rFonts w:ascii="Roboto" w:hAnsi="Roboto"/>
          <w:sz w:val="22"/>
          <w:szCs w:val="22"/>
          <w:lang w:val="en-US"/>
        </w:rPr>
        <w:t xml:space="preserve"> attribut</w:t>
      </w:r>
      <w:r w:rsidR="00705B1C" w:rsidRPr="00391E8B">
        <w:rPr>
          <w:rFonts w:ascii="Roboto" w:hAnsi="Roboto"/>
          <w:sz w:val="22"/>
          <w:szCs w:val="22"/>
          <w:lang w:val="en-US"/>
        </w:rPr>
        <w:t>able</w:t>
      </w:r>
      <w:r w:rsidRPr="00391E8B">
        <w:rPr>
          <w:rFonts w:ascii="Roboto" w:hAnsi="Roboto"/>
          <w:sz w:val="22"/>
          <w:szCs w:val="22"/>
          <w:lang w:val="en-US"/>
        </w:rPr>
        <w:t xml:space="preserve"> to </w:t>
      </w:r>
      <w:r w:rsidR="00667385" w:rsidRPr="00391E8B">
        <w:rPr>
          <w:rFonts w:ascii="Roboto" w:hAnsi="Roboto"/>
          <w:sz w:val="22"/>
          <w:szCs w:val="22"/>
          <w:lang w:val="en-US"/>
        </w:rPr>
        <w:t>variants</w:t>
      </w:r>
      <w:r w:rsidRPr="00391E8B">
        <w:rPr>
          <w:rFonts w:ascii="Roboto" w:hAnsi="Roboto"/>
          <w:sz w:val="22"/>
          <w:szCs w:val="22"/>
          <w:lang w:val="en-US"/>
        </w:rPr>
        <w:t xml:space="preserve"> in genes encoding sarcomere proteins, </w:t>
      </w:r>
      <w:r w:rsidR="008B3566">
        <w:rPr>
          <w:rFonts w:ascii="Roboto" w:hAnsi="Roboto"/>
          <w:sz w:val="22"/>
          <w:szCs w:val="22"/>
          <w:lang w:val="en-US"/>
        </w:rPr>
        <w:t>most frequently</w:t>
      </w:r>
      <w:r w:rsidRPr="00391E8B">
        <w:rPr>
          <w:rFonts w:ascii="Roboto" w:hAnsi="Roboto"/>
          <w:sz w:val="22"/>
          <w:szCs w:val="22"/>
          <w:lang w:val="en-US"/>
        </w:rPr>
        <w:t xml:space="preserve"> </w:t>
      </w:r>
      <w:r w:rsidRPr="00391E8B">
        <w:rPr>
          <w:rFonts w:ascii="Roboto" w:hAnsi="Roboto"/>
          <w:i/>
          <w:iCs/>
          <w:sz w:val="22"/>
          <w:szCs w:val="22"/>
          <w:lang w:val="en-US"/>
        </w:rPr>
        <w:t>MYH7</w:t>
      </w:r>
      <w:r w:rsidRPr="00391E8B">
        <w:rPr>
          <w:rFonts w:ascii="Roboto" w:hAnsi="Roboto"/>
          <w:sz w:val="22"/>
          <w:szCs w:val="22"/>
          <w:lang w:val="en-US"/>
        </w:rPr>
        <w:t xml:space="preserve">, </w:t>
      </w:r>
      <w:r w:rsidRPr="00391E8B">
        <w:rPr>
          <w:rFonts w:ascii="Roboto" w:hAnsi="Roboto"/>
          <w:i/>
          <w:iCs/>
          <w:sz w:val="22"/>
          <w:szCs w:val="22"/>
          <w:lang w:val="en-US"/>
        </w:rPr>
        <w:t>MYBPC3</w:t>
      </w:r>
      <w:r w:rsidRPr="00391E8B">
        <w:rPr>
          <w:rFonts w:ascii="Roboto" w:hAnsi="Roboto"/>
          <w:sz w:val="22"/>
          <w:szCs w:val="22"/>
          <w:lang w:val="en-US"/>
        </w:rPr>
        <w:t xml:space="preserve">, </w:t>
      </w:r>
      <w:r w:rsidRPr="00391E8B">
        <w:rPr>
          <w:rFonts w:ascii="Roboto" w:hAnsi="Roboto"/>
          <w:i/>
          <w:iCs/>
          <w:sz w:val="22"/>
          <w:szCs w:val="22"/>
          <w:lang w:val="en-US"/>
        </w:rPr>
        <w:t>TNNT2</w:t>
      </w:r>
      <w:r w:rsidRPr="00391E8B">
        <w:rPr>
          <w:rFonts w:ascii="Roboto" w:hAnsi="Roboto"/>
          <w:sz w:val="22"/>
          <w:szCs w:val="22"/>
          <w:lang w:val="en-US"/>
        </w:rPr>
        <w:t xml:space="preserve">, and </w:t>
      </w:r>
      <w:r w:rsidR="008B3566">
        <w:rPr>
          <w:rFonts w:ascii="Roboto" w:hAnsi="Roboto"/>
          <w:i/>
          <w:iCs/>
          <w:sz w:val="22"/>
          <w:szCs w:val="22"/>
          <w:lang w:val="en-US"/>
        </w:rPr>
        <w:t>TNNI3</w:t>
      </w:r>
      <w:r w:rsidR="00071ECC" w:rsidRPr="00391E8B">
        <w:rPr>
          <w:rFonts w:ascii="Roboto" w:hAnsi="Roboto"/>
          <w:sz w:val="22"/>
          <w:szCs w:val="22"/>
          <w:lang w:val="en-US"/>
        </w:rPr>
        <w:t>.</w:t>
      </w:r>
      <w:r w:rsidRPr="00DB6D77">
        <w:rPr>
          <w:rFonts w:ascii="Roboto" w:hAnsi="Roboto"/>
          <w:sz w:val="22"/>
          <w:szCs w:val="22"/>
        </w:rPr>
        <w:fldChar w:fldCharType="begin"/>
      </w:r>
      <w:r w:rsidR="0083228C" w:rsidRPr="00391E8B">
        <w:rPr>
          <w:rFonts w:ascii="Roboto" w:hAnsi="Roboto"/>
          <w:sz w:val="22"/>
          <w:szCs w:val="22"/>
          <w:lang w:val="en-US"/>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w:instrText>
      </w:r>
      <w:r w:rsidR="0083228C" w:rsidRPr="002845FC">
        <w:rPr>
          <w:rFonts w:ascii="Roboto" w:hAnsi="Roboto"/>
          <w:sz w:val="22"/>
          <w:szCs w:val="22"/>
          <w:lang w:val="en-US"/>
        </w:rPr>
        <w:instrText xml:space="preserve"> youn</w:instrText>
      </w:r>
      <w:r w:rsidR="0083228C">
        <w:rPr>
          <w:rFonts w:ascii="Roboto" w:hAnsi="Roboto"/>
          <w:sz w:val="22"/>
          <w:szCs w:val="22"/>
        </w:rPr>
        <w:instrText>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w:instrText>
      </w:r>
      <w:r w:rsidR="0083228C" w:rsidRPr="00391E8B">
        <w:rPr>
          <w:rFonts w:ascii="Roboto" w:hAnsi="Roboto"/>
          <w:sz w:val="22"/>
          <w:szCs w:val="22"/>
          <w:lang w:val="en-US"/>
        </w:rPr>
        <w:instrText xml:space="preserve">.8),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391E8B">
        <w:rPr>
          <w:rFonts w:ascii="Roboto" w:hAnsi="Roboto"/>
          <w:sz w:val="22"/>
          <w:vertAlign w:val="superscript"/>
          <w:lang w:val="en-US"/>
        </w:rPr>
        <w:t>1,2</w:t>
      </w:r>
      <w:r w:rsidRPr="00DB6D77">
        <w:rPr>
          <w:rFonts w:ascii="Roboto" w:hAnsi="Roboto"/>
          <w:sz w:val="22"/>
          <w:szCs w:val="22"/>
        </w:rPr>
        <w:fldChar w:fldCharType="end"/>
      </w:r>
      <w:r w:rsidRPr="00391E8B">
        <w:rPr>
          <w:rFonts w:ascii="Roboto" w:hAnsi="Roboto"/>
          <w:sz w:val="22"/>
          <w:szCs w:val="22"/>
          <w:lang w:val="en-US"/>
        </w:rPr>
        <w:t xml:space="preserve"> </w:t>
      </w:r>
      <w:r w:rsidR="00245B74">
        <w:rPr>
          <w:rFonts w:ascii="Roboto" w:hAnsi="Roboto"/>
          <w:sz w:val="22"/>
          <w:szCs w:val="22"/>
          <w:lang w:val="en-US"/>
        </w:rPr>
        <w:t>Prior</w:t>
      </w:r>
      <w:r w:rsidR="00245B74" w:rsidRPr="00391E8B">
        <w:rPr>
          <w:rFonts w:ascii="Roboto" w:hAnsi="Roboto"/>
          <w:sz w:val="22"/>
          <w:szCs w:val="22"/>
          <w:lang w:val="en-US"/>
        </w:rPr>
        <w:t xml:space="preserve"> </w:t>
      </w:r>
      <w:r w:rsidRPr="00391E8B">
        <w:rPr>
          <w:rFonts w:ascii="Roboto" w:hAnsi="Roboto"/>
          <w:sz w:val="22"/>
          <w:szCs w:val="22"/>
          <w:lang w:val="en-US"/>
        </w:rPr>
        <w:t>studies have investigated the impact of specific genetic mutations</w:t>
      </w:r>
      <w:r w:rsidR="00705B1C" w:rsidRPr="00391E8B">
        <w:rPr>
          <w:rFonts w:ascii="Roboto" w:hAnsi="Roboto"/>
          <w:sz w:val="22"/>
          <w:szCs w:val="22"/>
          <w:lang w:val="en-US"/>
        </w:rPr>
        <w:t xml:space="preserve"> and sarcomere variants overall</w:t>
      </w:r>
      <w:r w:rsidRPr="00391E8B">
        <w:rPr>
          <w:rFonts w:ascii="Roboto" w:hAnsi="Roboto"/>
          <w:sz w:val="22"/>
          <w:szCs w:val="22"/>
          <w:lang w:val="en-US"/>
        </w:rPr>
        <w:t xml:space="preserve"> on HCM phenotypes</w:t>
      </w:r>
      <w:r w:rsidR="00F51D8D" w:rsidRPr="00391E8B">
        <w:rPr>
          <w:rFonts w:ascii="Roboto" w:hAnsi="Roboto"/>
          <w:sz w:val="22"/>
          <w:szCs w:val="22"/>
          <w:lang w:val="en-US"/>
        </w:rPr>
        <w:t xml:space="preserve"> and outcomes</w:t>
      </w:r>
      <w:r w:rsidR="00071ECC" w:rsidRPr="00391E8B">
        <w:rPr>
          <w:rFonts w:ascii="Roboto" w:hAnsi="Roboto"/>
          <w:sz w:val="22"/>
          <w:szCs w:val="22"/>
          <w:lang w:val="en-US"/>
        </w:rPr>
        <w:t>.</w:t>
      </w:r>
      <w:r w:rsidR="003D647E" w:rsidRPr="00DB6D77">
        <w:rPr>
          <w:rFonts w:ascii="Roboto" w:hAnsi="Roboto"/>
          <w:sz w:val="22"/>
          <w:szCs w:val="22"/>
        </w:rPr>
        <w:fldChar w:fldCharType="begin"/>
      </w:r>
      <w:r w:rsidR="002B44B5">
        <w:rPr>
          <w:rFonts w:ascii="Roboto" w:hAnsi="Roboto"/>
          <w:sz w:val="22"/>
          <w:szCs w:val="22"/>
          <w:lang w:val="en-US"/>
        </w:rPr>
        <w:instrText xml:space="preserve"> ADDIN ZOTERO_ITEM CSL_CITATION {"citationID":"vKwjRjii","properties":{"formattedCitation":"\\super 3\\uc0\\u8211{}6\\nosupersub{}","plainCitation":"3–6","noteIndex":0},"citationItems":[{"id":73,"uris":["http://zotero.org/users/2403727/items/SMQZC67W"],"itemData":{"id":73,"type":"article-journal","abstract":"Background:A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null"}],"issued":{"date-parts":[["2018",10,2]]}},"label":"page"},{"id":95,"uris":["http://zotero.org/users/2403727/items/6YV42MUK"],"itemData":{"id":95,"type":"article-journal","abstract":"Background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M."}],"accessed":{"date-parts":[["2020",9,9]]}}},{"id":4339,"uris":["http://zotero.org/users/2403727/items/FB9GCWK6"],"itemData":{"id":4339,"type":"article-journal","abstract":"BACKGROUND:\n\nHypertrophic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expression.\n\nMETHODS:\n\nWe enrolled 436 patients with HCM (median age, 60 years; 28.8% women) with clinical, genetic, and imaging data. An independent cohort of 60 patients with HCM from Singapore (median age, 59 years; 11% women) and a reference population from the UK Biobank (n=16 691; mean age, 55 years; 52.5% women) were also recruited. We used machine learning to analyze the 3-dimensional structure of the left ventricle from cardiac magnetic resonance imaging and build a tree-based classification of HCM phenotypes. Genotype and mortality risk distributions were projected on the tree.\n\nRESULTS:\n\nCarriers of pathogenic or likely pathogenic variants for HCM had lower left ventricular mass, but greater basal septal hypertrophy, with reduced life span (mean follow-up, 9.9 years) compared with genotype negative individuals (hazard ratio, 2.66 [95% CI, 1.42–4.96]; P&lt;0.002). Four main phenotypic branches were identified using unsupervised learning of 3-dimensional shape: (1) nonsarcomeric hypertrophy with coexisting hypertension; (2) diffuse and basal asymmetrical hypertrophy associated with outflow tract obstruction; (3) isolated basal hypertrophy; and (4) milder nonobstructive hypertrophy enriched for familial sarcomeric HCM (odds ratio for pathogenic or likely pathogenic variants, 2.18 [95% CI, 1.93–2.28]; P=0.0001). Polygenic risk for HCM was also associated with different patterns and degrees of disease expression. The model was generalizable to an independent cohort (trustworthiness, M1: 0.86–0.88).\n\nCONCLUSIONS:\n\nWe report a data-driven taxonomy of HCM for identifying groups of patients with similar morphology while preserving a continuum of disease severity, genetic risk, and outcomes. This approach will be of value in understanding the causes and consequences of disease diversity.","container-title":"Circulation: Genomic and Precision Medicine","DOI":"10.1161/CIRCGEN.123.004200","issue":"0","note":"publisher: American Heart Association","page":"e004200","source":"ahajournals.org (Atypon)","title":"Genotype-Phenotype Taxonomy of Hypertrophic Cardiomyopathy","volume":"0","author":[{"family":"Curran","given":"Lara"},{"family":"Marvao","given":"Antonio","non-dropping-particle":"de"},{"family":"Inglese","given":"Paolo"},{"family":"McGurk","given":"Kathryn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W.L."},{"family":"Tadros","given":"Rafik"},{"family":"Bezzina","given":"Connie R."},{"family":"Watkins","given":"Hugh"},{"family":"Cook","given":"Stuart A."},{"family":"Prasad","given":"Sanjay K."},{"family":"Ware","given":"James S."},{"family":"O’Regan","given":"Declan P."}]}},{"id":4049,"uris":["http://zotero.org/users/2403727/items/68XPSUYV"],"itemData":{"id":4049,"type":"article-journal","abstract":"Background\nMild hypertrophy but increased arrhythmic risk characterizes the stereotypic phenotype proposed for hypertrophic cardiomyopathy (HCM) caused by thin-filament mutations. However, whether such clinical profile is different from more prevalent thick-filament–associated disease is unresolved.\n\nObjectives\nThis study aimed to assess clinical features and outcomes in a large cohort of patients with HCM associated with thin-filament mutations compared with thick-filament HCM.\n\nMethods\nAdult HCM patients (age &gt;18 years), 80 with thin-filament and 150 with thick-filament mutations, were followed for an average of 4.5 years.\n\nResults\nCompared with thick-filament HCM, patients with thin-filament mutations showed: 1) milder and atypically distributed left ventricular (LV) hypertrophy (maximal wall thickness 18 ± 5 mm vs. 24 ± 6 mm; p &lt; 0.001) and less prevalent outflow tract obstruction (19% vs. 34%; p = 0.015); 2) higher rate of progression to New York Heart Association functional class III or IV (15% vs. 5%; p = 0.013); 3) higher prevalence of systolic dysfunction or restrictive LV filling at last evaluation (20% vs. 9%; p = 0.038); 4) 2.4-fold increase in prevalence of triphasic LV filling pattern (26% vs. 11%; p = 0.002); and 5) similar rates of malignant ventricular arrhythmias and sudden cardiac death (p = 0.593).\n\nConclusions\nIn adult HCM patients, thin-filament mutations are associated with increased likelihood of advanced LV dysfunction and heart failure compared with thick-filament disease, whereas arrhythmic risk in both subsets is comparable. Triphasic LV filling is particularly common in thin-filament HCM, reflecting profound diastolic dysfunction.","container-title":"Journal of the American College of Cardiology","DOI":"10.1016/j.jacc.2014.09.059","ISSN":"0735-1097","issue":"24","journalAbbreviation":"J Am Coll Cardiol","note":"PMID: 25524337\nPMCID: PMC4270453","page":"2589-2600","source":"PubMed Central","title":"Clinical Phenotype and Outcome of Hypertrophic Cardiomyopathy Associated With Thin-Filament Gene Mutations","volume":"64","author":[{"family":"Coppini","given":"Raffaele"},{"family":"Ho","given":"Carolyn Y."},{"family":"Ashley","given":"Euan"},{"family":"Day","given":"Sharlene"},{"family":"Ferrantini","given":"Cecilia"},{"family":"Girolami","given":"Francesca"},{"family":"Tomberli","given":"Benedetta"},{"family":"Bardi","given":"Sara"},{"family":"Torricelli","given":"Francesca"},{"family":"Cecchi","given":"Franco"},{"family":"Mugelli","given":"Alessandro"},{"family":"Poggesi","given":"Corrado"},{"family":"Tardiff","given":"Jil"},{"family":"Olivotto","given":"Iacopo"}],"issued":{"date-parts":[["2014",12,23]]}}}],"schema":"https://github.com/citation-style-language/schema/raw/master/csl-citation.json"} </w:instrText>
      </w:r>
      <w:r w:rsidR="003D647E" w:rsidRPr="00DB6D77">
        <w:rPr>
          <w:rFonts w:ascii="Roboto" w:hAnsi="Roboto"/>
          <w:sz w:val="22"/>
          <w:szCs w:val="22"/>
        </w:rPr>
        <w:fldChar w:fldCharType="separate"/>
      </w:r>
      <w:r w:rsidR="002B44B5" w:rsidRPr="002B44B5">
        <w:rPr>
          <w:rFonts w:ascii="Roboto" w:hAnsi="Roboto"/>
          <w:sz w:val="22"/>
          <w:vertAlign w:val="superscript"/>
          <w:lang w:val="en-US"/>
          <w:rPrChange w:id="57" w:author="Christoffer Vissing" w:date="2024-08-14T08:44:00Z" w16du:dateUtc="2024-08-14T06:44:00Z">
            <w:rPr>
              <w:rFonts w:ascii="Roboto" w:hAnsi="Roboto"/>
              <w:sz w:val="22"/>
              <w:vertAlign w:val="superscript"/>
            </w:rPr>
          </w:rPrChange>
        </w:rPr>
        <w:t>3–6</w:t>
      </w:r>
      <w:r w:rsidR="003D647E" w:rsidRPr="00DB6D77">
        <w:rPr>
          <w:rFonts w:ascii="Roboto" w:hAnsi="Roboto"/>
          <w:sz w:val="22"/>
          <w:szCs w:val="22"/>
        </w:rPr>
        <w:fldChar w:fldCharType="end"/>
      </w:r>
      <w:r w:rsidRPr="00391E8B">
        <w:rPr>
          <w:rFonts w:ascii="Roboto" w:hAnsi="Roboto"/>
          <w:sz w:val="22"/>
          <w:szCs w:val="22"/>
          <w:lang w:val="en-US"/>
        </w:rPr>
        <w:t xml:space="preserve"> </w:t>
      </w:r>
      <w:ins w:id="58" w:author="Christoffer Vissing" w:date="2024-08-12T11:51:00Z" w16du:dateUtc="2024-08-12T09:51:00Z">
        <w:r w:rsidR="00A76EE4">
          <w:rPr>
            <w:rFonts w:ascii="Roboto" w:hAnsi="Roboto"/>
            <w:sz w:val="22"/>
            <w:szCs w:val="22"/>
            <w:lang w:val="en-US"/>
          </w:rPr>
          <w:t>Studies comparing</w:t>
        </w:r>
      </w:ins>
      <w:ins w:id="59" w:author="Christoffer Vissing" w:date="2024-08-12T11:47:00Z" w16du:dateUtc="2024-08-12T09:47:00Z">
        <w:r w:rsidR="00A76EE4">
          <w:rPr>
            <w:rFonts w:ascii="Roboto" w:hAnsi="Roboto"/>
            <w:sz w:val="22"/>
            <w:szCs w:val="22"/>
            <w:lang w:val="en-US"/>
          </w:rPr>
          <w:t xml:space="preserve"> </w:t>
        </w:r>
      </w:ins>
      <w:ins w:id="60" w:author="Christoffer Vissing" w:date="2024-08-12T11:48:00Z" w16du:dateUtc="2024-08-12T09:48:00Z">
        <w:r w:rsidR="00A76EE4">
          <w:rPr>
            <w:rFonts w:ascii="Roboto" w:hAnsi="Roboto"/>
            <w:sz w:val="22"/>
            <w:szCs w:val="22"/>
            <w:lang w:val="en-US"/>
          </w:rPr>
          <w:t>the phenotype in patients with HCM carrying sarcomere variants (</w:t>
        </w:r>
        <w:proofErr w:type="spellStart"/>
        <w:r w:rsidR="00A76EE4">
          <w:rPr>
            <w:rFonts w:ascii="Roboto" w:hAnsi="Roboto"/>
            <w:sz w:val="22"/>
            <w:szCs w:val="22"/>
            <w:lang w:val="en-US"/>
          </w:rPr>
          <w:t>sarcomeric</w:t>
        </w:r>
        <w:proofErr w:type="spellEnd"/>
        <w:r w:rsidR="00A76EE4">
          <w:rPr>
            <w:rFonts w:ascii="Roboto" w:hAnsi="Roboto"/>
            <w:sz w:val="22"/>
            <w:szCs w:val="22"/>
            <w:lang w:val="en-US"/>
          </w:rPr>
          <w:t xml:space="preserve"> HCM) to th</w:t>
        </w:r>
      </w:ins>
      <w:ins w:id="61" w:author="Christoffer Vissing" w:date="2024-08-12T11:49:00Z" w16du:dateUtc="2024-08-12T09:49:00Z">
        <w:r w:rsidR="00A76EE4">
          <w:rPr>
            <w:rFonts w:ascii="Roboto" w:hAnsi="Roboto"/>
            <w:sz w:val="22"/>
            <w:szCs w:val="22"/>
            <w:lang w:val="en-US"/>
          </w:rPr>
          <w:t xml:space="preserve">ose </w:t>
        </w:r>
      </w:ins>
      <w:ins w:id="62" w:author="Christoffer Vissing" w:date="2024-08-12T11:55:00Z" w16du:dateUtc="2024-08-12T09:55:00Z">
        <w:r w:rsidR="00A76EE4" w:rsidRPr="00391E8B">
          <w:rPr>
            <w:rFonts w:ascii="Roboto" w:hAnsi="Roboto"/>
            <w:sz w:val="22"/>
            <w:szCs w:val="22"/>
            <w:lang w:val="en-US"/>
          </w:rPr>
          <w:t>with non-</w:t>
        </w:r>
        <w:proofErr w:type="spellStart"/>
        <w:r w:rsidR="00A76EE4" w:rsidRPr="00391E8B">
          <w:rPr>
            <w:rFonts w:ascii="Roboto" w:hAnsi="Roboto"/>
            <w:sz w:val="22"/>
            <w:szCs w:val="22"/>
            <w:lang w:val="en-US"/>
          </w:rPr>
          <w:t>sarcomeric</w:t>
        </w:r>
        <w:proofErr w:type="spellEnd"/>
        <w:r w:rsidR="00A76EE4" w:rsidRPr="00391E8B">
          <w:rPr>
            <w:rFonts w:ascii="Roboto" w:hAnsi="Roboto"/>
            <w:sz w:val="22"/>
            <w:szCs w:val="22"/>
            <w:lang w:val="en-US"/>
          </w:rPr>
          <w:t xml:space="preserve"> HCM </w:t>
        </w:r>
      </w:ins>
      <w:ins w:id="63" w:author="Christoffer Vissing" w:date="2024-08-12T11:58:00Z" w16du:dateUtc="2024-08-12T09:58:00Z">
        <w:r w:rsidR="008E71EB">
          <w:rPr>
            <w:rFonts w:ascii="Roboto" w:hAnsi="Roboto"/>
            <w:sz w:val="22"/>
            <w:szCs w:val="22"/>
            <w:lang w:val="en-US"/>
          </w:rPr>
          <w:t>(</w:t>
        </w:r>
      </w:ins>
      <w:ins w:id="64" w:author="Christoffer Vissing" w:date="2024-08-12T11:55:00Z" w16du:dateUtc="2024-08-12T09:55:00Z">
        <w:r w:rsidR="00A76EE4" w:rsidRPr="00391E8B">
          <w:rPr>
            <w:rFonts w:ascii="Roboto" w:hAnsi="Roboto"/>
            <w:sz w:val="22"/>
            <w:szCs w:val="22"/>
            <w:lang w:val="en-US"/>
          </w:rPr>
          <w:t>where a genetic etiology remains elusive despite genetic testing</w:t>
        </w:r>
      </w:ins>
      <w:ins w:id="65" w:author="Christoffer Vissing" w:date="2024-08-12T11:58:00Z" w16du:dateUtc="2024-08-12T09:58:00Z">
        <w:r w:rsidR="008E71EB">
          <w:rPr>
            <w:rFonts w:ascii="Roboto" w:hAnsi="Roboto"/>
            <w:sz w:val="22"/>
            <w:szCs w:val="22"/>
            <w:lang w:val="en-US"/>
          </w:rPr>
          <w:t>)</w:t>
        </w:r>
      </w:ins>
      <w:ins w:id="66" w:author="Christoffer Vissing" w:date="2024-08-12T11:49:00Z" w16du:dateUtc="2024-08-12T09:49:00Z">
        <w:r w:rsidR="00A76EE4">
          <w:rPr>
            <w:rFonts w:ascii="Roboto" w:hAnsi="Roboto"/>
            <w:sz w:val="22"/>
            <w:szCs w:val="22"/>
            <w:lang w:val="en-US"/>
          </w:rPr>
          <w:t xml:space="preserve">, </w:t>
        </w:r>
      </w:ins>
      <w:ins w:id="67" w:author="Christoffer Vissing" w:date="2024-08-12T11:52:00Z" w16du:dateUtc="2024-08-12T09:52:00Z">
        <w:r w:rsidR="00A76EE4">
          <w:rPr>
            <w:rFonts w:ascii="Roboto" w:hAnsi="Roboto"/>
            <w:sz w:val="22"/>
            <w:szCs w:val="22"/>
            <w:lang w:val="en-US"/>
          </w:rPr>
          <w:t xml:space="preserve">report a younger age at diagnosis of </w:t>
        </w:r>
      </w:ins>
      <w:ins w:id="68" w:author="Christoffer Vissing" w:date="2024-08-12T11:49:00Z" w16du:dateUtc="2024-08-12T09:49:00Z">
        <w:r w:rsidR="00A76EE4">
          <w:rPr>
            <w:rFonts w:ascii="Roboto" w:hAnsi="Roboto"/>
            <w:sz w:val="22"/>
            <w:szCs w:val="22"/>
            <w:lang w:val="en-US"/>
          </w:rPr>
          <w:t xml:space="preserve">HCM </w:t>
        </w:r>
      </w:ins>
      <w:ins w:id="69" w:author="Christoffer Vissing" w:date="2024-08-12T11:50:00Z" w16du:dateUtc="2024-08-12T09:50:00Z">
        <w:r w:rsidR="00A76EE4">
          <w:rPr>
            <w:rFonts w:ascii="Roboto" w:hAnsi="Roboto"/>
            <w:sz w:val="22"/>
            <w:szCs w:val="22"/>
            <w:lang w:val="en-US"/>
          </w:rPr>
          <w:t>and higher lifetime burden of adverse events</w:t>
        </w:r>
      </w:ins>
      <w:ins w:id="70" w:author="Christoffer Vissing" w:date="2024-08-12T11:52:00Z" w16du:dateUtc="2024-08-12T09:52:00Z">
        <w:r w:rsidR="00A76EE4">
          <w:rPr>
            <w:rFonts w:ascii="Roboto" w:hAnsi="Roboto"/>
            <w:sz w:val="22"/>
            <w:szCs w:val="22"/>
            <w:lang w:val="en-US"/>
          </w:rPr>
          <w:t xml:space="preserve"> in patients with </w:t>
        </w:r>
        <w:proofErr w:type="spellStart"/>
        <w:r w:rsidR="00A76EE4">
          <w:rPr>
            <w:rFonts w:ascii="Roboto" w:hAnsi="Roboto"/>
            <w:sz w:val="22"/>
            <w:szCs w:val="22"/>
            <w:lang w:val="en-US"/>
          </w:rPr>
          <w:t>sarcomeric</w:t>
        </w:r>
        <w:proofErr w:type="spellEnd"/>
        <w:r w:rsidR="00A76EE4">
          <w:rPr>
            <w:rFonts w:ascii="Roboto" w:hAnsi="Roboto"/>
            <w:sz w:val="22"/>
            <w:szCs w:val="22"/>
            <w:lang w:val="en-US"/>
          </w:rPr>
          <w:t xml:space="preserve"> HCM</w:t>
        </w:r>
      </w:ins>
      <w:del w:id="71" w:author="Christoffer Vissing" w:date="2024-08-12T11:55:00Z" w16du:dateUtc="2024-08-12T09:55:00Z">
        <w:r w:rsidR="00A76EE4" w:rsidDel="00A76EE4">
          <w:rPr>
            <w:rFonts w:ascii="Roboto" w:hAnsi="Roboto"/>
            <w:sz w:val="22"/>
            <w:szCs w:val="22"/>
            <w:lang w:val="en-US"/>
          </w:rPr>
          <w:fldChar w:fldCharType="begin"/>
        </w:r>
        <w:r w:rsidR="00A76EE4" w:rsidDel="00A76EE4">
          <w:rPr>
            <w:rFonts w:ascii="Roboto" w:hAnsi="Roboto"/>
            <w:sz w:val="22"/>
            <w:szCs w:val="22"/>
            <w:lang w:val="en-US"/>
          </w:rPr>
          <w:delInstrText xml:space="preserve"> ADDIN ZOTERO_ITEM CSL_CITATION {"citationID":"rJ3HHdWM","properties":{"formattedCitation":"\\super 6\\nosupersub{}","plainCitation":"6","noteIndex":0},"citationItems":[{"id":3017,"uris":["http://zotero.org/users/2403727/items/EGYWTL4G"],"itemData":{"id":3017,"type":"article-journal","abstract":"Hypertrophic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R."},{"family":"Farrall","given":"Martin"},{"family":"Watkins","given":"Hugh"}],"issued":{"date-parts":[["2021",2]]}}}],"schema":"https://github.com/citation-style-language/schema/raw/master/csl-citation.json"} </w:delInstrText>
        </w:r>
        <w:r w:rsidR="00A76EE4" w:rsidDel="00A76EE4">
          <w:rPr>
            <w:rFonts w:ascii="Roboto" w:hAnsi="Roboto"/>
            <w:sz w:val="22"/>
            <w:szCs w:val="22"/>
            <w:lang w:val="en-US"/>
          </w:rPr>
          <w:fldChar w:fldCharType="separate"/>
        </w:r>
        <w:r w:rsidR="00A76EE4" w:rsidRPr="00A76EE4" w:rsidDel="00A76EE4">
          <w:rPr>
            <w:rFonts w:ascii="Roboto" w:hAnsi="Roboto"/>
            <w:sz w:val="22"/>
            <w:vertAlign w:val="superscript"/>
          </w:rPr>
          <w:delText>6</w:delText>
        </w:r>
        <w:r w:rsidR="00A76EE4" w:rsidDel="00A76EE4">
          <w:rPr>
            <w:rFonts w:ascii="Roboto" w:hAnsi="Roboto"/>
            <w:sz w:val="22"/>
            <w:szCs w:val="22"/>
            <w:lang w:val="en-US"/>
          </w:rPr>
          <w:fldChar w:fldCharType="end"/>
        </w:r>
      </w:del>
      <w:r w:rsidR="00A76EE4">
        <w:rPr>
          <w:rFonts w:ascii="Roboto" w:hAnsi="Roboto"/>
          <w:sz w:val="22"/>
          <w:szCs w:val="22"/>
          <w:lang w:val="en-US"/>
        </w:rPr>
        <w:fldChar w:fldCharType="begin"/>
      </w:r>
      <w:r w:rsidR="00A76EE4">
        <w:rPr>
          <w:rFonts w:ascii="Roboto" w:hAnsi="Roboto"/>
          <w:sz w:val="22"/>
          <w:szCs w:val="22"/>
          <w:lang w:val="en-US"/>
        </w:rPr>
        <w:instrText xml:space="preserve"> ADDIN ZOTERO_ITEM CSL_CITATION {"citationID":"DEK41zw5","properties":{"formattedCitation":"\\super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A76EE4">
        <w:rPr>
          <w:rFonts w:ascii="Roboto" w:hAnsi="Roboto"/>
          <w:sz w:val="22"/>
          <w:szCs w:val="22"/>
          <w:lang w:val="en-US"/>
        </w:rPr>
        <w:fldChar w:fldCharType="separate"/>
      </w:r>
      <w:r w:rsidR="00A76EE4" w:rsidRPr="008E71EB">
        <w:rPr>
          <w:rFonts w:ascii="Roboto" w:hAnsi="Roboto"/>
          <w:sz w:val="22"/>
          <w:vertAlign w:val="superscript"/>
          <w:lang w:val="en-US"/>
          <w:rPrChange w:id="72" w:author="Christoffer Vissing" w:date="2024-08-12T11:56:00Z" w16du:dateUtc="2024-08-12T09:56:00Z">
            <w:rPr>
              <w:rFonts w:ascii="Roboto" w:hAnsi="Roboto"/>
              <w:sz w:val="22"/>
              <w:vertAlign w:val="superscript"/>
            </w:rPr>
          </w:rPrChange>
        </w:rPr>
        <w:t>3</w:t>
      </w:r>
      <w:r w:rsidR="00A76EE4">
        <w:rPr>
          <w:rFonts w:ascii="Roboto" w:hAnsi="Roboto"/>
          <w:sz w:val="22"/>
          <w:szCs w:val="22"/>
          <w:lang w:val="en-US"/>
        </w:rPr>
        <w:fldChar w:fldCharType="end"/>
      </w:r>
      <w:ins w:id="73" w:author="Christoffer Vissing" w:date="2024-08-12T11:50:00Z" w16du:dateUtc="2024-08-12T09:50:00Z">
        <w:r w:rsidR="00A76EE4">
          <w:rPr>
            <w:rFonts w:ascii="Roboto" w:hAnsi="Roboto"/>
            <w:sz w:val="22"/>
            <w:szCs w:val="22"/>
            <w:lang w:val="en-US"/>
          </w:rPr>
          <w:t>.</w:t>
        </w:r>
      </w:ins>
      <w:ins w:id="74" w:author="Christoffer Vissing" w:date="2024-08-12T11:48:00Z" w16du:dateUtc="2024-08-12T09:48:00Z">
        <w:r w:rsidR="00A76EE4">
          <w:rPr>
            <w:rFonts w:ascii="Roboto" w:hAnsi="Roboto"/>
            <w:sz w:val="22"/>
            <w:szCs w:val="22"/>
            <w:lang w:val="en-US"/>
          </w:rPr>
          <w:t xml:space="preserve"> </w:t>
        </w:r>
      </w:ins>
      <w:r w:rsidRPr="00391E8B">
        <w:rPr>
          <w:rFonts w:ascii="Roboto" w:hAnsi="Roboto"/>
          <w:sz w:val="22"/>
          <w:szCs w:val="22"/>
          <w:lang w:val="en-US"/>
        </w:rPr>
        <w:t>However,</w:t>
      </w:r>
      <w:ins w:id="75" w:author="Christoffer Vissing" w:date="2024-08-12T11:56:00Z" w16du:dateUtc="2024-08-12T09:56:00Z">
        <w:r w:rsidR="008E71EB">
          <w:rPr>
            <w:rFonts w:ascii="Roboto" w:hAnsi="Roboto"/>
            <w:sz w:val="22"/>
            <w:szCs w:val="22"/>
            <w:lang w:val="en-US"/>
          </w:rPr>
          <w:t xml:space="preserve"> </w:t>
        </w:r>
      </w:ins>
      <w:ins w:id="76" w:author="Christoffer Vissing" w:date="2024-08-12T12:02:00Z" w16du:dateUtc="2024-08-12T10:02:00Z">
        <w:r w:rsidR="008E71EB">
          <w:rPr>
            <w:rFonts w:ascii="Roboto" w:hAnsi="Roboto"/>
            <w:sz w:val="22"/>
            <w:szCs w:val="22"/>
            <w:lang w:val="en-US"/>
          </w:rPr>
          <w:t xml:space="preserve">no prior study has made </w:t>
        </w:r>
      </w:ins>
      <w:ins w:id="77" w:author="Christoffer Vissing" w:date="2024-08-12T12:01:00Z" w16du:dateUtc="2024-08-12T10:01:00Z">
        <w:r w:rsidR="008E71EB">
          <w:rPr>
            <w:rFonts w:ascii="Roboto" w:hAnsi="Roboto"/>
            <w:sz w:val="22"/>
            <w:szCs w:val="22"/>
            <w:lang w:val="en-US"/>
          </w:rPr>
          <w:t xml:space="preserve">a comprehensive comparison of </w:t>
        </w:r>
      </w:ins>
      <w:ins w:id="78" w:author="Christoffer Vissing" w:date="2024-08-12T11:56:00Z" w16du:dateUtc="2024-08-12T09:56:00Z">
        <w:r w:rsidR="008E71EB">
          <w:rPr>
            <w:rFonts w:ascii="Roboto" w:hAnsi="Roboto"/>
            <w:sz w:val="22"/>
            <w:szCs w:val="22"/>
            <w:lang w:val="en-US"/>
          </w:rPr>
          <w:t xml:space="preserve">the </w:t>
        </w:r>
      </w:ins>
      <w:ins w:id="79" w:author="Christoffer Vissing" w:date="2024-08-12T12:01:00Z" w16du:dateUtc="2024-08-12T10:01:00Z">
        <w:r w:rsidR="008E71EB">
          <w:rPr>
            <w:rFonts w:ascii="Roboto" w:hAnsi="Roboto"/>
            <w:sz w:val="22"/>
            <w:szCs w:val="22"/>
            <w:lang w:val="en-US"/>
          </w:rPr>
          <w:t>occurrence</w:t>
        </w:r>
      </w:ins>
      <w:ins w:id="80" w:author="Christoffer Vissing" w:date="2024-08-12T12:00:00Z" w16du:dateUtc="2024-08-12T10:00:00Z">
        <w:r w:rsidR="008E71EB">
          <w:rPr>
            <w:rFonts w:ascii="Roboto" w:hAnsi="Roboto"/>
            <w:sz w:val="22"/>
            <w:szCs w:val="22"/>
            <w:lang w:val="en-US"/>
          </w:rPr>
          <w:t xml:space="preserve"> and temporal </w:t>
        </w:r>
      </w:ins>
      <w:ins w:id="81" w:author="Christoffer Vissing" w:date="2024-08-12T12:01:00Z" w16du:dateUtc="2024-08-12T10:01:00Z">
        <w:r w:rsidR="008E71EB">
          <w:rPr>
            <w:rFonts w:ascii="Roboto" w:hAnsi="Roboto"/>
            <w:sz w:val="22"/>
            <w:szCs w:val="22"/>
            <w:lang w:val="en-US"/>
          </w:rPr>
          <w:t xml:space="preserve">relationship of cardiovascular events </w:t>
        </w:r>
      </w:ins>
      <w:ins w:id="82" w:author="Christoffer Vissing" w:date="2024-08-12T12:02:00Z" w16du:dateUtc="2024-08-12T10:02:00Z">
        <w:r w:rsidR="008E71EB">
          <w:rPr>
            <w:rFonts w:ascii="Roboto" w:hAnsi="Roboto"/>
            <w:sz w:val="22"/>
            <w:szCs w:val="22"/>
            <w:lang w:val="en-US"/>
          </w:rPr>
          <w:t xml:space="preserve">in </w:t>
        </w:r>
        <w:proofErr w:type="spellStart"/>
        <w:r w:rsidR="008E71EB">
          <w:rPr>
            <w:rFonts w:ascii="Roboto" w:hAnsi="Roboto"/>
            <w:sz w:val="22"/>
            <w:szCs w:val="22"/>
            <w:lang w:val="en-US"/>
          </w:rPr>
          <w:t>sarcomeric</w:t>
        </w:r>
        <w:proofErr w:type="spellEnd"/>
        <w:r w:rsidR="008E71EB">
          <w:rPr>
            <w:rFonts w:ascii="Roboto" w:hAnsi="Roboto"/>
            <w:sz w:val="22"/>
            <w:szCs w:val="22"/>
            <w:lang w:val="en-US"/>
          </w:rPr>
          <w:t xml:space="preserve"> vs non-</w:t>
        </w:r>
        <w:proofErr w:type="spellStart"/>
        <w:r w:rsidR="008E71EB">
          <w:rPr>
            <w:rFonts w:ascii="Roboto" w:hAnsi="Roboto"/>
            <w:sz w:val="22"/>
            <w:szCs w:val="22"/>
            <w:lang w:val="en-US"/>
          </w:rPr>
          <w:t>sarcomeric</w:t>
        </w:r>
        <w:proofErr w:type="spellEnd"/>
        <w:r w:rsidR="008E71EB">
          <w:rPr>
            <w:rFonts w:ascii="Roboto" w:hAnsi="Roboto"/>
            <w:sz w:val="22"/>
            <w:szCs w:val="22"/>
            <w:lang w:val="en-US"/>
          </w:rPr>
          <w:t xml:space="preserve"> HCM</w:t>
        </w:r>
      </w:ins>
      <w:ins w:id="83" w:author="Christoffer Vissing" w:date="2024-09-04T11:49:00Z" w16du:dateUtc="2024-09-04T09:49:00Z">
        <w:r w:rsidR="00500C2A">
          <w:rPr>
            <w:rFonts w:ascii="Roboto" w:hAnsi="Roboto"/>
            <w:sz w:val="22"/>
            <w:szCs w:val="22"/>
            <w:lang w:val="en-US"/>
          </w:rPr>
          <w:t>, and whether there is an interaction between</w:t>
        </w:r>
      </w:ins>
      <w:ins w:id="84" w:author="Christoffer Vissing" w:date="2024-09-04T11:50:00Z" w16du:dateUtc="2024-09-04T09:50:00Z">
        <w:r w:rsidR="00500C2A">
          <w:rPr>
            <w:rFonts w:ascii="Roboto" w:hAnsi="Roboto"/>
            <w:sz w:val="22"/>
            <w:szCs w:val="22"/>
            <w:lang w:val="en-US"/>
          </w:rPr>
          <w:t xml:space="preserve"> </w:t>
        </w:r>
      </w:ins>
      <w:ins w:id="85" w:author="Christoffer Vissing" w:date="2024-09-04T11:49:00Z" w16du:dateUtc="2024-09-04T09:49:00Z">
        <w:r w:rsidR="00500C2A">
          <w:rPr>
            <w:rFonts w:ascii="Roboto" w:hAnsi="Roboto"/>
            <w:sz w:val="22"/>
            <w:szCs w:val="22"/>
            <w:lang w:val="en-US"/>
          </w:rPr>
          <w:t xml:space="preserve">cardiac comorbidities </w:t>
        </w:r>
      </w:ins>
      <w:ins w:id="86" w:author="Christoffer Vissing" w:date="2024-09-04T11:50:00Z" w16du:dateUtc="2024-09-04T09:50:00Z">
        <w:r w:rsidR="00500C2A">
          <w:rPr>
            <w:rFonts w:ascii="Roboto" w:hAnsi="Roboto"/>
            <w:sz w:val="22"/>
            <w:szCs w:val="22"/>
            <w:lang w:val="en-US"/>
          </w:rPr>
          <w:t xml:space="preserve">and the underlying genotype on </w:t>
        </w:r>
      </w:ins>
      <w:ins w:id="87" w:author="Christoffer Vissing" w:date="2024-09-04T11:51:00Z" w16du:dateUtc="2024-09-04T09:51:00Z">
        <w:r w:rsidR="00500C2A">
          <w:rPr>
            <w:rFonts w:ascii="Roboto" w:hAnsi="Roboto"/>
            <w:sz w:val="22"/>
            <w:szCs w:val="22"/>
            <w:lang w:val="en-US"/>
          </w:rPr>
          <w:t>cardiovascular outcomes</w:t>
        </w:r>
      </w:ins>
      <w:ins w:id="88" w:author="Christoffer Vissing" w:date="2024-08-12T11:56:00Z" w16du:dateUtc="2024-08-12T09:56:00Z">
        <w:r w:rsidR="008E71EB">
          <w:rPr>
            <w:rFonts w:ascii="Roboto" w:hAnsi="Roboto"/>
            <w:sz w:val="22"/>
            <w:szCs w:val="22"/>
            <w:lang w:val="en-US"/>
          </w:rPr>
          <w:t>.</w:t>
        </w:r>
      </w:ins>
      <w:r w:rsidRPr="00391E8B">
        <w:rPr>
          <w:rFonts w:ascii="Roboto" w:hAnsi="Roboto"/>
          <w:sz w:val="22"/>
          <w:szCs w:val="22"/>
          <w:lang w:val="en-US"/>
        </w:rPr>
        <w:t xml:space="preserve"> </w:t>
      </w:r>
      <w:del w:id="89" w:author="Christoffer Vissing" w:date="2024-08-12T11:56:00Z" w16du:dateUtc="2024-08-12T09:56:00Z">
        <w:r w:rsidRPr="00391E8B" w:rsidDel="008E71EB">
          <w:rPr>
            <w:rFonts w:ascii="Roboto" w:hAnsi="Roboto"/>
            <w:sz w:val="22"/>
            <w:szCs w:val="22"/>
            <w:lang w:val="en-US"/>
          </w:rPr>
          <w:delText xml:space="preserve">patients </w:delText>
        </w:r>
        <w:commentRangeStart w:id="90"/>
        <w:commentRangeStart w:id="91"/>
        <w:r w:rsidRPr="00391E8B" w:rsidDel="008E71EB">
          <w:rPr>
            <w:rFonts w:ascii="Roboto" w:hAnsi="Roboto"/>
            <w:sz w:val="22"/>
            <w:szCs w:val="22"/>
            <w:lang w:val="en-US"/>
          </w:rPr>
          <w:delText>with</w:delText>
        </w:r>
        <w:r w:rsidR="00667385" w:rsidRPr="00391E8B" w:rsidDel="008E71EB">
          <w:rPr>
            <w:rFonts w:ascii="Roboto" w:hAnsi="Roboto"/>
            <w:sz w:val="22"/>
            <w:szCs w:val="22"/>
            <w:lang w:val="en-US"/>
          </w:rPr>
          <w:delText xml:space="preserve"> </w:delText>
        </w:r>
        <w:r w:rsidR="00705B1C" w:rsidRPr="00391E8B" w:rsidDel="008E71EB">
          <w:rPr>
            <w:rFonts w:ascii="Roboto" w:hAnsi="Roboto"/>
            <w:sz w:val="22"/>
            <w:szCs w:val="22"/>
            <w:lang w:val="en-US"/>
          </w:rPr>
          <w:delText>sarcomeric HCM</w:delText>
        </w:r>
        <w:r w:rsidR="00881562" w:rsidRPr="00391E8B" w:rsidDel="008E71EB">
          <w:rPr>
            <w:rFonts w:ascii="Roboto" w:hAnsi="Roboto"/>
            <w:sz w:val="22"/>
            <w:szCs w:val="22"/>
            <w:lang w:val="en-US"/>
          </w:rPr>
          <w:delText xml:space="preserve"> have not previously been comprehensively compared</w:delText>
        </w:r>
        <w:r w:rsidRPr="00391E8B" w:rsidDel="008E71EB">
          <w:rPr>
            <w:rFonts w:ascii="Roboto" w:hAnsi="Roboto"/>
            <w:sz w:val="22"/>
            <w:szCs w:val="22"/>
            <w:lang w:val="en-US"/>
          </w:rPr>
          <w:delText xml:space="preserve"> </w:delText>
        </w:r>
        <w:r w:rsidR="00667385" w:rsidRPr="00391E8B" w:rsidDel="008E71EB">
          <w:rPr>
            <w:rFonts w:ascii="Roboto" w:hAnsi="Roboto"/>
            <w:sz w:val="22"/>
            <w:szCs w:val="22"/>
            <w:lang w:val="en-US"/>
          </w:rPr>
          <w:delText xml:space="preserve">to those with non-sarcomeric </w:delText>
        </w:r>
        <w:r w:rsidRPr="00391E8B" w:rsidDel="008E71EB">
          <w:rPr>
            <w:rFonts w:ascii="Roboto" w:hAnsi="Roboto"/>
            <w:sz w:val="22"/>
            <w:szCs w:val="22"/>
            <w:lang w:val="en-US"/>
          </w:rPr>
          <w:delText xml:space="preserve">HCM </w:delText>
        </w:r>
        <w:r w:rsidR="00705B1C" w:rsidRPr="00391E8B" w:rsidDel="008E71EB">
          <w:rPr>
            <w:rFonts w:ascii="Roboto" w:hAnsi="Roboto"/>
            <w:sz w:val="22"/>
            <w:szCs w:val="22"/>
            <w:lang w:val="en-US"/>
          </w:rPr>
          <w:delText xml:space="preserve">where </w:delText>
        </w:r>
        <w:r w:rsidR="00D66F04" w:rsidRPr="00391E8B" w:rsidDel="008E71EB">
          <w:rPr>
            <w:rFonts w:ascii="Roboto" w:hAnsi="Roboto"/>
            <w:sz w:val="22"/>
            <w:szCs w:val="22"/>
            <w:lang w:val="en-US"/>
          </w:rPr>
          <w:delText xml:space="preserve">a </w:delText>
        </w:r>
        <w:r w:rsidR="00705B1C" w:rsidRPr="00391E8B" w:rsidDel="008E71EB">
          <w:rPr>
            <w:rFonts w:ascii="Roboto" w:hAnsi="Roboto"/>
            <w:sz w:val="22"/>
            <w:szCs w:val="22"/>
            <w:lang w:val="en-US"/>
          </w:rPr>
          <w:delText xml:space="preserve">genetic etiology remains elusive despite genetic </w:delText>
        </w:r>
        <w:commentRangeStart w:id="92"/>
        <w:r w:rsidR="00705B1C" w:rsidRPr="00391E8B" w:rsidDel="008E71EB">
          <w:rPr>
            <w:rFonts w:ascii="Roboto" w:hAnsi="Roboto"/>
            <w:sz w:val="22"/>
            <w:szCs w:val="22"/>
            <w:lang w:val="en-US"/>
          </w:rPr>
          <w:delText>testing</w:delText>
        </w:r>
        <w:commentRangeEnd w:id="90"/>
        <w:commentRangeEnd w:id="92"/>
        <w:r w:rsidR="00625F3A" w:rsidDel="008E71EB">
          <w:rPr>
            <w:rStyle w:val="Kommentarhenvisning"/>
            <w:lang w:val="en-US" w:eastAsia="en-US"/>
          </w:rPr>
          <w:commentReference w:id="92"/>
        </w:r>
        <w:r w:rsidR="00F30EB7" w:rsidDel="008E71EB">
          <w:rPr>
            <w:rStyle w:val="Kommentarhenvisning"/>
            <w:lang w:val="en-US" w:eastAsia="en-US"/>
          </w:rPr>
          <w:commentReference w:id="90"/>
        </w:r>
        <w:commentRangeEnd w:id="91"/>
        <w:r w:rsidR="008D2FBA" w:rsidDel="008E71EB">
          <w:rPr>
            <w:rStyle w:val="Kommentarhenvisning"/>
            <w:lang w:val="en-US" w:eastAsia="en-US"/>
          </w:rPr>
          <w:commentReference w:id="91"/>
        </w:r>
        <w:r w:rsidRPr="00391E8B" w:rsidDel="008E71EB">
          <w:rPr>
            <w:rFonts w:ascii="Roboto" w:hAnsi="Roboto"/>
            <w:sz w:val="22"/>
            <w:szCs w:val="22"/>
            <w:lang w:val="en-US"/>
          </w:rPr>
          <w:delText xml:space="preserve">. </w:delText>
        </w:r>
      </w:del>
      <w:r w:rsidRPr="00391E8B">
        <w:rPr>
          <w:rFonts w:ascii="Roboto" w:hAnsi="Roboto"/>
          <w:sz w:val="22"/>
          <w:szCs w:val="22"/>
          <w:lang w:val="en-US"/>
        </w:rPr>
        <w:t xml:space="preserve">Understanding the differences in disease progression, </w:t>
      </w:r>
      <w:r w:rsidR="003D647E" w:rsidRPr="00391E8B">
        <w:rPr>
          <w:rFonts w:ascii="Roboto" w:hAnsi="Roboto"/>
          <w:sz w:val="22"/>
          <w:szCs w:val="22"/>
          <w:lang w:val="en-US"/>
        </w:rPr>
        <w:t xml:space="preserve">the influence of </w:t>
      </w:r>
      <w:r w:rsidR="000E24D6" w:rsidRPr="00391E8B">
        <w:rPr>
          <w:rFonts w:ascii="Roboto" w:hAnsi="Roboto"/>
          <w:sz w:val="22"/>
          <w:szCs w:val="22"/>
          <w:lang w:val="en-US"/>
        </w:rPr>
        <w:t>comorbidities</w:t>
      </w:r>
      <w:r w:rsidRPr="00391E8B">
        <w:rPr>
          <w:rFonts w:ascii="Roboto" w:hAnsi="Roboto"/>
          <w:sz w:val="22"/>
          <w:szCs w:val="22"/>
          <w:lang w:val="en-US"/>
        </w:rPr>
        <w:t xml:space="preserve">, and </w:t>
      </w:r>
      <w:r w:rsidR="000E24D6" w:rsidRPr="00391E8B">
        <w:rPr>
          <w:rFonts w:ascii="Roboto" w:hAnsi="Roboto"/>
          <w:sz w:val="22"/>
          <w:szCs w:val="22"/>
          <w:lang w:val="en-US"/>
        </w:rPr>
        <w:t xml:space="preserve">drivers of adverse </w:t>
      </w:r>
      <w:r w:rsidRPr="00391E8B">
        <w:rPr>
          <w:rFonts w:ascii="Roboto" w:hAnsi="Roboto"/>
          <w:sz w:val="22"/>
          <w:szCs w:val="22"/>
          <w:lang w:val="en-US"/>
        </w:rPr>
        <w:t xml:space="preserve">outcomes between these two groups is </w:t>
      </w:r>
      <w:r w:rsidR="006231BB">
        <w:rPr>
          <w:rFonts w:ascii="Roboto" w:hAnsi="Roboto"/>
          <w:sz w:val="22"/>
          <w:szCs w:val="22"/>
          <w:lang w:val="en-US"/>
        </w:rPr>
        <w:t>necessary</w:t>
      </w:r>
      <w:r w:rsidRPr="00391E8B">
        <w:rPr>
          <w:rFonts w:ascii="Roboto" w:hAnsi="Roboto"/>
          <w:sz w:val="22"/>
          <w:szCs w:val="22"/>
          <w:lang w:val="en-US"/>
        </w:rPr>
        <w:t xml:space="preserve"> </w:t>
      </w:r>
      <w:r w:rsidR="008B3566">
        <w:rPr>
          <w:rFonts w:ascii="Roboto" w:hAnsi="Roboto"/>
          <w:sz w:val="22"/>
          <w:szCs w:val="22"/>
          <w:lang w:val="en-US"/>
        </w:rPr>
        <w:t>to optimize</w:t>
      </w:r>
      <w:r w:rsidR="00705B1C" w:rsidRPr="00391E8B">
        <w:rPr>
          <w:rFonts w:ascii="Roboto" w:hAnsi="Roboto"/>
          <w:sz w:val="22"/>
          <w:szCs w:val="22"/>
          <w:lang w:val="en-US"/>
        </w:rPr>
        <w:t xml:space="preserve"> </w:t>
      </w:r>
      <w:r w:rsidR="008B3566">
        <w:rPr>
          <w:rFonts w:ascii="Roboto" w:hAnsi="Roboto"/>
          <w:sz w:val="22"/>
          <w:szCs w:val="22"/>
          <w:lang w:val="en-US"/>
        </w:rPr>
        <w:t xml:space="preserve">the </w:t>
      </w:r>
      <w:r w:rsidR="00705B1C" w:rsidRPr="00391E8B">
        <w:rPr>
          <w:rFonts w:ascii="Roboto" w:hAnsi="Roboto"/>
          <w:sz w:val="22"/>
          <w:szCs w:val="22"/>
          <w:lang w:val="en-US"/>
        </w:rPr>
        <w:t>care of individual</w:t>
      </w:r>
      <w:r w:rsidRPr="00391E8B">
        <w:rPr>
          <w:rFonts w:ascii="Roboto" w:hAnsi="Roboto"/>
          <w:sz w:val="22"/>
          <w:szCs w:val="22"/>
          <w:lang w:val="en-US"/>
        </w:rPr>
        <w:t xml:space="preserve"> patient</w:t>
      </w:r>
      <w:r w:rsidR="00705B1C" w:rsidRPr="00391E8B">
        <w:rPr>
          <w:rFonts w:ascii="Roboto" w:hAnsi="Roboto"/>
          <w:sz w:val="22"/>
          <w:szCs w:val="22"/>
          <w:lang w:val="en-US"/>
        </w:rPr>
        <w:t>s</w:t>
      </w:r>
      <w:r w:rsidR="00472249" w:rsidRPr="00391E8B">
        <w:rPr>
          <w:rFonts w:ascii="Roboto" w:hAnsi="Roboto"/>
          <w:sz w:val="22"/>
          <w:szCs w:val="22"/>
          <w:lang w:val="en-US"/>
        </w:rPr>
        <w:t xml:space="preserve"> and</w:t>
      </w:r>
      <w:r w:rsidR="000E24D6" w:rsidRPr="00391E8B">
        <w:rPr>
          <w:rFonts w:ascii="Roboto" w:hAnsi="Roboto"/>
          <w:sz w:val="22"/>
          <w:szCs w:val="22"/>
          <w:lang w:val="en-US"/>
        </w:rPr>
        <w:t xml:space="preserve"> their families</w:t>
      </w:r>
      <w:r w:rsidRPr="00391E8B">
        <w:rPr>
          <w:rFonts w:ascii="Roboto" w:hAnsi="Roboto"/>
          <w:sz w:val="22"/>
          <w:szCs w:val="22"/>
          <w:lang w:val="en-US"/>
        </w:rPr>
        <w:t xml:space="preserve">. </w:t>
      </w:r>
      <w:r w:rsidR="000E24D6" w:rsidRPr="00391E8B">
        <w:rPr>
          <w:rFonts w:ascii="Roboto" w:hAnsi="Roboto"/>
          <w:sz w:val="22"/>
          <w:szCs w:val="22"/>
          <w:lang w:val="en-US"/>
        </w:rPr>
        <w:t>This</w:t>
      </w:r>
      <w:r w:rsidRPr="00391E8B">
        <w:rPr>
          <w:rFonts w:ascii="Roboto" w:hAnsi="Roboto"/>
          <w:sz w:val="22"/>
          <w:szCs w:val="22"/>
          <w:lang w:val="en-US"/>
        </w:rPr>
        <w:t xml:space="preserve"> study aims to </w:t>
      </w:r>
      <w:r w:rsidR="00881562" w:rsidRPr="00391E8B">
        <w:rPr>
          <w:rFonts w:ascii="Roboto" w:hAnsi="Roboto"/>
          <w:sz w:val="22"/>
          <w:szCs w:val="22"/>
          <w:lang w:val="en-US"/>
        </w:rPr>
        <w:t xml:space="preserve">contrast </w:t>
      </w:r>
      <w:r w:rsidRPr="00391E8B">
        <w:rPr>
          <w:rFonts w:ascii="Roboto" w:hAnsi="Roboto"/>
          <w:sz w:val="22"/>
          <w:szCs w:val="22"/>
          <w:lang w:val="en-US"/>
        </w:rPr>
        <w:t xml:space="preserve">the </w:t>
      </w:r>
      <w:r w:rsidR="00472249" w:rsidRPr="00391E8B">
        <w:rPr>
          <w:rFonts w:ascii="Roboto" w:hAnsi="Roboto"/>
          <w:sz w:val="22"/>
          <w:szCs w:val="22"/>
          <w:lang w:val="en-US"/>
        </w:rPr>
        <w:t>experience</w:t>
      </w:r>
      <w:r w:rsidRPr="00391E8B">
        <w:rPr>
          <w:rFonts w:ascii="Roboto" w:hAnsi="Roboto"/>
          <w:sz w:val="22"/>
          <w:szCs w:val="22"/>
          <w:lang w:val="en-US"/>
        </w:rPr>
        <w:t xml:space="preserve"> of patients with </w:t>
      </w:r>
      <w:proofErr w:type="spellStart"/>
      <w:r w:rsidR="00DE0329" w:rsidRPr="00391E8B">
        <w:rPr>
          <w:rFonts w:ascii="Roboto" w:hAnsi="Roboto"/>
          <w:sz w:val="22"/>
          <w:szCs w:val="22"/>
          <w:lang w:val="en-US"/>
        </w:rPr>
        <w:t>sarcomeric</w:t>
      </w:r>
      <w:proofErr w:type="spellEnd"/>
      <w:r w:rsidRPr="00391E8B">
        <w:rPr>
          <w:rFonts w:ascii="Roboto" w:hAnsi="Roboto"/>
          <w:sz w:val="22"/>
          <w:szCs w:val="22"/>
          <w:lang w:val="en-US"/>
        </w:rPr>
        <w:t xml:space="preserve"> and non-</w:t>
      </w:r>
      <w:proofErr w:type="spellStart"/>
      <w:r w:rsidR="00DE0329" w:rsidRPr="00391E8B">
        <w:rPr>
          <w:rFonts w:ascii="Roboto" w:hAnsi="Roboto"/>
          <w:sz w:val="22"/>
          <w:szCs w:val="22"/>
          <w:lang w:val="en-US"/>
        </w:rPr>
        <w:t>sarcomeric</w:t>
      </w:r>
      <w:proofErr w:type="spellEnd"/>
      <w:r w:rsidRPr="00391E8B">
        <w:rPr>
          <w:rFonts w:ascii="Roboto" w:hAnsi="Roboto"/>
          <w:sz w:val="22"/>
          <w:szCs w:val="22"/>
          <w:lang w:val="en-US"/>
        </w:rPr>
        <w:t xml:space="preserve"> HCM, with a particular focus on</w:t>
      </w:r>
      <w:r w:rsidR="006231BB">
        <w:rPr>
          <w:rFonts w:ascii="Roboto" w:hAnsi="Roboto"/>
          <w:sz w:val="22"/>
          <w:szCs w:val="22"/>
          <w:lang w:val="en-US"/>
        </w:rPr>
        <w:t xml:space="preserve"> assessing the impact of comorbidities and</w:t>
      </w:r>
      <w:r w:rsidRPr="00391E8B">
        <w:rPr>
          <w:rFonts w:ascii="Roboto" w:hAnsi="Roboto"/>
          <w:sz w:val="22"/>
          <w:szCs w:val="22"/>
          <w:lang w:val="en-US"/>
        </w:rPr>
        <w:t xml:space="preserve"> </w:t>
      </w:r>
      <w:r w:rsidR="00CA4258" w:rsidRPr="00391E8B">
        <w:rPr>
          <w:rFonts w:ascii="Roboto" w:hAnsi="Roboto"/>
          <w:sz w:val="22"/>
          <w:szCs w:val="22"/>
          <w:lang w:val="en-US"/>
        </w:rPr>
        <w:t>characterizing</w:t>
      </w:r>
      <w:r w:rsidR="00245B74">
        <w:rPr>
          <w:rFonts w:ascii="Roboto" w:hAnsi="Roboto"/>
          <w:sz w:val="22"/>
          <w:szCs w:val="22"/>
          <w:lang w:val="en-US"/>
        </w:rPr>
        <w:t xml:space="preserve"> longitudinal</w:t>
      </w:r>
      <w:r w:rsidR="00CA4258" w:rsidRPr="00391E8B">
        <w:rPr>
          <w:rFonts w:ascii="Roboto" w:hAnsi="Roboto"/>
          <w:sz w:val="22"/>
          <w:szCs w:val="22"/>
          <w:lang w:val="en-US"/>
        </w:rPr>
        <w:t xml:space="preserve"> </w:t>
      </w:r>
      <w:r w:rsidRPr="00391E8B">
        <w:rPr>
          <w:rFonts w:ascii="Roboto" w:hAnsi="Roboto"/>
          <w:sz w:val="22"/>
          <w:szCs w:val="22"/>
          <w:lang w:val="en-US"/>
        </w:rPr>
        <w:t xml:space="preserve">clinical </w:t>
      </w:r>
      <w:r w:rsidR="00245B74">
        <w:rPr>
          <w:rFonts w:ascii="Roboto" w:hAnsi="Roboto"/>
          <w:sz w:val="22"/>
          <w:szCs w:val="22"/>
          <w:lang w:val="en-US"/>
        </w:rPr>
        <w:t>course</w:t>
      </w:r>
      <w:r w:rsidRPr="00391E8B">
        <w:rPr>
          <w:rFonts w:ascii="Roboto" w:hAnsi="Roboto"/>
          <w:sz w:val="22"/>
          <w:szCs w:val="22"/>
          <w:lang w:val="en-US"/>
        </w:rPr>
        <w:t xml:space="preserve">. By analyzing a large cohort of </w:t>
      </w:r>
      <w:r w:rsidR="00B4400C" w:rsidRPr="00391E8B">
        <w:rPr>
          <w:rFonts w:ascii="Roboto" w:hAnsi="Roboto"/>
          <w:sz w:val="22"/>
          <w:szCs w:val="22"/>
          <w:lang w:val="en-US"/>
        </w:rPr>
        <w:t xml:space="preserve">genotyped </w:t>
      </w:r>
      <w:r w:rsidRPr="00391E8B">
        <w:rPr>
          <w:rFonts w:ascii="Roboto" w:hAnsi="Roboto"/>
          <w:sz w:val="22"/>
          <w:szCs w:val="22"/>
          <w:lang w:val="en-US"/>
        </w:rPr>
        <w:t xml:space="preserve">HCM patients, we seek to uncover patterns that may provide valuable insights into disease </w:t>
      </w:r>
      <w:r w:rsidR="008B3566">
        <w:rPr>
          <w:rFonts w:ascii="Roboto" w:hAnsi="Roboto"/>
          <w:sz w:val="22"/>
          <w:szCs w:val="22"/>
          <w:lang w:val="en-US"/>
        </w:rPr>
        <w:t xml:space="preserve">development, </w:t>
      </w:r>
      <w:r w:rsidRPr="00391E8B">
        <w:rPr>
          <w:rFonts w:ascii="Roboto" w:hAnsi="Roboto"/>
          <w:sz w:val="22"/>
          <w:szCs w:val="22"/>
          <w:lang w:val="en-US"/>
        </w:rPr>
        <w:t>progression,</w:t>
      </w:r>
      <w:r w:rsidR="008B3566">
        <w:rPr>
          <w:rFonts w:ascii="Roboto" w:hAnsi="Roboto"/>
          <w:sz w:val="22"/>
          <w:szCs w:val="22"/>
          <w:lang w:val="en-US"/>
        </w:rPr>
        <w:t xml:space="preserve"> and</w:t>
      </w:r>
      <w:r w:rsidRPr="00391E8B">
        <w:rPr>
          <w:rFonts w:ascii="Roboto" w:hAnsi="Roboto"/>
          <w:sz w:val="22"/>
          <w:szCs w:val="22"/>
          <w:lang w:val="en-US"/>
        </w:rPr>
        <w:t xml:space="preserve"> risk stratification, </w:t>
      </w:r>
      <w:r w:rsidR="008B3566">
        <w:rPr>
          <w:rFonts w:ascii="Roboto" w:hAnsi="Roboto"/>
          <w:sz w:val="22"/>
          <w:szCs w:val="22"/>
          <w:lang w:val="en-US"/>
        </w:rPr>
        <w:t>thus</w:t>
      </w:r>
      <w:r w:rsidR="008B3566" w:rsidRPr="00391E8B">
        <w:rPr>
          <w:rFonts w:ascii="Roboto" w:hAnsi="Roboto"/>
          <w:sz w:val="22"/>
          <w:szCs w:val="22"/>
          <w:lang w:val="en-US"/>
        </w:rPr>
        <w:t xml:space="preserve"> </w:t>
      </w:r>
      <w:r w:rsidR="008B3566">
        <w:rPr>
          <w:rFonts w:ascii="Roboto" w:hAnsi="Roboto"/>
          <w:sz w:val="22"/>
          <w:szCs w:val="22"/>
          <w:lang w:val="en-US"/>
        </w:rPr>
        <w:t>enabling</w:t>
      </w:r>
      <w:r w:rsidR="008B3566" w:rsidRPr="00391E8B">
        <w:rPr>
          <w:rFonts w:ascii="Roboto" w:hAnsi="Roboto"/>
          <w:sz w:val="22"/>
          <w:szCs w:val="22"/>
          <w:lang w:val="en-US"/>
        </w:rPr>
        <w:t xml:space="preserve"> </w:t>
      </w:r>
      <w:r w:rsidR="00CA4258" w:rsidRPr="00391E8B">
        <w:rPr>
          <w:rFonts w:ascii="Roboto" w:hAnsi="Roboto"/>
          <w:sz w:val="22"/>
          <w:szCs w:val="22"/>
          <w:lang w:val="en-US"/>
        </w:rPr>
        <w:t>more personalized clinical management of</w:t>
      </w:r>
      <w:r w:rsidRPr="00391E8B">
        <w:rPr>
          <w:rFonts w:ascii="Roboto" w:hAnsi="Roboto"/>
          <w:sz w:val="22"/>
          <w:szCs w:val="22"/>
          <w:lang w:val="en-US"/>
        </w:rPr>
        <w:t xml:space="preserve"> HCM.</w:t>
      </w:r>
    </w:p>
    <w:p w14:paraId="4EEA87E2" w14:textId="77777777" w:rsidR="001D711A" w:rsidRPr="00391E8B" w:rsidRDefault="001D711A" w:rsidP="003157B8">
      <w:pPr>
        <w:rPr>
          <w:rFonts w:ascii="Roboto" w:hAnsi="Roboto"/>
          <w:b/>
          <w:bCs/>
          <w:sz w:val="22"/>
          <w:szCs w:val="22"/>
          <w:lang w:val="en-US"/>
        </w:rPr>
      </w:pPr>
      <w:r w:rsidRPr="00391E8B">
        <w:rPr>
          <w:rFonts w:ascii="Roboto" w:hAnsi="Roboto"/>
          <w:b/>
          <w:bCs/>
          <w:sz w:val="22"/>
          <w:szCs w:val="22"/>
          <w:lang w:val="en-US"/>
        </w:rPr>
        <w:br w:type="page"/>
      </w:r>
      <w:r w:rsidRPr="00391E8B">
        <w:rPr>
          <w:rFonts w:ascii="Roboto" w:hAnsi="Roboto"/>
          <w:b/>
          <w:bCs/>
          <w:sz w:val="22"/>
          <w:szCs w:val="22"/>
          <w:lang w:val="en-US"/>
        </w:rPr>
        <w:lastRenderedPageBreak/>
        <w:t>METHODS:</w:t>
      </w:r>
    </w:p>
    <w:p w14:paraId="166BB7C7" w14:textId="77777777" w:rsidR="003D647E" w:rsidRPr="00391E8B" w:rsidRDefault="001D711A" w:rsidP="001D711A">
      <w:pPr>
        <w:spacing w:line="480" w:lineRule="auto"/>
        <w:rPr>
          <w:rFonts w:ascii="Roboto" w:hAnsi="Roboto"/>
          <w:sz w:val="22"/>
          <w:szCs w:val="22"/>
          <w:lang w:val="en-US"/>
        </w:rPr>
      </w:pPr>
      <w:r w:rsidRPr="00391E8B">
        <w:rPr>
          <w:rFonts w:ascii="Roboto" w:hAnsi="Roboto"/>
          <w:b/>
          <w:bCs/>
          <w:i/>
          <w:iCs/>
          <w:sz w:val="22"/>
          <w:szCs w:val="22"/>
          <w:lang w:val="en-US"/>
        </w:rPr>
        <w:t>Study Design:</w:t>
      </w:r>
      <w:r w:rsidRPr="00391E8B">
        <w:rPr>
          <w:rFonts w:ascii="Roboto" w:hAnsi="Roboto"/>
          <w:sz w:val="22"/>
          <w:szCs w:val="22"/>
          <w:lang w:val="en-US"/>
        </w:rPr>
        <w:t xml:space="preserve"> </w:t>
      </w:r>
    </w:p>
    <w:p w14:paraId="3D761C7E" w14:textId="64C26F86" w:rsidR="00C11D6C" w:rsidRPr="00391E8B" w:rsidRDefault="00E20A44" w:rsidP="00C11D6C">
      <w:pPr>
        <w:spacing w:line="480" w:lineRule="auto"/>
        <w:rPr>
          <w:rFonts w:ascii="Roboto" w:hAnsi="Roboto"/>
          <w:sz w:val="22"/>
          <w:szCs w:val="22"/>
          <w:lang w:val="en-US"/>
        </w:rPr>
      </w:pPr>
      <w:r w:rsidRPr="00391E8B">
        <w:rPr>
          <w:rFonts w:ascii="Roboto" w:hAnsi="Roboto"/>
          <w:sz w:val="22"/>
          <w:szCs w:val="22"/>
          <w:lang w:val="en-US"/>
        </w:rPr>
        <w:t>This was a</w:t>
      </w:r>
      <w:r w:rsidR="001D711A" w:rsidRPr="00391E8B">
        <w:rPr>
          <w:rFonts w:ascii="Roboto" w:hAnsi="Roboto"/>
          <w:sz w:val="22"/>
          <w:szCs w:val="22"/>
          <w:lang w:val="en-US"/>
        </w:rPr>
        <w:t xml:space="preserve"> multicenter observational study </w:t>
      </w:r>
      <w:r w:rsidR="005B164B" w:rsidRPr="00391E8B">
        <w:rPr>
          <w:rFonts w:ascii="Roboto" w:hAnsi="Roboto"/>
          <w:sz w:val="22"/>
          <w:szCs w:val="22"/>
          <w:lang w:val="en-US"/>
        </w:rPr>
        <w:t xml:space="preserve">using data from </w:t>
      </w:r>
      <w:r w:rsidRPr="00391E8B">
        <w:rPr>
          <w:rFonts w:ascii="Roboto" w:hAnsi="Roboto"/>
          <w:sz w:val="22"/>
          <w:szCs w:val="22"/>
          <w:lang w:val="en-US"/>
        </w:rPr>
        <w:t xml:space="preserve">the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Human Cardiomyopathy Registry (</w:t>
      </w:r>
      <w:proofErr w:type="spellStart"/>
      <w:r w:rsidR="001D711A" w:rsidRPr="00391E8B">
        <w:rPr>
          <w:rFonts w:ascii="Roboto" w:hAnsi="Roboto"/>
          <w:sz w:val="22"/>
          <w:szCs w:val="22"/>
          <w:lang w:val="en-US"/>
        </w:rPr>
        <w:t>SHaRe</w:t>
      </w:r>
      <w:proofErr w:type="spellEnd"/>
      <w:r w:rsidRPr="00391E8B">
        <w:rPr>
          <w:rFonts w:ascii="Roboto" w:hAnsi="Roboto"/>
          <w:sz w:val="22"/>
          <w:szCs w:val="22"/>
          <w:lang w:val="en-US"/>
        </w:rPr>
        <w:t>)</w:t>
      </w:r>
      <w:r w:rsidR="001D711A" w:rsidRPr="00391E8B">
        <w:rPr>
          <w:rFonts w:ascii="Roboto" w:hAnsi="Roboto"/>
          <w:sz w:val="22"/>
          <w:szCs w:val="22"/>
          <w:lang w:val="en-US"/>
        </w:rPr>
        <w:t>.</w:t>
      </w:r>
      <w:r w:rsidR="001D711A" w:rsidRPr="00391E8B">
        <w:rPr>
          <w:rFonts w:ascii="Roboto" w:hAnsi="Roboto"/>
          <w:b/>
          <w:bCs/>
          <w:i/>
          <w:iCs/>
          <w:sz w:val="22"/>
          <w:szCs w:val="22"/>
          <w:lang w:val="en-US"/>
        </w:rPr>
        <w:t xml:space="preserve"> </w:t>
      </w:r>
      <w:proofErr w:type="spellStart"/>
      <w:r w:rsidR="001D711A" w:rsidRPr="00391E8B">
        <w:rPr>
          <w:rFonts w:ascii="Roboto" w:hAnsi="Roboto"/>
          <w:sz w:val="22"/>
          <w:szCs w:val="22"/>
          <w:lang w:val="en-US"/>
        </w:rPr>
        <w:t>SHaRe</w:t>
      </w:r>
      <w:proofErr w:type="spellEnd"/>
      <w:r w:rsidR="001D711A" w:rsidRPr="00391E8B">
        <w:rPr>
          <w:rFonts w:ascii="Roboto" w:hAnsi="Roboto"/>
          <w:sz w:val="22"/>
          <w:szCs w:val="22"/>
          <w:lang w:val="en-US"/>
        </w:rPr>
        <w:t xml:space="preserve"> </w:t>
      </w:r>
      <w:r w:rsidRPr="00391E8B">
        <w:rPr>
          <w:rFonts w:ascii="Roboto" w:hAnsi="Roboto"/>
          <w:sz w:val="22"/>
          <w:szCs w:val="22"/>
          <w:lang w:val="en-US"/>
        </w:rPr>
        <w:t>is</w:t>
      </w:r>
      <w:r w:rsidR="001D711A" w:rsidRPr="00391E8B">
        <w:rPr>
          <w:rFonts w:ascii="Roboto" w:hAnsi="Roboto"/>
          <w:sz w:val="22"/>
          <w:szCs w:val="22"/>
          <w:lang w:val="en-US"/>
        </w:rPr>
        <w:t xml:space="preserve"> a longitudinal database of patients with HCM </w:t>
      </w:r>
      <w:r w:rsidR="005B164B" w:rsidRPr="00391E8B">
        <w:rPr>
          <w:rFonts w:ascii="Roboto" w:hAnsi="Roboto"/>
          <w:sz w:val="22"/>
          <w:szCs w:val="22"/>
          <w:lang w:val="en-US"/>
        </w:rPr>
        <w:t xml:space="preserve">who </w:t>
      </w:r>
      <w:r w:rsidR="00F51D8D" w:rsidRPr="00391E8B">
        <w:rPr>
          <w:rFonts w:ascii="Roboto" w:hAnsi="Roboto"/>
          <w:sz w:val="22"/>
          <w:szCs w:val="22"/>
          <w:lang w:val="en-US"/>
        </w:rPr>
        <w:t>receive care</w:t>
      </w:r>
      <w:r w:rsidR="005B164B" w:rsidRPr="00391E8B">
        <w:rPr>
          <w:rFonts w:ascii="Roboto" w:hAnsi="Roboto"/>
          <w:sz w:val="22"/>
          <w:szCs w:val="22"/>
          <w:lang w:val="en-US"/>
        </w:rPr>
        <w:t xml:space="preserve"> </w:t>
      </w:r>
      <w:r w:rsidR="001D711A" w:rsidRPr="00391E8B">
        <w:rPr>
          <w:rFonts w:ascii="Roboto" w:hAnsi="Roboto"/>
          <w:sz w:val="22"/>
          <w:szCs w:val="22"/>
          <w:lang w:val="en-US"/>
        </w:rPr>
        <w:t xml:space="preserve">at </w:t>
      </w:r>
      <w:r w:rsidR="00F00275" w:rsidRPr="00391E8B">
        <w:rPr>
          <w:rFonts w:ascii="Roboto" w:hAnsi="Roboto"/>
          <w:sz w:val="22"/>
          <w:szCs w:val="22"/>
          <w:lang w:val="en-US"/>
        </w:rPr>
        <w:t>1</w:t>
      </w:r>
      <w:r w:rsidR="005A18B9">
        <w:rPr>
          <w:rFonts w:ascii="Roboto" w:hAnsi="Roboto"/>
          <w:sz w:val="22"/>
          <w:szCs w:val="22"/>
          <w:lang w:val="en-US"/>
        </w:rPr>
        <w:t>2</w:t>
      </w:r>
      <w:r w:rsidR="001D711A" w:rsidRPr="00391E8B">
        <w:rPr>
          <w:rFonts w:ascii="Roboto" w:hAnsi="Roboto"/>
          <w:sz w:val="22"/>
          <w:szCs w:val="22"/>
          <w:lang w:val="en-US"/>
        </w:rPr>
        <w:t xml:space="preserve"> international</w:t>
      </w:r>
      <w:r w:rsidR="00241DE5">
        <w:rPr>
          <w:rFonts w:ascii="Roboto" w:hAnsi="Roboto"/>
          <w:sz w:val="22"/>
          <w:szCs w:val="22"/>
          <w:lang w:val="en-US"/>
        </w:rPr>
        <w:t xml:space="preserve"> </w:t>
      </w:r>
      <w:r w:rsidR="001D711A" w:rsidRPr="00391E8B">
        <w:rPr>
          <w:rFonts w:ascii="Roboto" w:hAnsi="Roboto"/>
          <w:sz w:val="22"/>
          <w:szCs w:val="22"/>
          <w:lang w:val="en-US"/>
        </w:rPr>
        <w:t xml:space="preserve">expert HCM centers. </w:t>
      </w:r>
    </w:p>
    <w:p w14:paraId="772FE762" w14:textId="02F6853A" w:rsidR="005B164B" w:rsidRPr="00391E8B" w:rsidRDefault="00C11D6C" w:rsidP="00C11D6C">
      <w:pPr>
        <w:spacing w:line="480" w:lineRule="auto"/>
        <w:rPr>
          <w:rFonts w:ascii="Roboto" w:hAnsi="Roboto"/>
          <w:sz w:val="22"/>
          <w:szCs w:val="22"/>
          <w:lang w:val="en-US"/>
        </w:rPr>
      </w:pPr>
      <w:r w:rsidRPr="00391E8B">
        <w:rPr>
          <w:rFonts w:ascii="Roboto" w:hAnsi="Roboto"/>
          <w:sz w:val="22"/>
          <w:szCs w:val="22"/>
          <w:lang w:val="en-US"/>
        </w:rPr>
        <w:t>Collected</w:t>
      </w:r>
      <w:r w:rsidR="001D711A" w:rsidRPr="00391E8B">
        <w:rPr>
          <w:rFonts w:ascii="Roboto" w:hAnsi="Roboto"/>
          <w:sz w:val="22"/>
          <w:szCs w:val="22"/>
          <w:lang w:val="en-US"/>
        </w:rPr>
        <w:t xml:space="preserve"> data include </w:t>
      </w:r>
      <w:r w:rsidR="00DE0329" w:rsidRPr="00391E8B">
        <w:rPr>
          <w:rFonts w:ascii="Roboto" w:hAnsi="Roboto"/>
          <w:sz w:val="22"/>
          <w:szCs w:val="22"/>
          <w:lang w:val="en-US"/>
        </w:rPr>
        <w:t>cardiovascular</w:t>
      </w:r>
      <w:r w:rsidR="001D711A" w:rsidRPr="00391E8B">
        <w:rPr>
          <w:rFonts w:ascii="Roboto" w:hAnsi="Roboto"/>
          <w:sz w:val="22"/>
          <w:szCs w:val="22"/>
          <w:lang w:val="en-US"/>
        </w:rPr>
        <w:t xml:space="preserve"> events prior to </w:t>
      </w:r>
      <w:r w:rsidR="00A62DC8">
        <w:rPr>
          <w:rFonts w:ascii="Roboto" w:hAnsi="Roboto"/>
          <w:sz w:val="22"/>
          <w:szCs w:val="22"/>
          <w:lang w:val="en-US"/>
        </w:rPr>
        <w:t>first</w:t>
      </w:r>
      <w:r w:rsidR="00A62DC8" w:rsidRPr="00391E8B">
        <w:rPr>
          <w:rFonts w:ascii="Roboto" w:hAnsi="Roboto"/>
          <w:sz w:val="22"/>
          <w:szCs w:val="22"/>
          <w:lang w:val="en-US"/>
        </w:rPr>
        <w:t xml:space="preserve"> </w:t>
      </w:r>
      <w:r w:rsidR="00E835E2" w:rsidRPr="00391E8B">
        <w:rPr>
          <w:rFonts w:ascii="Roboto" w:hAnsi="Roboto"/>
          <w:sz w:val="22"/>
          <w:szCs w:val="22"/>
          <w:lang w:val="en-US"/>
        </w:rPr>
        <w:t xml:space="preserve">visit at a </w:t>
      </w:r>
      <w:proofErr w:type="spellStart"/>
      <w:r w:rsidR="001D711A" w:rsidRPr="00391E8B">
        <w:rPr>
          <w:rFonts w:ascii="Roboto" w:hAnsi="Roboto"/>
          <w:sz w:val="22"/>
          <w:szCs w:val="22"/>
          <w:lang w:val="en-US"/>
        </w:rPr>
        <w:t>SHaRe</w:t>
      </w:r>
      <w:proofErr w:type="spellEnd"/>
      <w:r w:rsidR="001D711A" w:rsidRPr="00391E8B">
        <w:rPr>
          <w:rFonts w:ascii="Roboto" w:hAnsi="Roboto"/>
          <w:sz w:val="22"/>
          <w:szCs w:val="22"/>
          <w:lang w:val="en-US"/>
        </w:rPr>
        <w:t xml:space="preserve"> </w:t>
      </w:r>
      <w:r w:rsidR="00E835E2" w:rsidRPr="00391E8B">
        <w:rPr>
          <w:rFonts w:ascii="Roboto" w:hAnsi="Roboto"/>
          <w:sz w:val="22"/>
          <w:szCs w:val="22"/>
          <w:lang w:val="en-US"/>
        </w:rPr>
        <w:t>site</w:t>
      </w:r>
      <w:r w:rsidR="001D711A" w:rsidRPr="00391E8B">
        <w:rPr>
          <w:rFonts w:ascii="Roboto" w:hAnsi="Roboto"/>
          <w:sz w:val="22"/>
          <w:szCs w:val="22"/>
          <w:lang w:val="en-US"/>
        </w:rPr>
        <w:t xml:space="preserve">, </w:t>
      </w:r>
      <w:r w:rsidRPr="00391E8B">
        <w:rPr>
          <w:rFonts w:ascii="Roboto" w:hAnsi="Roboto"/>
          <w:sz w:val="22"/>
          <w:szCs w:val="22"/>
          <w:lang w:val="en-US"/>
        </w:rPr>
        <w:t xml:space="preserve">demographics, clinical characteristics, </w:t>
      </w:r>
      <w:r w:rsidR="00400129" w:rsidRPr="00391E8B">
        <w:rPr>
          <w:rFonts w:ascii="Roboto" w:hAnsi="Roboto"/>
          <w:sz w:val="22"/>
          <w:szCs w:val="22"/>
          <w:lang w:val="en-US"/>
        </w:rPr>
        <w:t>cardiac imaging results</w:t>
      </w:r>
      <w:r w:rsidRPr="00391E8B">
        <w:rPr>
          <w:rFonts w:ascii="Roboto" w:hAnsi="Roboto"/>
          <w:sz w:val="22"/>
          <w:szCs w:val="22"/>
          <w:lang w:val="en-US"/>
        </w:rPr>
        <w:t xml:space="preserve">, genetic testing results, cardiovascular comorbidities, and </w:t>
      </w:r>
      <w:r w:rsidR="001D711A" w:rsidRPr="00391E8B">
        <w:rPr>
          <w:rFonts w:ascii="Roboto" w:hAnsi="Roboto"/>
          <w:sz w:val="22"/>
          <w:szCs w:val="22"/>
          <w:lang w:val="en-US"/>
        </w:rPr>
        <w:t xml:space="preserve">longitudinal, prospective </w:t>
      </w:r>
      <w:r w:rsidR="00400129" w:rsidRPr="00391E8B">
        <w:rPr>
          <w:rFonts w:ascii="Roboto" w:hAnsi="Roboto"/>
          <w:sz w:val="22"/>
          <w:szCs w:val="22"/>
          <w:lang w:val="en-US"/>
        </w:rPr>
        <w:t xml:space="preserve">capture </w:t>
      </w:r>
      <w:r w:rsidR="001D711A" w:rsidRPr="00391E8B">
        <w:rPr>
          <w:rFonts w:ascii="Roboto" w:hAnsi="Roboto"/>
          <w:sz w:val="22"/>
          <w:szCs w:val="22"/>
          <w:lang w:val="en-US"/>
        </w:rPr>
        <w:t xml:space="preserve">of </w:t>
      </w:r>
      <w:r w:rsidR="00F51D8D" w:rsidRPr="00391E8B">
        <w:rPr>
          <w:rFonts w:ascii="Roboto" w:hAnsi="Roboto"/>
          <w:sz w:val="22"/>
          <w:szCs w:val="22"/>
          <w:lang w:val="en-US"/>
        </w:rPr>
        <w:t xml:space="preserve">clinical features and </w:t>
      </w:r>
      <w:r w:rsidR="001D711A" w:rsidRPr="00391E8B">
        <w:rPr>
          <w:rFonts w:ascii="Roboto" w:hAnsi="Roboto"/>
          <w:sz w:val="22"/>
          <w:szCs w:val="22"/>
          <w:lang w:val="en-US"/>
        </w:rPr>
        <w:t>outcomes as previously described.</w:t>
      </w:r>
      <w:r w:rsidR="00E20A44" w:rsidRPr="00DB6D77">
        <w:rPr>
          <w:rFonts w:ascii="Roboto" w:hAnsi="Roboto"/>
          <w:sz w:val="22"/>
          <w:szCs w:val="22"/>
        </w:rPr>
        <w:fldChar w:fldCharType="begin"/>
      </w:r>
      <w:r w:rsidR="0083228C" w:rsidRPr="00391E8B">
        <w:rPr>
          <w:rFonts w:ascii="Roboto" w:hAnsi="Roboto"/>
          <w:sz w:val="22"/>
          <w:szCs w:val="22"/>
          <w:lang w:val="en-US"/>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391E8B">
        <w:rPr>
          <w:rFonts w:ascii="Roboto" w:hAnsi="Roboto"/>
          <w:sz w:val="22"/>
          <w:vertAlign w:val="superscript"/>
          <w:lang w:val="en-US"/>
        </w:rPr>
        <w:t>3</w:t>
      </w:r>
      <w:r w:rsidR="00E20A44" w:rsidRPr="00DB6D77">
        <w:rPr>
          <w:rFonts w:ascii="Roboto" w:hAnsi="Roboto"/>
          <w:sz w:val="22"/>
          <w:szCs w:val="22"/>
        </w:rPr>
        <w:fldChar w:fldCharType="end"/>
      </w:r>
      <w:r w:rsidR="001D711A" w:rsidRPr="00391E8B">
        <w:rPr>
          <w:rFonts w:ascii="Roboto" w:hAnsi="Roboto"/>
          <w:sz w:val="22"/>
          <w:szCs w:val="22"/>
          <w:lang w:val="en-US"/>
        </w:rPr>
        <w:t xml:space="preserve"> Institutional review board and ethics approval was obtained in accordance with local policies at </w:t>
      </w:r>
      <w:r w:rsidR="00DE0329" w:rsidRPr="00391E8B">
        <w:rPr>
          <w:rFonts w:ascii="Roboto" w:hAnsi="Roboto"/>
          <w:sz w:val="22"/>
          <w:szCs w:val="22"/>
          <w:lang w:val="en-US"/>
        </w:rPr>
        <w:t>each</w:t>
      </w:r>
      <w:r w:rsidR="001D711A" w:rsidRPr="00391E8B">
        <w:rPr>
          <w:rFonts w:ascii="Roboto" w:hAnsi="Roboto"/>
          <w:sz w:val="22"/>
          <w:szCs w:val="22"/>
          <w:lang w:val="en-US"/>
        </w:rPr>
        <w:t xml:space="preserve"> </w:t>
      </w:r>
      <w:proofErr w:type="spellStart"/>
      <w:r w:rsidR="001D711A" w:rsidRPr="00391E8B">
        <w:rPr>
          <w:rFonts w:ascii="Roboto" w:hAnsi="Roboto"/>
          <w:sz w:val="22"/>
          <w:szCs w:val="22"/>
          <w:lang w:val="en-US"/>
        </w:rPr>
        <w:t>SHaRe</w:t>
      </w:r>
      <w:proofErr w:type="spellEnd"/>
      <w:r w:rsidR="001D711A" w:rsidRPr="00391E8B">
        <w:rPr>
          <w:rFonts w:ascii="Roboto" w:hAnsi="Roboto"/>
          <w:sz w:val="22"/>
          <w:szCs w:val="22"/>
          <w:lang w:val="en-US"/>
        </w:rPr>
        <w:t xml:space="preserve"> site. </w:t>
      </w:r>
    </w:p>
    <w:p w14:paraId="003A3ADF" w14:textId="77777777" w:rsidR="006231BB" w:rsidRDefault="006231BB" w:rsidP="001D711A">
      <w:pPr>
        <w:spacing w:line="480" w:lineRule="auto"/>
        <w:rPr>
          <w:rFonts w:ascii="Roboto" w:hAnsi="Roboto"/>
          <w:b/>
          <w:bCs/>
          <w:i/>
          <w:iCs/>
          <w:sz w:val="22"/>
          <w:szCs w:val="22"/>
          <w:lang w:val="en-US"/>
        </w:rPr>
      </w:pPr>
    </w:p>
    <w:p w14:paraId="03CCA419" w14:textId="6B5A3F45" w:rsidR="00E20A44" w:rsidRPr="00391E8B" w:rsidRDefault="001D711A" w:rsidP="001D711A">
      <w:pPr>
        <w:spacing w:line="480" w:lineRule="auto"/>
        <w:rPr>
          <w:rFonts w:ascii="Roboto" w:hAnsi="Roboto"/>
          <w:sz w:val="22"/>
          <w:szCs w:val="22"/>
          <w:lang w:val="en-US"/>
        </w:rPr>
      </w:pPr>
      <w:r w:rsidRPr="00391E8B">
        <w:rPr>
          <w:rFonts w:ascii="Roboto" w:hAnsi="Roboto"/>
          <w:b/>
          <w:bCs/>
          <w:i/>
          <w:iCs/>
          <w:sz w:val="22"/>
          <w:szCs w:val="22"/>
          <w:lang w:val="en-US"/>
        </w:rPr>
        <w:t>Population:</w:t>
      </w:r>
      <w:r w:rsidRPr="00391E8B">
        <w:rPr>
          <w:rFonts w:ascii="Roboto" w:hAnsi="Roboto"/>
          <w:sz w:val="22"/>
          <w:szCs w:val="22"/>
          <w:lang w:val="en-US"/>
        </w:rPr>
        <w:t xml:space="preserve"> </w:t>
      </w:r>
    </w:p>
    <w:p w14:paraId="5CC0128B" w14:textId="4539C73C" w:rsidR="001D711A" w:rsidRPr="00391E8B" w:rsidRDefault="00B26E80" w:rsidP="00B26E80">
      <w:pPr>
        <w:spacing w:line="480" w:lineRule="auto"/>
        <w:rPr>
          <w:rFonts w:ascii="Roboto" w:hAnsi="Roboto"/>
          <w:sz w:val="22"/>
          <w:szCs w:val="22"/>
          <w:lang w:val="en-US"/>
        </w:rPr>
      </w:pPr>
      <w:r w:rsidRPr="00391E8B">
        <w:rPr>
          <w:rFonts w:ascii="Roboto" w:hAnsi="Roboto"/>
          <w:sz w:val="22"/>
          <w:szCs w:val="22"/>
          <w:lang w:val="en-US"/>
        </w:rPr>
        <w:t>T</w:t>
      </w:r>
      <w:r w:rsidR="00E20A44" w:rsidRPr="00391E8B">
        <w:rPr>
          <w:rFonts w:ascii="Roboto" w:hAnsi="Roboto"/>
          <w:sz w:val="22"/>
          <w:szCs w:val="22"/>
          <w:lang w:val="en-US"/>
        </w:rPr>
        <w:t xml:space="preserve">his study included </w:t>
      </w:r>
      <w:proofErr w:type="spellStart"/>
      <w:r w:rsidR="00400129" w:rsidRPr="00391E8B">
        <w:rPr>
          <w:rFonts w:ascii="Roboto" w:hAnsi="Roboto"/>
          <w:sz w:val="22"/>
          <w:szCs w:val="22"/>
          <w:lang w:val="en-US"/>
        </w:rPr>
        <w:t>SHaRe</w:t>
      </w:r>
      <w:proofErr w:type="spellEnd"/>
      <w:r w:rsidR="00400129" w:rsidRPr="00391E8B">
        <w:rPr>
          <w:rFonts w:ascii="Roboto" w:hAnsi="Roboto"/>
          <w:sz w:val="22"/>
          <w:szCs w:val="22"/>
          <w:lang w:val="en-US"/>
        </w:rPr>
        <w:t xml:space="preserve"> </w:t>
      </w:r>
      <w:r w:rsidR="00E20A44" w:rsidRPr="00391E8B">
        <w:rPr>
          <w:rFonts w:ascii="Roboto" w:hAnsi="Roboto"/>
          <w:sz w:val="22"/>
          <w:szCs w:val="22"/>
          <w:lang w:val="en-US"/>
        </w:rPr>
        <w:t xml:space="preserve">patients </w:t>
      </w:r>
      <w:r w:rsidR="005B164B" w:rsidRPr="00391E8B">
        <w:rPr>
          <w:rFonts w:ascii="Roboto" w:hAnsi="Roboto"/>
          <w:sz w:val="22"/>
          <w:szCs w:val="22"/>
          <w:lang w:val="en-US"/>
        </w:rPr>
        <w:t>who had undergone genetic testing for sarcomere gene variants. Patients were stratified into two groups based on the presence</w:t>
      </w:r>
      <w:r w:rsidR="00400129" w:rsidRPr="00391E8B">
        <w:rPr>
          <w:rFonts w:ascii="Roboto" w:hAnsi="Roboto"/>
          <w:sz w:val="22"/>
          <w:szCs w:val="22"/>
          <w:lang w:val="en-US"/>
        </w:rPr>
        <w:t xml:space="preserve"> (</w:t>
      </w:r>
      <w:proofErr w:type="spellStart"/>
      <w:r w:rsidR="00400129" w:rsidRPr="00391E8B">
        <w:rPr>
          <w:rFonts w:ascii="Roboto" w:hAnsi="Roboto"/>
          <w:sz w:val="22"/>
          <w:szCs w:val="22"/>
          <w:lang w:val="en-US"/>
        </w:rPr>
        <w:t>sarcomeric</w:t>
      </w:r>
      <w:proofErr w:type="spellEnd"/>
      <w:r w:rsidR="00400129" w:rsidRPr="00391E8B">
        <w:rPr>
          <w:rFonts w:ascii="Roboto" w:hAnsi="Roboto"/>
          <w:sz w:val="22"/>
          <w:szCs w:val="22"/>
          <w:lang w:val="en-US"/>
        </w:rPr>
        <w:t xml:space="preserve"> HCM)</w:t>
      </w:r>
      <w:r w:rsidR="005B164B" w:rsidRPr="00391E8B">
        <w:rPr>
          <w:rFonts w:ascii="Roboto" w:hAnsi="Roboto"/>
          <w:sz w:val="22"/>
          <w:szCs w:val="22"/>
          <w:lang w:val="en-US"/>
        </w:rPr>
        <w:t xml:space="preserve"> or absence </w:t>
      </w:r>
      <w:r w:rsidR="00400129" w:rsidRPr="00391E8B">
        <w:rPr>
          <w:rFonts w:ascii="Roboto" w:hAnsi="Roboto"/>
          <w:sz w:val="22"/>
          <w:szCs w:val="22"/>
          <w:lang w:val="en-US"/>
        </w:rPr>
        <w:t>(non-</w:t>
      </w:r>
      <w:proofErr w:type="spellStart"/>
      <w:r w:rsidR="00400129" w:rsidRPr="00391E8B">
        <w:rPr>
          <w:rFonts w:ascii="Roboto" w:hAnsi="Roboto"/>
          <w:sz w:val="22"/>
          <w:szCs w:val="22"/>
          <w:lang w:val="en-US"/>
        </w:rPr>
        <w:t>sarcomeric</w:t>
      </w:r>
      <w:proofErr w:type="spellEnd"/>
      <w:r w:rsidR="00400129" w:rsidRPr="00391E8B">
        <w:rPr>
          <w:rFonts w:ascii="Roboto" w:hAnsi="Roboto"/>
          <w:sz w:val="22"/>
          <w:szCs w:val="22"/>
          <w:lang w:val="en-US"/>
        </w:rPr>
        <w:t xml:space="preserve"> HCM) </w:t>
      </w:r>
      <w:r w:rsidR="005B164B" w:rsidRPr="00391E8B">
        <w:rPr>
          <w:rFonts w:ascii="Roboto" w:hAnsi="Roboto"/>
          <w:sz w:val="22"/>
          <w:szCs w:val="22"/>
          <w:lang w:val="en-US"/>
        </w:rPr>
        <w:t xml:space="preserve">of </w:t>
      </w:r>
      <w:r w:rsidR="001D711A" w:rsidRPr="00391E8B">
        <w:rPr>
          <w:rFonts w:ascii="Roboto" w:hAnsi="Roboto"/>
          <w:sz w:val="22"/>
          <w:szCs w:val="22"/>
          <w:lang w:val="en-US"/>
        </w:rPr>
        <w:t>pathogenic or likely pathogenic (P/LP) variant</w:t>
      </w:r>
      <w:r w:rsidRPr="00391E8B">
        <w:rPr>
          <w:rFonts w:ascii="Roboto" w:hAnsi="Roboto"/>
          <w:sz w:val="22"/>
          <w:szCs w:val="22"/>
          <w:lang w:val="en-US"/>
        </w:rPr>
        <w:t xml:space="preserve">s in 8 </w:t>
      </w:r>
      <w:r w:rsidR="00881562" w:rsidRPr="00391E8B">
        <w:rPr>
          <w:rFonts w:ascii="Roboto" w:hAnsi="Roboto"/>
          <w:sz w:val="22"/>
          <w:szCs w:val="22"/>
          <w:lang w:val="en-US"/>
        </w:rPr>
        <w:t xml:space="preserve">core </w:t>
      </w:r>
      <w:r w:rsidRPr="00391E8B">
        <w:rPr>
          <w:rFonts w:ascii="Roboto" w:hAnsi="Roboto"/>
          <w:sz w:val="22"/>
          <w:szCs w:val="22"/>
          <w:lang w:val="en-US"/>
        </w:rPr>
        <w:t xml:space="preserve">sarcomere genes </w:t>
      </w:r>
      <w:r w:rsidR="001D711A" w:rsidRPr="00391E8B">
        <w:rPr>
          <w:rFonts w:ascii="Roboto" w:hAnsi="Roboto"/>
          <w:sz w:val="22"/>
          <w:szCs w:val="22"/>
          <w:lang w:val="en-US"/>
        </w:rPr>
        <w:t>(</w:t>
      </w:r>
      <w:r w:rsidR="001D711A" w:rsidRPr="00391E8B">
        <w:rPr>
          <w:rFonts w:ascii="Roboto" w:hAnsi="Roboto"/>
          <w:i/>
          <w:iCs/>
          <w:sz w:val="22"/>
          <w:szCs w:val="22"/>
          <w:lang w:val="en-US"/>
        </w:rPr>
        <w:t>MYBPC3, MYH7, TNNT2, TNNI3, TPM1, MYL2, MYL3</w:t>
      </w:r>
      <w:r w:rsidR="001D711A" w:rsidRPr="00391E8B">
        <w:rPr>
          <w:rFonts w:ascii="Roboto" w:hAnsi="Roboto"/>
          <w:sz w:val="22"/>
          <w:szCs w:val="22"/>
          <w:lang w:val="en-US"/>
        </w:rPr>
        <w:t xml:space="preserve">, and </w:t>
      </w:r>
      <w:r w:rsidR="001D711A" w:rsidRPr="00391E8B">
        <w:rPr>
          <w:rFonts w:ascii="Roboto" w:hAnsi="Roboto"/>
          <w:i/>
          <w:iCs/>
          <w:sz w:val="22"/>
          <w:szCs w:val="22"/>
          <w:lang w:val="en-US"/>
        </w:rPr>
        <w:t>ACTC</w:t>
      </w:r>
      <w:r w:rsidR="001D711A" w:rsidRPr="00391E8B">
        <w:rPr>
          <w:rFonts w:ascii="Roboto" w:hAnsi="Roboto"/>
          <w:sz w:val="22"/>
          <w:szCs w:val="22"/>
          <w:lang w:val="en-US"/>
        </w:rPr>
        <w:t>)</w:t>
      </w:r>
      <w:r w:rsidR="00071ECC" w:rsidRPr="00391E8B">
        <w:rPr>
          <w:rFonts w:ascii="Roboto" w:hAnsi="Roboto"/>
          <w:sz w:val="22"/>
          <w:szCs w:val="22"/>
          <w:lang w:val="en-US"/>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391E8B">
        <w:rPr>
          <w:rFonts w:ascii="Roboto" w:hAnsi="Roboto"/>
          <w:sz w:val="22"/>
          <w:szCs w:val="22"/>
          <w:lang w:val="en-US"/>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391E8B">
        <w:rPr>
          <w:rFonts w:ascii="Roboto" w:hAnsi="Roboto"/>
          <w:sz w:val="22"/>
          <w:szCs w:val="22"/>
          <w:lang w:val="en-US"/>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391E8B">
        <w:rPr>
          <w:rFonts w:ascii="Roboto" w:hAnsi="Roboto"/>
          <w:noProof/>
          <w:sz w:val="22"/>
          <w:szCs w:val="22"/>
          <w:vertAlign w:val="superscript"/>
          <w:lang w:val="en-US"/>
        </w:rPr>
        <w:t>12</w:t>
      </w:r>
      <w:r w:rsidR="001D711A" w:rsidRPr="00DB6D77">
        <w:rPr>
          <w:rFonts w:ascii="Roboto" w:hAnsi="Roboto"/>
          <w:sz w:val="22"/>
          <w:szCs w:val="22"/>
        </w:rPr>
        <w:fldChar w:fldCharType="end"/>
      </w:r>
      <w:r w:rsidRPr="00391E8B">
        <w:rPr>
          <w:rFonts w:ascii="Roboto" w:hAnsi="Roboto"/>
          <w:sz w:val="22"/>
          <w:szCs w:val="22"/>
          <w:lang w:val="en-US"/>
        </w:rPr>
        <w:t xml:space="preserve"> Patients </w:t>
      </w:r>
      <w:r w:rsidR="002845FC">
        <w:rPr>
          <w:rFonts w:ascii="Roboto" w:hAnsi="Roboto"/>
          <w:sz w:val="22"/>
          <w:szCs w:val="22"/>
          <w:lang w:val="en-US"/>
        </w:rPr>
        <w:t>with phenocopies of HCM</w:t>
      </w:r>
      <w:ins w:id="93" w:author="Christoffer Vissing" w:date="2024-03-18T14:31:00Z">
        <w:r w:rsidR="00AF7DF8">
          <w:rPr>
            <w:rFonts w:ascii="Roboto" w:hAnsi="Roboto"/>
            <w:sz w:val="22"/>
            <w:szCs w:val="22"/>
            <w:lang w:val="en-US"/>
          </w:rPr>
          <w:t xml:space="preserve"> (e.g., storage disorders)</w:t>
        </w:r>
      </w:ins>
      <w:r w:rsidR="002845FC">
        <w:rPr>
          <w:rFonts w:ascii="Roboto" w:hAnsi="Roboto"/>
          <w:sz w:val="22"/>
          <w:szCs w:val="22"/>
          <w:lang w:val="en-US"/>
        </w:rPr>
        <w:t xml:space="preserve"> or </w:t>
      </w:r>
      <w:r w:rsidRPr="00391E8B">
        <w:rPr>
          <w:rFonts w:ascii="Roboto" w:hAnsi="Roboto"/>
          <w:sz w:val="22"/>
          <w:szCs w:val="22"/>
          <w:lang w:val="en-US"/>
        </w:rPr>
        <w:t>carr</w:t>
      </w:r>
      <w:r w:rsidR="00C11D6C" w:rsidRPr="00391E8B">
        <w:rPr>
          <w:rFonts w:ascii="Roboto" w:hAnsi="Roboto"/>
          <w:sz w:val="22"/>
          <w:szCs w:val="22"/>
          <w:lang w:val="en-US"/>
        </w:rPr>
        <w:t>ying</w:t>
      </w:r>
      <w:r w:rsidRPr="00391E8B">
        <w:rPr>
          <w:rFonts w:ascii="Roboto" w:hAnsi="Roboto"/>
          <w:sz w:val="22"/>
          <w:szCs w:val="22"/>
          <w:lang w:val="en-US"/>
        </w:rPr>
        <w:t xml:space="preserve"> variant</w:t>
      </w:r>
      <w:r w:rsidR="00C11D6C" w:rsidRPr="00391E8B">
        <w:rPr>
          <w:rFonts w:ascii="Roboto" w:hAnsi="Roboto"/>
          <w:sz w:val="22"/>
          <w:szCs w:val="22"/>
          <w:lang w:val="en-US"/>
        </w:rPr>
        <w:t>s</w:t>
      </w:r>
      <w:r w:rsidRPr="00391E8B">
        <w:rPr>
          <w:rFonts w:ascii="Roboto" w:hAnsi="Roboto"/>
          <w:sz w:val="22"/>
          <w:szCs w:val="22"/>
          <w:lang w:val="en-US"/>
        </w:rPr>
        <w:t xml:space="preserve"> of uncertain significance </w:t>
      </w:r>
      <w:r w:rsidR="00C11D6C" w:rsidRPr="00391E8B">
        <w:rPr>
          <w:rFonts w:ascii="Roboto" w:hAnsi="Roboto"/>
          <w:sz w:val="22"/>
          <w:szCs w:val="22"/>
          <w:lang w:val="en-US"/>
        </w:rPr>
        <w:t xml:space="preserve">(or with no genetic testing) </w:t>
      </w:r>
      <w:r w:rsidRPr="00391E8B">
        <w:rPr>
          <w:rFonts w:ascii="Roboto" w:hAnsi="Roboto"/>
          <w:sz w:val="22"/>
          <w:szCs w:val="22"/>
          <w:lang w:val="en-US"/>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A76EE4">
        <w:rPr>
          <w:rFonts w:ascii="Roboto" w:hAnsi="Roboto"/>
          <w:sz w:val="22"/>
          <w:szCs w:val="22"/>
          <w:lang w:val="en-US"/>
        </w:rPr>
        <w:instrText xml:space="preserve"> ADDIN ZOTERO_ITEM CSL_CITATION {"citationID":"lccVMS4F","properties":{"formattedCitation":"\\super 7,8\\nosupersub{}","plainCitation":"7,8","noteIndex":0},"citationItems":[{"id":763,"uris":["http://zotero.org/users/2403727/items/NYHGCEG5"],"itemData":{"id":763,"type":"article-journal","abstract":"Disclaimer: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A76EE4" w:rsidRPr="00A76EE4">
        <w:rPr>
          <w:rFonts w:ascii="Roboto" w:hAnsi="Roboto"/>
          <w:sz w:val="22"/>
          <w:vertAlign w:val="superscript"/>
          <w:lang w:val="en-US"/>
          <w:rPrChange w:id="94" w:author="Christoffer Vissing" w:date="2024-08-12T11:54:00Z" w16du:dateUtc="2024-08-12T09:54:00Z">
            <w:rPr>
              <w:rFonts w:ascii="Roboto" w:hAnsi="Roboto"/>
              <w:sz w:val="22"/>
              <w:vertAlign w:val="superscript"/>
            </w:rPr>
          </w:rPrChange>
        </w:rPr>
        <w:t>7,8</w:t>
      </w:r>
      <w:r w:rsidRPr="00DB6D77">
        <w:rPr>
          <w:rFonts w:ascii="Roboto" w:hAnsi="Roboto"/>
          <w:sz w:val="22"/>
          <w:szCs w:val="22"/>
        </w:rPr>
        <w:fldChar w:fldCharType="end"/>
      </w:r>
      <w:r w:rsidRPr="00391E8B">
        <w:rPr>
          <w:rFonts w:ascii="Roboto" w:hAnsi="Roboto"/>
          <w:sz w:val="22"/>
          <w:szCs w:val="22"/>
          <w:lang w:val="en-US"/>
        </w:rPr>
        <w:t xml:space="preserve"> </w:t>
      </w:r>
    </w:p>
    <w:p w14:paraId="41A2C8B8" w14:textId="77777777" w:rsidR="006231BB" w:rsidRDefault="006231BB" w:rsidP="005B164B">
      <w:pPr>
        <w:spacing w:line="480" w:lineRule="auto"/>
        <w:rPr>
          <w:rFonts w:ascii="Roboto" w:hAnsi="Roboto"/>
          <w:b/>
          <w:bCs/>
          <w:i/>
          <w:iCs/>
          <w:sz w:val="22"/>
          <w:szCs w:val="22"/>
          <w:lang w:val="en-US"/>
        </w:rPr>
      </w:pPr>
    </w:p>
    <w:p w14:paraId="4F9458EE" w14:textId="3516AACA" w:rsidR="005B164B" w:rsidRPr="00391E8B" w:rsidRDefault="001D711A" w:rsidP="005B164B">
      <w:pPr>
        <w:spacing w:line="480" w:lineRule="auto"/>
        <w:rPr>
          <w:rFonts w:ascii="Roboto" w:hAnsi="Roboto"/>
          <w:b/>
          <w:bCs/>
          <w:sz w:val="22"/>
          <w:szCs w:val="22"/>
          <w:lang w:val="en-US"/>
        </w:rPr>
      </w:pPr>
      <w:r w:rsidRPr="00391E8B">
        <w:rPr>
          <w:rFonts w:ascii="Roboto" w:hAnsi="Roboto"/>
          <w:b/>
          <w:bCs/>
          <w:i/>
          <w:iCs/>
          <w:sz w:val="22"/>
          <w:szCs w:val="22"/>
          <w:lang w:val="en-US"/>
        </w:rPr>
        <w:t xml:space="preserve">Clinical </w:t>
      </w:r>
      <w:r w:rsidR="00C11D6C" w:rsidRPr="00391E8B">
        <w:rPr>
          <w:rFonts w:ascii="Roboto" w:hAnsi="Roboto"/>
          <w:b/>
          <w:bCs/>
          <w:i/>
          <w:iCs/>
          <w:sz w:val="22"/>
          <w:szCs w:val="22"/>
          <w:lang w:val="en-US"/>
        </w:rPr>
        <w:t>Features</w:t>
      </w:r>
      <w:r w:rsidRPr="00391E8B">
        <w:rPr>
          <w:rFonts w:ascii="Roboto" w:hAnsi="Roboto"/>
          <w:b/>
          <w:bCs/>
          <w:i/>
          <w:iCs/>
          <w:sz w:val="22"/>
          <w:szCs w:val="22"/>
          <w:lang w:val="en-US"/>
        </w:rPr>
        <w:t xml:space="preserve">: </w:t>
      </w:r>
    </w:p>
    <w:p w14:paraId="092474A9" w14:textId="476C28BA" w:rsidR="005B164B" w:rsidRPr="00391E8B" w:rsidRDefault="00C11D6C" w:rsidP="005B164B">
      <w:pPr>
        <w:spacing w:line="480" w:lineRule="auto"/>
        <w:rPr>
          <w:rFonts w:ascii="Roboto" w:hAnsi="Roboto"/>
          <w:sz w:val="22"/>
          <w:szCs w:val="22"/>
          <w:lang w:val="en-US"/>
        </w:rPr>
      </w:pPr>
      <w:r w:rsidRPr="00391E8B">
        <w:rPr>
          <w:rFonts w:ascii="Roboto" w:hAnsi="Roboto"/>
          <w:sz w:val="22"/>
          <w:szCs w:val="22"/>
          <w:lang w:val="en-US"/>
        </w:rPr>
        <w:t>Features</w:t>
      </w:r>
      <w:r w:rsidR="005B164B" w:rsidRPr="00391E8B">
        <w:rPr>
          <w:rFonts w:ascii="Roboto" w:hAnsi="Roboto"/>
          <w:sz w:val="22"/>
          <w:szCs w:val="22"/>
          <w:lang w:val="en-US"/>
        </w:rPr>
        <w:t xml:space="preserve"> of interest were selected based on their clinical relevance and potential impact on morbidity and mortality. </w:t>
      </w:r>
      <w:r w:rsidR="00E835E2" w:rsidRPr="00391E8B">
        <w:rPr>
          <w:rFonts w:ascii="Roboto" w:hAnsi="Roboto"/>
          <w:sz w:val="22"/>
          <w:szCs w:val="22"/>
          <w:lang w:val="en-US"/>
        </w:rPr>
        <w:t>They</w:t>
      </w:r>
      <w:r w:rsidR="005B164B" w:rsidRPr="00391E8B">
        <w:rPr>
          <w:rFonts w:ascii="Roboto" w:hAnsi="Roboto"/>
          <w:sz w:val="22"/>
          <w:szCs w:val="22"/>
          <w:lang w:val="en-US"/>
        </w:rPr>
        <w:t xml:space="preserve"> were categorized into the following groups:</w:t>
      </w:r>
    </w:p>
    <w:p w14:paraId="569C34D6" w14:textId="2A44F719"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w:t>
      </w:r>
      <w:r w:rsidR="00662775">
        <w:rPr>
          <w:rFonts w:ascii="Roboto" w:hAnsi="Roboto"/>
          <w:sz w:val="22"/>
          <w:szCs w:val="22"/>
        </w:rPr>
        <w:t>body</w:t>
      </w:r>
      <w:r w:rsidR="00397258">
        <w:rPr>
          <w:rFonts w:ascii="Roboto" w:hAnsi="Roboto"/>
          <w:sz w:val="22"/>
          <w:szCs w:val="22"/>
        </w:rPr>
        <w:t xml:space="preserve"> </w:t>
      </w:r>
      <w:r w:rsidR="00662775">
        <w:rPr>
          <w:rFonts w:ascii="Roboto" w:hAnsi="Roboto"/>
          <w:sz w:val="22"/>
          <w:szCs w:val="22"/>
        </w:rPr>
        <w:t>mass index</w:t>
      </w:r>
      <w:r w:rsidRPr="00C11D6C">
        <w:rPr>
          <w:rFonts w:ascii="Roboto" w:hAnsi="Roboto"/>
          <w:sz w:val="22"/>
          <w:szCs w:val="22"/>
        </w:rPr>
        <w:t xml:space="preserve"> &gt; 30).</w:t>
      </w:r>
    </w:p>
    <w:p w14:paraId="41A3CD7C" w14:textId="3ACADC46"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del w:id="95" w:author="Christoffer Vissing" w:date="2024-03-18T11:55:00Z">
        <w:r w:rsidDel="00290C27">
          <w:rPr>
            <w:rFonts w:ascii="Roboto" w:hAnsi="Roboto"/>
            <w:sz w:val="22"/>
            <w:szCs w:val="22"/>
          </w:rPr>
          <w:delText>l</w:delText>
        </w:r>
      </w:del>
      <w:ins w:id="96" w:author="Christoffer Vissing" w:date="2024-03-18T11:55:00Z">
        <w:r w:rsidR="00290C27">
          <w:rPr>
            <w:rFonts w:ascii="Roboto" w:hAnsi="Roboto"/>
            <w:sz w:val="22"/>
            <w:szCs w:val="22"/>
          </w:rPr>
          <w:t>L</w:t>
        </w:r>
      </w:ins>
      <w:r>
        <w:rPr>
          <w:rFonts w:ascii="Roboto" w:hAnsi="Roboto"/>
          <w:sz w:val="22"/>
          <w:szCs w:val="22"/>
        </w:rPr>
        <w:t>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2757A516"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881562">
        <w:rPr>
          <w:rFonts w:ascii="Roboto" w:hAnsi="Roboto"/>
          <w:sz w:val="22"/>
          <w:szCs w:val="22"/>
        </w:rPr>
        <w:t xml:space="preserve"> </w:t>
      </w:r>
      <w:r w:rsidR="00D50E7D" w:rsidRPr="00C11D6C">
        <w:rPr>
          <w:rFonts w:ascii="Roboto" w:hAnsi="Roboto"/>
          <w:sz w:val="22"/>
          <w:szCs w:val="22"/>
        </w:rPr>
        <w:t>implantation</w:t>
      </w:r>
      <w:r w:rsidRPr="00C11D6C">
        <w:rPr>
          <w:rFonts w:ascii="Roboto" w:hAnsi="Roboto"/>
          <w:sz w:val="22"/>
          <w:szCs w:val="22"/>
        </w:rPr>
        <w:t>.</w:t>
      </w:r>
    </w:p>
    <w:p w14:paraId="092AF4ED" w14:textId="7353EEFD"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r w:rsidR="004877E1">
        <w:rPr>
          <w:rFonts w:ascii="Roboto" w:hAnsi="Roboto"/>
          <w:sz w:val="22"/>
          <w:szCs w:val="22"/>
        </w:rPr>
        <w:t xml:space="preserve"> </w:t>
      </w:r>
      <w:r w:rsidR="004877E1" w:rsidRPr="00C11D6C">
        <w:rPr>
          <w:rFonts w:ascii="Roboto" w:hAnsi="Roboto"/>
          <w:sz w:val="22"/>
          <w:szCs w:val="22"/>
        </w:rPr>
        <w:t>atrial fibrillation</w:t>
      </w:r>
      <w:r w:rsidR="004877E1">
        <w:rPr>
          <w:rFonts w:ascii="Roboto" w:hAnsi="Roboto"/>
          <w:sz w:val="22"/>
          <w:szCs w:val="22"/>
        </w:rPr>
        <w:t>,</w:t>
      </w:r>
      <w:r w:rsidR="0001732F">
        <w:rPr>
          <w:rFonts w:ascii="Roboto" w:hAnsi="Roboto"/>
          <w:sz w:val="22"/>
          <w:szCs w:val="22"/>
        </w:rPr>
        <w:t xml:space="preserve"> non-sustained ventricular tachycardia, cardiac arrest,</w:t>
      </w:r>
      <w:r w:rsidR="004877E1">
        <w:rPr>
          <w:rFonts w:ascii="Roboto" w:hAnsi="Roboto"/>
          <w:sz w:val="22"/>
          <w:szCs w:val="22"/>
        </w:rPr>
        <w:t xml:space="preserve"> and a </w:t>
      </w:r>
      <w:r w:rsidR="005B164B" w:rsidRPr="00C11D6C">
        <w:rPr>
          <w:rFonts w:ascii="Roboto" w:hAnsi="Roboto"/>
          <w:sz w:val="22"/>
          <w:szCs w:val="22"/>
        </w:rPr>
        <w:t>composite ventricular arrhythmia</w:t>
      </w:r>
      <w:r w:rsidR="00C40896">
        <w:rPr>
          <w:rFonts w:ascii="Roboto" w:hAnsi="Roboto"/>
          <w:sz w:val="22"/>
          <w:szCs w:val="22"/>
        </w:rPr>
        <w:t xml:space="preserve"> </w:t>
      </w:r>
      <w:r w:rsidR="005B164B" w:rsidRPr="00C11D6C">
        <w:rPr>
          <w:rFonts w:ascii="Roboto" w:hAnsi="Roboto"/>
          <w:sz w:val="22"/>
          <w:szCs w:val="22"/>
        </w:rPr>
        <w:t>outcome</w:t>
      </w:r>
      <w:r w:rsidR="004877E1">
        <w:rPr>
          <w:rFonts w:ascii="Roboto" w:hAnsi="Roboto"/>
          <w:sz w:val="22"/>
          <w:szCs w:val="22"/>
        </w:rPr>
        <w:t xml:space="preserve"> which</w:t>
      </w:r>
      <w:r w:rsidR="005B164B" w:rsidRPr="00C11D6C">
        <w:rPr>
          <w:rFonts w:ascii="Roboto" w:hAnsi="Roboto"/>
          <w:sz w:val="22"/>
          <w:szCs w:val="22"/>
        </w:rPr>
        <w:t xml:space="preserve"> includ</w:t>
      </w:r>
      <w:r w:rsidR="004877E1">
        <w:rPr>
          <w:rFonts w:ascii="Roboto" w:hAnsi="Roboto"/>
          <w:sz w:val="22"/>
          <w:szCs w:val="22"/>
        </w:rPr>
        <w:t>ed</w:t>
      </w:r>
      <w:r w:rsidR="005B164B" w:rsidRPr="00C11D6C">
        <w:rPr>
          <w:rFonts w:ascii="Roboto" w:hAnsi="Roboto"/>
          <w:sz w:val="22"/>
          <w:szCs w:val="22"/>
        </w:rPr>
        <w:t xml:space="preserve">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005B164B" w:rsidRPr="00C11D6C">
        <w:rPr>
          <w:rFonts w:ascii="Roboto" w:hAnsi="Roboto"/>
          <w:sz w:val="22"/>
          <w:szCs w:val="22"/>
        </w:rPr>
        <w:t>.</w:t>
      </w:r>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0947A7C9"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ins w:id="97" w:author="Christoffer Vissing" w:date="2024-03-18T14:36:00Z">
        <w:r w:rsidR="00AF7DF8">
          <w:rPr>
            <w:rFonts w:ascii="Roboto" w:hAnsi="Roboto"/>
            <w:sz w:val="22"/>
            <w:szCs w:val="22"/>
          </w:rPr>
          <w:t xml:space="preserve">defined as death due to </w:t>
        </w:r>
      </w:ins>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ins w:id="98" w:author="Christoffer Vissing" w:date="2024-03-18T14:32:00Z">
        <w:r w:rsidR="00AF7DF8">
          <w:rPr>
            <w:rFonts w:ascii="Roboto" w:hAnsi="Roboto"/>
            <w:sz w:val="22"/>
            <w:szCs w:val="22"/>
          </w:rPr>
          <w:t xml:space="preserve"> Data on causes of death wer</w:t>
        </w:r>
      </w:ins>
      <w:ins w:id="99" w:author="Christoffer Vissing" w:date="2024-03-18T14:33:00Z">
        <w:r w:rsidR="00AF7DF8">
          <w:rPr>
            <w:rFonts w:ascii="Roboto" w:hAnsi="Roboto"/>
            <w:sz w:val="22"/>
            <w:szCs w:val="22"/>
          </w:rPr>
          <w:t>e</w:t>
        </w:r>
      </w:ins>
      <w:ins w:id="100" w:author="Christoffer Vissing" w:date="2024-03-18T14:32:00Z">
        <w:r w:rsidR="00AF7DF8">
          <w:rPr>
            <w:rFonts w:ascii="Roboto" w:hAnsi="Roboto"/>
            <w:sz w:val="22"/>
            <w:szCs w:val="22"/>
          </w:rPr>
          <w:t xml:space="preserve"> evaluated from death certificates</w:t>
        </w:r>
      </w:ins>
      <w:ins w:id="101" w:author="Christoffer Vissing" w:date="2024-03-18T14:35:00Z">
        <w:r w:rsidR="00AF7DF8">
          <w:rPr>
            <w:rFonts w:ascii="Roboto" w:hAnsi="Roboto"/>
            <w:sz w:val="22"/>
            <w:szCs w:val="22"/>
          </w:rPr>
          <w:t>, autopsy reports</w:t>
        </w:r>
      </w:ins>
      <w:ins w:id="102" w:author="Christoffer Vissing" w:date="2024-03-18T14:32:00Z">
        <w:r w:rsidR="00AF7DF8">
          <w:rPr>
            <w:rFonts w:ascii="Roboto" w:hAnsi="Roboto"/>
            <w:sz w:val="22"/>
            <w:szCs w:val="22"/>
          </w:rPr>
          <w:t xml:space="preserve"> (if available) and </w:t>
        </w:r>
      </w:ins>
      <w:ins w:id="103" w:author="Christoffer Vissing" w:date="2024-03-18T14:33:00Z">
        <w:r w:rsidR="00AF7DF8">
          <w:rPr>
            <w:rFonts w:ascii="Roboto" w:hAnsi="Roboto"/>
            <w:sz w:val="22"/>
            <w:szCs w:val="22"/>
          </w:rPr>
          <w:t xml:space="preserve">by investigating </w:t>
        </w:r>
      </w:ins>
      <w:ins w:id="104" w:author="Christoffer Vissing" w:date="2024-03-18T14:35:00Z">
        <w:r w:rsidR="00AF7DF8">
          <w:rPr>
            <w:rFonts w:ascii="Roboto" w:hAnsi="Roboto"/>
            <w:sz w:val="22"/>
            <w:szCs w:val="22"/>
          </w:rPr>
          <w:t xml:space="preserve">available hospital </w:t>
        </w:r>
      </w:ins>
      <w:ins w:id="105" w:author="Christoffer Vissing" w:date="2024-03-18T14:33:00Z">
        <w:r w:rsidR="00AF7DF8">
          <w:rPr>
            <w:rFonts w:ascii="Roboto" w:hAnsi="Roboto"/>
            <w:sz w:val="22"/>
            <w:szCs w:val="22"/>
          </w:rPr>
          <w:t>records.</w:t>
        </w:r>
      </w:ins>
    </w:p>
    <w:p w14:paraId="4B9F5979" w14:textId="3042AC72" w:rsidR="001D711A" w:rsidRDefault="005B164B" w:rsidP="005B164B">
      <w:pPr>
        <w:spacing w:line="480" w:lineRule="auto"/>
        <w:rPr>
          <w:ins w:id="106" w:author="Christoffer Vissing" w:date="2024-08-23T15:15:00Z" w16du:dateUtc="2024-08-23T13:15:00Z"/>
          <w:rFonts w:ascii="Roboto" w:hAnsi="Roboto"/>
          <w:sz w:val="22"/>
          <w:szCs w:val="22"/>
          <w:lang w:val="en-US"/>
        </w:rPr>
      </w:pPr>
      <w:r w:rsidRPr="00391E8B">
        <w:rPr>
          <w:rFonts w:ascii="Roboto" w:hAnsi="Roboto"/>
          <w:sz w:val="22"/>
          <w:szCs w:val="22"/>
          <w:lang w:val="en-US"/>
        </w:rPr>
        <w:t xml:space="preserve">These </w:t>
      </w:r>
      <w:r w:rsidR="00C11D6C" w:rsidRPr="00391E8B">
        <w:rPr>
          <w:rFonts w:ascii="Roboto" w:hAnsi="Roboto"/>
          <w:sz w:val="22"/>
          <w:szCs w:val="22"/>
          <w:lang w:val="en-US"/>
        </w:rPr>
        <w:t>features</w:t>
      </w:r>
      <w:r w:rsidRPr="00391E8B">
        <w:rPr>
          <w:rFonts w:ascii="Roboto" w:hAnsi="Roboto"/>
          <w:sz w:val="22"/>
          <w:szCs w:val="22"/>
          <w:lang w:val="en-US"/>
        </w:rPr>
        <w:t xml:space="preserve"> were compared between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and non-</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HCM to determine differences in clinical course and overall prognosis. </w:t>
      </w:r>
      <w:r w:rsidR="006652DF" w:rsidRPr="00391E8B">
        <w:rPr>
          <w:rFonts w:ascii="Roboto" w:hAnsi="Roboto"/>
          <w:sz w:val="22"/>
          <w:szCs w:val="22"/>
          <w:lang w:val="en-US"/>
        </w:rPr>
        <w:t>Additionally, t</w:t>
      </w:r>
      <w:r w:rsidRPr="00391E8B">
        <w:rPr>
          <w:rFonts w:ascii="Roboto" w:hAnsi="Roboto"/>
          <w:sz w:val="22"/>
          <w:szCs w:val="22"/>
          <w:lang w:val="en-US"/>
        </w:rPr>
        <w:t xml:space="preserve">he occurrence, timing, and sequence of these </w:t>
      </w:r>
      <w:r w:rsidR="00E835E2" w:rsidRPr="00391E8B">
        <w:rPr>
          <w:rFonts w:ascii="Roboto" w:hAnsi="Roboto"/>
          <w:sz w:val="22"/>
          <w:szCs w:val="22"/>
          <w:lang w:val="en-US"/>
        </w:rPr>
        <w:t xml:space="preserve">features </w:t>
      </w:r>
      <w:r w:rsidRPr="00391E8B">
        <w:rPr>
          <w:rFonts w:ascii="Roboto" w:hAnsi="Roboto"/>
          <w:sz w:val="22"/>
          <w:szCs w:val="22"/>
          <w:lang w:val="en-US"/>
        </w:rPr>
        <w:t>were analyzed to better understand the natural history of HCM.</w:t>
      </w:r>
    </w:p>
    <w:p w14:paraId="66E61494" w14:textId="77777777" w:rsidR="00E169B6" w:rsidRPr="00431AEB" w:rsidRDefault="00E169B6" w:rsidP="00E169B6">
      <w:pPr>
        <w:spacing w:line="480" w:lineRule="auto"/>
        <w:rPr>
          <w:ins w:id="107" w:author="Christoffer Vissing" w:date="2024-08-23T15:15:00Z" w16du:dateUtc="2024-08-23T13:15:00Z"/>
          <w:rFonts w:ascii="Roboto" w:hAnsi="Roboto"/>
          <w:sz w:val="22"/>
          <w:szCs w:val="22"/>
          <w:lang w:val="en-US"/>
        </w:rPr>
      </w:pPr>
      <w:ins w:id="108" w:author="Christoffer Vissing" w:date="2024-08-23T15:15:00Z" w16du:dateUtc="2024-08-23T13:15:00Z">
        <w:r w:rsidRPr="00040F1C">
          <w:rPr>
            <w:rFonts w:ascii="Roboto" w:hAnsi="Roboto"/>
            <w:sz w:val="22"/>
            <w:szCs w:val="22"/>
            <w:lang w:val="en-US"/>
          </w:rPr>
          <w:t xml:space="preserve">Our next objective was to evaluate </w:t>
        </w:r>
        <w:r>
          <w:rPr>
            <w:rFonts w:ascii="Roboto" w:hAnsi="Roboto"/>
            <w:sz w:val="22"/>
            <w:szCs w:val="22"/>
            <w:lang w:val="en-US"/>
          </w:rPr>
          <w:t>whether</w:t>
        </w:r>
        <w:r w:rsidRPr="00040F1C">
          <w:rPr>
            <w:rFonts w:ascii="Roboto" w:hAnsi="Roboto"/>
            <w:sz w:val="22"/>
            <w:szCs w:val="22"/>
            <w:lang w:val="en-US"/>
          </w:rPr>
          <w:t xml:space="preserve"> </w:t>
        </w:r>
        <w:r>
          <w:rPr>
            <w:rFonts w:ascii="Roboto" w:hAnsi="Roboto"/>
            <w:sz w:val="22"/>
            <w:szCs w:val="22"/>
            <w:lang w:val="en-US"/>
          </w:rPr>
          <w:t>adverse</w:t>
        </w:r>
        <w:r w:rsidRPr="00040F1C">
          <w:rPr>
            <w:rFonts w:ascii="Roboto" w:hAnsi="Roboto"/>
            <w:sz w:val="22"/>
            <w:szCs w:val="22"/>
            <w:lang w:val="en-US"/>
          </w:rPr>
          <w:t xml:space="preserve"> events</w:t>
        </w:r>
        <w:r>
          <w:rPr>
            <w:rFonts w:ascii="Roboto" w:hAnsi="Roboto"/>
            <w:sz w:val="22"/>
            <w:szCs w:val="22"/>
            <w:lang w:val="en-US"/>
          </w:rPr>
          <w:t xml:space="preserve"> occurred in a specific order</w:t>
        </w:r>
        <w:r w:rsidRPr="00F422FE">
          <w:rPr>
            <w:rFonts w:ascii="Roboto" w:hAnsi="Roboto"/>
            <w:sz w:val="22"/>
            <w:szCs w:val="22"/>
            <w:lang w:val="en-US"/>
          </w:rPr>
          <w:t xml:space="preserve"> and</w:t>
        </w:r>
        <w:r w:rsidRPr="00907D0E">
          <w:rPr>
            <w:rFonts w:ascii="Roboto" w:hAnsi="Roboto"/>
            <w:sz w:val="22"/>
            <w:szCs w:val="22"/>
            <w:lang w:val="en-US"/>
          </w:rPr>
          <w:t xml:space="preserve"> if </w:t>
        </w:r>
        <w:r>
          <w:rPr>
            <w:rFonts w:ascii="Roboto" w:hAnsi="Roboto"/>
            <w:sz w:val="22"/>
            <w:szCs w:val="22"/>
            <w:lang w:val="en-US"/>
          </w:rPr>
          <w:t>timing</w:t>
        </w:r>
        <w:r w:rsidRPr="00907D0E">
          <w:rPr>
            <w:rFonts w:ascii="Roboto" w:hAnsi="Roboto"/>
            <w:sz w:val="22"/>
            <w:szCs w:val="22"/>
            <w:lang w:val="en-US"/>
          </w:rPr>
          <w:t xml:space="preserve"> </w:t>
        </w:r>
        <w:r>
          <w:rPr>
            <w:rFonts w:ascii="Roboto" w:hAnsi="Roboto"/>
            <w:sz w:val="22"/>
            <w:szCs w:val="22"/>
            <w:lang w:val="en-US"/>
          </w:rPr>
          <w:t>differed</w:t>
        </w:r>
        <w:r w:rsidRPr="00907D0E">
          <w:rPr>
            <w:rFonts w:ascii="Roboto" w:hAnsi="Roboto"/>
            <w:sz w:val="22"/>
            <w:szCs w:val="22"/>
            <w:lang w:val="en-US"/>
          </w:rPr>
          <w:t xml:space="preserve"> </w:t>
        </w:r>
        <w:r>
          <w:rPr>
            <w:rFonts w:ascii="Roboto" w:hAnsi="Roboto"/>
            <w:sz w:val="22"/>
            <w:szCs w:val="22"/>
            <w:lang w:val="en-US"/>
          </w:rPr>
          <w:t>by</w:t>
        </w:r>
        <w:r w:rsidRPr="00907D0E">
          <w:rPr>
            <w:rFonts w:ascii="Roboto" w:hAnsi="Roboto"/>
            <w:sz w:val="22"/>
            <w:szCs w:val="22"/>
            <w:lang w:val="en-US"/>
          </w:rPr>
          <w:t xml:space="preserve"> genetic status. To do this, we performed Cox proportional hazards modelling, including time-varying effects of key disease</w:t>
        </w:r>
        <w:r>
          <w:rPr>
            <w:rFonts w:ascii="Roboto" w:hAnsi="Roboto"/>
            <w:sz w:val="22"/>
            <w:szCs w:val="22"/>
            <w:lang w:val="en-US"/>
          </w:rPr>
          <w:t>-course</w:t>
        </w:r>
        <w:r w:rsidRPr="00907D0E">
          <w:rPr>
            <w:rFonts w:ascii="Roboto" w:hAnsi="Roboto"/>
            <w:sz w:val="22"/>
            <w:szCs w:val="22"/>
            <w:lang w:val="en-US"/>
          </w:rPr>
          <w:t xml:space="preserve"> </w:t>
        </w:r>
        <w:r>
          <w:rPr>
            <w:rFonts w:ascii="Roboto" w:hAnsi="Roboto"/>
            <w:sz w:val="22"/>
            <w:szCs w:val="22"/>
            <w:lang w:val="en-US"/>
          </w:rPr>
          <w:t>modifiers</w:t>
        </w:r>
        <w:r w:rsidRPr="00907D0E">
          <w:rPr>
            <w:rFonts w:ascii="Roboto" w:hAnsi="Roboto"/>
            <w:sz w:val="22"/>
            <w:szCs w:val="22"/>
            <w:lang w:val="en-US"/>
          </w:rPr>
          <w:t xml:space="preserve"> </w:t>
        </w:r>
        <w:r w:rsidRPr="00431AEB">
          <w:rPr>
            <w:rFonts w:ascii="Roboto" w:hAnsi="Roboto"/>
            <w:sz w:val="22"/>
            <w:szCs w:val="22"/>
            <w:lang w:val="en-US"/>
          </w:rPr>
          <w:t xml:space="preserve">(obesity, hypertension, obstruction, atrial fibrillation, </w:t>
        </w:r>
        <w:r w:rsidRPr="00753492">
          <w:rPr>
            <w:rFonts w:ascii="Roboto" w:hAnsi="Roboto"/>
            <w:sz w:val="22"/>
            <w:szCs w:val="22"/>
            <w:lang w:val="en-US"/>
          </w:rPr>
          <w:t>LV</w:t>
        </w:r>
        <w:r>
          <w:rPr>
            <w:rFonts w:ascii="Roboto" w:hAnsi="Roboto"/>
            <w:sz w:val="22"/>
            <w:szCs w:val="22"/>
            <w:lang w:val="en-US"/>
          </w:rPr>
          <w:t xml:space="preserve"> systolic dysfunction</w:t>
        </w:r>
        <w:r w:rsidRPr="00431AEB">
          <w:rPr>
            <w:rFonts w:ascii="Roboto" w:hAnsi="Roboto"/>
            <w:sz w:val="22"/>
            <w:szCs w:val="22"/>
            <w:lang w:val="en-US"/>
          </w:rPr>
          <w:t>) on eight cardiovascular outcomes (</w:t>
        </w:r>
        <w:r>
          <w:rPr>
            <w:rFonts w:ascii="Roboto" w:hAnsi="Roboto"/>
            <w:sz w:val="22"/>
            <w:szCs w:val="22"/>
            <w:lang w:val="en-US"/>
          </w:rPr>
          <w:t>obstruction</w:t>
        </w:r>
        <w:r w:rsidRPr="00431AEB">
          <w:rPr>
            <w:rFonts w:ascii="Roboto" w:hAnsi="Roboto"/>
            <w:sz w:val="22"/>
            <w:szCs w:val="22"/>
            <w:lang w:val="en-US"/>
          </w:rPr>
          <w:t>, atrial fibrillation, NYHA III/IV symptoms, LV</w:t>
        </w:r>
        <w:r>
          <w:rPr>
            <w:rFonts w:ascii="Roboto" w:hAnsi="Roboto"/>
            <w:sz w:val="22"/>
            <w:szCs w:val="22"/>
            <w:lang w:val="en-US"/>
          </w:rPr>
          <w:t xml:space="preserve"> systolic dysfunction</w:t>
        </w:r>
        <w:r w:rsidRPr="00431AEB">
          <w:rPr>
            <w:rFonts w:ascii="Roboto" w:hAnsi="Roboto"/>
            <w:sz w:val="22"/>
            <w:szCs w:val="22"/>
            <w:lang w:val="en-US"/>
          </w:rPr>
          <w:t xml:space="preserve">, ventricular arrhythmias, stroke, cardiac transplantation, all-cause death). Analyses were adjusted for sex, corrected for multiple testing, and tested for interaction with genetic status. </w:t>
        </w:r>
      </w:ins>
    </w:p>
    <w:p w14:paraId="7DD8A125" w14:textId="77777777" w:rsidR="00E169B6" w:rsidRDefault="00E169B6" w:rsidP="005B164B">
      <w:pPr>
        <w:spacing w:line="480" w:lineRule="auto"/>
        <w:rPr>
          <w:rFonts w:ascii="Roboto" w:hAnsi="Roboto"/>
          <w:sz w:val="22"/>
          <w:szCs w:val="22"/>
          <w:lang w:val="en-US"/>
        </w:rPr>
      </w:pPr>
    </w:p>
    <w:p w14:paraId="5A95CB01" w14:textId="77777777" w:rsidR="0065030C" w:rsidRPr="00391E8B" w:rsidRDefault="0065030C" w:rsidP="005B164B">
      <w:pPr>
        <w:spacing w:line="480" w:lineRule="auto"/>
        <w:rPr>
          <w:rFonts w:ascii="Roboto" w:hAnsi="Roboto"/>
          <w:sz w:val="22"/>
          <w:szCs w:val="22"/>
          <w:lang w:val="en-US"/>
        </w:rPr>
      </w:pPr>
    </w:p>
    <w:p w14:paraId="3B3845DB" w14:textId="77777777" w:rsidR="00CA7329" w:rsidRPr="00391E8B" w:rsidRDefault="001D711A" w:rsidP="001D711A">
      <w:pPr>
        <w:spacing w:line="480" w:lineRule="auto"/>
        <w:rPr>
          <w:rFonts w:ascii="Roboto" w:hAnsi="Roboto"/>
          <w:b/>
          <w:sz w:val="22"/>
          <w:szCs w:val="22"/>
          <w:lang w:val="en-US"/>
        </w:rPr>
      </w:pPr>
      <w:r w:rsidRPr="00391E8B">
        <w:rPr>
          <w:rFonts w:ascii="Roboto" w:hAnsi="Roboto"/>
          <w:b/>
          <w:bCs/>
          <w:i/>
          <w:iCs/>
          <w:sz w:val="22"/>
          <w:szCs w:val="22"/>
          <w:lang w:val="en-US"/>
        </w:rPr>
        <w:t>Statistical Analyses</w:t>
      </w:r>
      <w:r w:rsidRPr="00391E8B">
        <w:rPr>
          <w:rFonts w:ascii="Roboto" w:hAnsi="Roboto"/>
          <w:b/>
          <w:sz w:val="22"/>
          <w:szCs w:val="22"/>
          <w:lang w:val="en-US"/>
        </w:rPr>
        <w:t xml:space="preserve">: </w:t>
      </w:r>
    </w:p>
    <w:p w14:paraId="78DCC6A9" w14:textId="4DD0928D" w:rsidR="00C11D6C" w:rsidRPr="00391E8B" w:rsidRDefault="001D711A" w:rsidP="001D711A">
      <w:pPr>
        <w:spacing w:line="480" w:lineRule="auto"/>
        <w:rPr>
          <w:rFonts w:ascii="Roboto" w:hAnsi="Roboto"/>
          <w:sz w:val="22"/>
          <w:szCs w:val="22"/>
          <w:lang w:val="en-US"/>
        </w:rPr>
      </w:pPr>
      <w:proofErr w:type="spellStart"/>
      <w:r w:rsidRPr="00391E8B">
        <w:rPr>
          <w:rFonts w:ascii="Roboto" w:hAnsi="Roboto"/>
          <w:bCs/>
          <w:iCs/>
          <w:sz w:val="22"/>
          <w:szCs w:val="22"/>
          <w:lang w:val="en-US"/>
        </w:rPr>
        <w:t>SHaRe</w:t>
      </w:r>
      <w:proofErr w:type="spellEnd"/>
      <w:r w:rsidRPr="00391E8B">
        <w:rPr>
          <w:rFonts w:ascii="Roboto" w:hAnsi="Roboto"/>
          <w:b/>
          <w:bCs/>
          <w:iCs/>
          <w:sz w:val="22"/>
          <w:szCs w:val="22"/>
          <w:lang w:val="en-US"/>
        </w:rPr>
        <w:t xml:space="preserve"> </w:t>
      </w:r>
      <w:r w:rsidRPr="00391E8B">
        <w:rPr>
          <w:rFonts w:ascii="Roboto" w:hAnsi="Roboto"/>
          <w:sz w:val="22"/>
          <w:szCs w:val="22"/>
          <w:lang w:val="en-US"/>
        </w:rPr>
        <w:t>data through June 202</w:t>
      </w:r>
      <w:r w:rsidR="008A4E67" w:rsidRPr="00391E8B">
        <w:rPr>
          <w:rFonts w:ascii="Roboto" w:hAnsi="Roboto"/>
          <w:sz w:val="22"/>
          <w:szCs w:val="22"/>
          <w:lang w:val="en-US"/>
        </w:rPr>
        <w:t>3</w:t>
      </w:r>
      <w:r w:rsidRPr="00391E8B">
        <w:rPr>
          <w:rFonts w:ascii="Roboto" w:hAnsi="Roboto"/>
          <w:sz w:val="22"/>
          <w:szCs w:val="22"/>
          <w:lang w:val="en-US"/>
        </w:rPr>
        <w:t xml:space="preserve"> were analyzed. Continuous variables </w:t>
      </w:r>
      <w:ins w:id="109" w:author="Christoffer Vissing" w:date="2024-03-18T11:55:00Z">
        <w:r w:rsidR="00290C27">
          <w:rPr>
            <w:rFonts w:ascii="Roboto" w:hAnsi="Roboto"/>
            <w:sz w:val="22"/>
            <w:szCs w:val="22"/>
            <w:lang w:val="en-US"/>
          </w:rPr>
          <w:t>a</w:t>
        </w:r>
      </w:ins>
      <w:del w:id="110" w:author="Christoffer Vissing" w:date="2024-03-18T11:55:00Z">
        <w:r w:rsidRPr="00391E8B" w:rsidDel="00290C27">
          <w:rPr>
            <w:rFonts w:ascii="Roboto" w:hAnsi="Roboto"/>
            <w:sz w:val="22"/>
            <w:szCs w:val="22"/>
            <w:lang w:val="en-US"/>
          </w:rPr>
          <w:delText>we</w:delText>
        </w:r>
      </w:del>
      <w:r w:rsidRPr="00391E8B">
        <w:rPr>
          <w:rFonts w:ascii="Roboto" w:hAnsi="Roboto"/>
          <w:sz w:val="22"/>
          <w:szCs w:val="22"/>
          <w:lang w:val="en-US"/>
        </w:rPr>
        <w:t xml:space="preserve">re presented as mean ± </w:t>
      </w:r>
      <w:r w:rsidR="00045C43" w:rsidRPr="00391E8B">
        <w:rPr>
          <w:rFonts w:ascii="Roboto" w:hAnsi="Roboto"/>
          <w:sz w:val="22"/>
          <w:szCs w:val="22"/>
          <w:lang w:val="en-US"/>
        </w:rPr>
        <w:t>SD</w:t>
      </w:r>
      <w:r w:rsidRPr="00391E8B">
        <w:rPr>
          <w:rFonts w:ascii="Roboto" w:hAnsi="Roboto"/>
          <w:sz w:val="22"/>
          <w:szCs w:val="22"/>
          <w:lang w:val="en-US"/>
        </w:rPr>
        <w:t xml:space="preserve"> if normally distributed or as median (interquartile range, IQR) if deviating substantially from the </w:t>
      </w:r>
      <w:r w:rsidRPr="00391E8B">
        <w:rPr>
          <w:rFonts w:ascii="Roboto" w:hAnsi="Roboto"/>
          <w:sz w:val="22"/>
          <w:szCs w:val="22"/>
          <w:lang w:val="en-US"/>
        </w:rPr>
        <w:lastRenderedPageBreak/>
        <w:t xml:space="preserve">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111" w:name="_Hlk121990694"/>
    </w:p>
    <w:p w14:paraId="48BE3502" w14:textId="411561B0" w:rsidR="00C11D6C" w:rsidRPr="00391E8B" w:rsidRDefault="00C11D6C" w:rsidP="001D711A">
      <w:pPr>
        <w:spacing w:line="480" w:lineRule="auto"/>
        <w:rPr>
          <w:rFonts w:ascii="Roboto" w:hAnsi="Roboto"/>
          <w:sz w:val="22"/>
          <w:szCs w:val="22"/>
          <w:lang w:val="en-US"/>
        </w:rPr>
      </w:pPr>
      <w:r w:rsidRPr="00391E8B">
        <w:rPr>
          <w:rFonts w:ascii="Roboto" w:hAnsi="Roboto"/>
          <w:sz w:val="22"/>
          <w:szCs w:val="22"/>
          <w:lang w:val="en-US"/>
        </w:rPr>
        <w:t xml:space="preserve">Logistic regression was used to calculate odds ratios (OR) and 95% confidence intervals (CI) for comparing the clinical characteristics of patients with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and non-</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HCM. </w:t>
      </w:r>
    </w:p>
    <w:p w14:paraId="4404720E" w14:textId="35AF85A3" w:rsidR="00C11D6C" w:rsidRPr="009E16F1" w:rsidRDefault="00C11D6C" w:rsidP="001D711A">
      <w:pPr>
        <w:spacing w:line="480" w:lineRule="auto"/>
        <w:rPr>
          <w:rFonts w:ascii="Roboto" w:hAnsi="Roboto"/>
          <w:sz w:val="22"/>
          <w:szCs w:val="22"/>
          <w:lang w:val="en-GB"/>
        </w:rPr>
      </w:pPr>
      <w:r w:rsidRPr="00391E8B">
        <w:rPr>
          <w:rFonts w:ascii="Roboto" w:hAnsi="Roboto"/>
          <w:sz w:val="22"/>
          <w:szCs w:val="22"/>
          <w:lang w:val="en-US"/>
        </w:rPr>
        <w:t>We computed the relative risk of cardiovascular comorbidities and adverse events in patients with non-</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and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HCM. The incidence of </w:t>
      </w:r>
      <w:r w:rsidR="00071ECC" w:rsidRPr="00391E8B">
        <w:rPr>
          <w:rFonts w:ascii="Roboto" w:hAnsi="Roboto"/>
          <w:sz w:val="22"/>
          <w:szCs w:val="22"/>
          <w:lang w:val="en-US"/>
        </w:rPr>
        <w:t>cardiovascular outcomes</w:t>
      </w:r>
      <w:r w:rsidRPr="00391E8B">
        <w:rPr>
          <w:rFonts w:ascii="Roboto" w:hAnsi="Roboto"/>
          <w:sz w:val="22"/>
          <w:szCs w:val="22"/>
          <w:lang w:val="en-US"/>
        </w:rPr>
        <w:t xml:space="preserve"> during follow-up was compared using </w:t>
      </w:r>
      <w:r w:rsidR="00CA7329" w:rsidRPr="00391E8B">
        <w:rPr>
          <w:rFonts w:ascii="Roboto" w:hAnsi="Roboto"/>
          <w:sz w:val="22"/>
          <w:szCs w:val="22"/>
          <w:lang w:val="en-US"/>
        </w:rPr>
        <w:t xml:space="preserve">the </w:t>
      </w:r>
      <w:r w:rsidRPr="00391E8B">
        <w:rPr>
          <w:rFonts w:ascii="Roboto" w:hAnsi="Roboto"/>
          <w:sz w:val="22"/>
          <w:szCs w:val="22"/>
          <w:lang w:val="en-US"/>
        </w:rPr>
        <w:t xml:space="preserve">Kaplan-Meier </w:t>
      </w:r>
      <w:r w:rsidR="00CA7329" w:rsidRPr="00391E8B">
        <w:rPr>
          <w:rFonts w:ascii="Roboto" w:hAnsi="Roboto"/>
          <w:sz w:val="22"/>
          <w:szCs w:val="22"/>
          <w:lang w:val="en-US"/>
        </w:rPr>
        <w:t>method</w:t>
      </w:r>
      <w:r w:rsidR="00D66F04" w:rsidRPr="00391E8B">
        <w:rPr>
          <w:rFonts w:ascii="Roboto" w:hAnsi="Roboto"/>
          <w:sz w:val="22"/>
          <w:szCs w:val="22"/>
          <w:lang w:val="en-US"/>
        </w:rPr>
        <w:t xml:space="preserve"> or the cumulative incidence function</w:t>
      </w:r>
      <w:r w:rsidRPr="00391E8B">
        <w:rPr>
          <w:rFonts w:ascii="Roboto" w:hAnsi="Roboto"/>
          <w:sz w:val="22"/>
          <w:szCs w:val="22"/>
          <w:lang w:val="en-US"/>
        </w:rPr>
        <w:t xml:space="preserve">. </w:t>
      </w:r>
      <w:r w:rsidR="009E16F1" w:rsidRPr="00391E8B">
        <w:rPr>
          <w:rFonts w:ascii="Roboto" w:hAnsi="Roboto"/>
          <w:sz w:val="22"/>
          <w:szCs w:val="22"/>
          <w:lang w:val="en-US"/>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8B3566">
        <w:rPr>
          <w:rFonts w:ascii="Roboto" w:hAnsi="Roboto"/>
          <w:sz w:val="22"/>
          <w:szCs w:val="22"/>
          <w:lang w:val="en-US"/>
        </w:rPr>
        <w:t>Age-standardized incidence rates were calculated, and Cox proportional hazards models were used to estimate hazard ratios (HR) and 95% CI, adjusting for potential confounders.</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6FBE2C6F" w14:textId="7BB5674E" w:rsidR="0064123F" w:rsidRPr="00040F1C" w:rsidRDefault="00EC6968" w:rsidP="00DA7CE3">
      <w:pPr>
        <w:spacing w:line="480" w:lineRule="auto"/>
        <w:rPr>
          <w:rFonts w:ascii="Roboto" w:hAnsi="Roboto"/>
          <w:sz w:val="22"/>
          <w:szCs w:val="22"/>
          <w:lang w:val="en-US"/>
        </w:rPr>
      </w:pPr>
      <w:r w:rsidRPr="00040F1C">
        <w:rPr>
          <w:rFonts w:ascii="Roboto" w:hAnsi="Roboto"/>
          <w:sz w:val="22"/>
          <w:szCs w:val="22"/>
          <w:lang w:val="en-US"/>
        </w:rPr>
        <w:t xml:space="preserve">We </w:t>
      </w:r>
      <w:r w:rsidR="00D50E7D" w:rsidRPr="00040F1C">
        <w:rPr>
          <w:rFonts w:ascii="Roboto" w:hAnsi="Roboto"/>
          <w:sz w:val="22"/>
          <w:szCs w:val="22"/>
          <w:lang w:val="en-US"/>
        </w:rPr>
        <w:t>assess</w:t>
      </w:r>
      <w:r w:rsidRPr="00040F1C">
        <w:rPr>
          <w:rFonts w:ascii="Roboto" w:hAnsi="Roboto"/>
          <w:sz w:val="22"/>
          <w:szCs w:val="22"/>
          <w:lang w:val="en-US"/>
        </w:rPr>
        <w:t>ed</w:t>
      </w:r>
      <w:r w:rsidR="00D50E7D" w:rsidRPr="00040F1C">
        <w:rPr>
          <w:rFonts w:ascii="Roboto" w:hAnsi="Roboto"/>
          <w:sz w:val="22"/>
          <w:szCs w:val="22"/>
          <w:lang w:val="en-US"/>
        </w:rPr>
        <w:t xml:space="preserve"> the clinical course of HCM over time</w:t>
      </w:r>
      <w:r w:rsidRPr="00040F1C">
        <w:rPr>
          <w:rFonts w:ascii="Roboto" w:hAnsi="Roboto"/>
          <w:sz w:val="22"/>
          <w:szCs w:val="22"/>
          <w:lang w:val="en-US"/>
        </w:rPr>
        <w:t xml:space="preserve"> by examining</w:t>
      </w:r>
      <w:r w:rsidR="00D50E7D" w:rsidRPr="00040F1C">
        <w:rPr>
          <w:rFonts w:ascii="Roboto" w:hAnsi="Roboto"/>
          <w:sz w:val="22"/>
          <w:szCs w:val="22"/>
          <w:lang w:val="en-US"/>
        </w:rPr>
        <w:t xml:space="preserve"> the </w:t>
      </w:r>
      <w:r w:rsidR="00AB4648" w:rsidRPr="00040F1C">
        <w:rPr>
          <w:rFonts w:ascii="Roboto" w:hAnsi="Roboto"/>
          <w:sz w:val="22"/>
          <w:szCs w:val="22"/>
          <w:lang w:val="en-US"/>
        </w:rPr>
        <w:t xml:space="preserve">relative </w:t>
      </w:r>
      <w:r w:rsidR="00D50E7D" w:rsidRPr="00040F1C">
        <w:rPr>
          <w:rFonts w:ascii="Roboto" w:hAnsi="Roboto"/>
          <w:sz w:val="22"/>
          <w:szCs w:val="22"/>
          <w:lang w:val="en-US"/>
        </w:rPr>
        <w:t>timing of</w:t>
      </w:r>
      <w:r w:rsidR="00AB4648" w:rsidRPr="00040F1C">
        <w:rPr>
          <w:rFonts w:ascii="Roboto" w:hAnsi="Roboto"/>
          <w:sz w:val="22"/>
          <w:szCs w:val="22"/>
          <w:lang w:val="en-US"/>
        </w:rPr>
        <w:t xml:space="preserve"> developing</w:t>
      </w:r>
      <w:r w:rsidR="00D50E7D" w:rsidRPr="00040F1C">
        <w:rPr>
          <w:rFonts w:ascii="Roboto" w:hAnsi="Roboto"/>
          <w:sz w:val="22"/>
          <w:szCs w:val="22"/>
          <w:lang w:val="en-US"/>
        </w:rPr>
        <w:t xml:space="preserve"> </w:t>
      </w:r>
      <w:r w:rsidR="004908BF" w:rsidRPr="00040F1C">
        <w:rPr>
          <w:rFonts w:ascii="Roboto" w:hAnsi="Roboto"/>
          <w:sz w:val="22"/>
          <w:szCs w:val="22"/>
          <w:lang w:val="en-US"/>
        </w:rPr>
        <w:t>LV obstruction, atrial fibrillation,</w:t>
      </w:r>
      <w:r w:rsidR="007C2DBF" w:rsidRPr="00040F1C">
        <w:rPr>
          <w:rFonts w:ascii="Roboto" w:hAnsi="Roboto"/>
          <w:sz w:val="22"/>
          <w:szCs w:val="22"/>
          <w:lang w:val="en-US"/>
        </w:rPr>
        <w:t xml:space="preserve"> NYHA class III-IV symptoms,</w:t>
      </w:r>
      <w:r w:rsidR="004908BF" w:rsidRPr="00040F1C">
        <w:rPr>
          <w:rFonts w:ascii="Roboto" w:hAnsi="Roboto"/>
          <w:sz w:val="22"/>
          <w:szCs w:val="22"/>
          <w:lang w:val="en-US"/>
        </w:rPr>
        <w:t xml:space="preserve"> </w:t>
      </w:r>
      <w:r w:rsidR="007C2DBF" w:rsidRPr="00040F1C">
        <w:rPr>
          <w:rFonts w:ascii="Roboto" w:hAnsi="Roboto"/>
          <w:sz w:val="22"/>
          <w:szCs w:val="22"/>
          <w:lang w:val="en-US"/>
        </w:rPr>
        <w:t xml:space="preserve">LV systolic dysfunction, </w:t>
      </w:r>
      <w:r w:rsidR="004877E1" w:rsidRPr="00040F1C">
        <w:rPr>
          <w:rFonts w:ascii="Roboto" w:hAnsi="Roboto"/>
          <w:sz w:val="22"/>
          <w:szCs w:val="22"/>
          <w:lang w:val="en-US"/>
        </w:rPr>
        <w:t>the</w:t>
      </w:r>
      <w:r w:rsidR="007C2DBF" w:rsidRPr="00040F1C">
        <w:rPr>
          <w:rFonts w:ascii="Roboto" w:hAnsi="Roboto"/>
          <w:sz w:val="22"/>
          <w:szCs w:val="22"/>
          <w:lang w:val="en-US"/>
        </w:rPr>
        <w:t xml:space="preserve"> composite </w:t>
      </w:r>
      <w:r w:rsidR="004877E1" w:rsidRPr="00040F1C">
        <w:rPr>
          <w:rFonts w:ascii="Roboto" w:hAnsi="Roboto"/>
          <w:sz w:val="22"/>
          <w:szCs w:val="22"/>
          <w:lang w:val="en-US"/>
        </w:rPr>
        <w:t>VA</w:t>
      </w:r>
      <w:r w:rsidR="00D50E7D" w:rsidRPr="00040F1C">
        <w:rPr>
          <w:rFonts w:ascii="Roboto" w:hAnsi="Roboto"/>
          <w:sz w:val="22"/>
          <w:szCs w:val="22"/>
          <w:lang w:val="en-US"/>
        </w:rPr>
        <w:t xml:space="preserve"> </w:t>
      </w:r>
      <w:r w:rsidR="007C2DBF" w:rsidRPr="00040F1C">
        <w:rPr>
          <w:rFonts w:ascii="Roboto" w:hAnsi="Roboto"/>
          <w:sz w:val="22"/>
          <w:szCs w:val="22"/>
          <w:lang w:val="en-US"/>
        </w:rPr>
        <w:t>outcome, stroke, cardiac transplantation</w:t>
      </w:r>
      <w:r w:rsidR="00AB4648" w:rsidRPr="00040F1C">
        <w:rPr>
          <w:rFonts w:ascii="Roboto" w:hAnsi="Roboto"/>
          <w:sz w:val="22"/>
          <w:szCs w:val="22"/>
          <w:lang w:val="en-US"/>
        </w:rPr>
        <w:t>, LV</w:t>
      </w:r>
      <w:r w:rsidR="00397258">
        <w:rPr>
          <w:rFonts w:ascii="Roboto" w:hAnsi="Roboto"/>
          <w:sz w:val="22"/>
          <w:szCs w:val="22"/>
          <w:lang w:val="en-US"/>
        </w:rPr>
        <w:t xml:space="preserve"> assist device</w:t>
      </w:r>
      <w:r w:rsidR="007C2DBF" w:rsidRPr="00040F1C">
        <w:rPr>
          <w:rFonts w:ascii="Roboto" w:hAnsi="Roboto"/>
          <w:sz w:val="22"/>
          <w:szCs w:val="22"/>
          <w:lang w:val="en-US"/>
        </w:rPr>
        <w:t xml:space="preserve"> implantation, and death.</w:t>
      </w:r>
      <w:r w:rsidR="00D50E7D" w:rsidRPr="00040F1C">
        <w:rPr>
          <w:rFonts w:ascii="Roboto" w:hAnsi="Roboto"/>
          <w:sz w:val="22"/>
          <w:szCs w:val="22"/>
          <w:lang w:val="en-US"/>
        </w:rPr>
        <w:t xml:space="preserve"> </w:t>
      </w:r>
      <w:r w:rsidRPr="00040F1C">
        <w:rPr>
          <w:rFonts w:ascii="Roboto" w:hAnsi="Roboto"/>
          <w:sz w:val="22"/>
          <w:szCs w:val="22"/>
          <w:lang w:val="en-US"/>
        </w:rPr>
        <w:t>We used Cox proportional hazards modeling with age as the timescale</w:t>
      </w:r>
      <w:r w:rsidR="0064123F" w:rsidRPr="00040F1C">
        <w:rPr>
          <w:rFonts w:ascii="Roboto" w:hAnsi="Roboto"/>
          <w:sz w:val="22"/>
          <w:szCs w:val="22"/>
          <w:lang w:val="en-US"/>
        </w:rPr>
        <w:t xml:space="preserve"> with delayed entry (i.e., </w:t>
      </w:r>
      <w:r w:rsidRPr="00040F1C">
        <w:rPr>
          <w:rFonts w:ascii="Roboto" w:hAnsi="Roboto"/>
          <w:sz w:val="22"/>
          <w:szCs w:val="22"/>
          <w:lang w:val="en-US"/>
        </w:rPr>
        <w:t xml:space="preserve">left-truncated at the time of the first </w:t>
      </w:r>
      <w:proofErr w:type="spellStart"/>
      <w:r w:rsidRPr="00040F1C">
        <w:rPr>
          <w:rFonts w:ascii="Roboto" w:hAnsi="Roboto"/>
          <w:sz w:val="22"/>
          <w:szCs w:val="22"/>
          <w:lang w:val="en-US"/>
        </w:rPr>
        <w:t>SHaRe</w:t>
      </w:r>
      <w:proofErr w:type="spellEnd"/>
      <w:r w:rsidRPr="00040F1C">
        <w:rPr>
          <w:rFonts w:ascii="Roboto" w:hAnsi="Roboto"/>
          <w:sz w:val="22"/>
          <w:szCs w:val="22"/>
          <w:lang w:val="en-US"/>
        </w:rPr>
        <w:t xml:space="preserve"> visit</w:t>
      </w:r>
      <w:r w:rsidR="0064123F" w:rsidRPr="00040F1C">
        <w:rPr>
          <w:rFonts w:ascii="Roboto" w:hAnsi="Roboto"/>
          <w:sz w:val="22"/>
          <w:szCs w:val="22"/>
          <w:lang w:val="en-US"/>
        </w:rPr>
        <w:t>)</w:t>
      </w:r>
      <w:r w:rsidRPr="00040F1C">
        <w:rPr>
          <w:rFonts w:ascii="Roboto" w:hAnsi="Roboto"/>
          <w:sz w:val="22"/>
          <w:szCs w:val="22"/>
          <w:lang w:val="en-US"/>
        </w:rPr>
        <w:t>. Time-varying covariates (</w:t>
      </w:r>
      <w:r w:rsidR="0062278A">
        <w:rPr>
          <w:rFonts w:ascii="Roboto" w:hAnsi="Roboto"/>
          <w:sz w:val="22"/>
          <w:szCs w:val="22"/>
          <w:lang w:val="en-US"/>
        </w:rPr>
        <w:t>modifiers</w:t>
      </w:r>
      <w:r w:rsidRPr="00040F1C">
        <w:rPr>
          <w:rFonts w:ascii="Roboto" w:hAnsi="Roboto"/>
          <w:sz w:val="22"/>
          <w:szCs w:val="22"/>
          <w:lang w:val="en-US"/>
        </w:rPr>
        <w:t xml:space="preserve">) included obesity, hypertension, LV obstruction, atrial fibrillation, onset of NYHA class III-IV symptoms, LV systolic dysfunction, and </w:t>
      </w:r>
      <w:r w:rsidR="0064123F" w:rsidRPr="00040F1C">
        <w:rPr>
          <w:rFonts w:ascii="Roboto" w:hAnsi="Roboto"/>
          <w:sz w:val="22"/>
          <w:szCs w:val="22"/>
          <w:lang w:val="en-US"/>
        </w:rPr>
        <w:t>the</w:t>
      </w:r>
      <w:r w:rsidRPr="00040F1C">
        <w:rPr>
          <w:rFonts w:ascii="Roboto" w:hAnsi="Roboto"/>
          <w:sz w:val="22"/>
          <w:szCs w:val="22"/>
          <w:lang w:val="en-US"/>
        </w:rPr>
        <w:t xml:space="preserve"> composite ventricular arrhythmia outcome. We </w:t>
      </w:r>
      <w:r w:rsidR="0064123F" w:rsidRPr="00040F1C">
        <w:rPr>
          <w:rFonts w:ascii="Roboto" w:hAnsi="Roboto"/>
          <w:sz w:val="22"/>
          <w:szCs w:val="22"/>
          <w:lang w:val="en-US"/>
        </w:rPr>
        <w:t xml:space="preserve">adjusted </w:t>
      </w:r>
      <w:r w:rsidRPr="00040F1C">
        <w:rPr>
          <w:rFonts w:ascii="Roboto" w:hAnsi="Roboto"/>
          <w:sz w:val="22"/>
          <w:szCs w:val="22"/>
          <w:lang w:val="en-US"/>
        </w:rPr>
        <w:t xml:space="preserve">for sex and age at diagnosis </w:t>
      </w:r>
      <w:r w:rsidR="00AB4648" w:rsidRPr="00040F1C">
        <w:rPr>
          <w:rFonts w:ascii="Roboto" w:hAnsi="Roboto"/>
          <w:sz w:val="22"/>
          <w:szCs w:val="22"/>
          <w:lang w:val="en-US"/>
        </w:rPr>
        <w:t>with</w:t>
      </w:r>
      <w:r w:rsidRPr="00040F1C">
        <w:rPr>
          <w:rFonts w:ascii="Roboto" w:hAnsi="Roboto"/>
          <w:sz w:val="22"/>
          <w:szCs w:val="22"/>
          <w:lang w:val="en-US"/>
        </w:rPr>
        <w:t xml:space="preserve"> HCM</w:t>
      </w:r>
      <w:r w:rsidR="0064123F" w:rsidRPr="00040F1C">
        <w:rPr>
          <w:rFonts w:ascii="Roboto" w:hAnsi="Roboto"/>
          <w:sz w:val="22"/>
          <w:szCs w:val="22"/>
          <w:lang w:val="en-US"/>
        </w:rPr>
        <w:t xml:space="preserve"> and applied Bonferroni correction for multiple testing</w:t>
      </w:r>
      <w:r w:rsidRPr="00040F1C">
        <w:rPr>
          <w:rFonts w:ascii="Roboto" w:hAnsi="Roboto"/>
          <w:sz w:val="22"/>
          <w:szCs w:val="22"/>
          <w:lang w:val="en-US"/>
        </w:rPr>
        <w:t xml:space="preserve">. </w:t>
      </w:r>
    </w:p>
    <w:p w14:paraId="559EE1CB" w14:textId="57152B15" w:rsidR="00EC6968" w:rsidRPr="00040F1C" w:rsidRDefault="0064123F" w:rsidP="00DA7CE3">
      <w:pPr>
        <w:spacing w:line="480" w:lineRule="auto"/>
        <w:rPr>
          <w:rFonts w:ascii="Roboto" w:hAnsi="Roboto"/>
          <w:sz w:val="22"/>
          <w:szCs w:val="22"/>
          <w:lang w:val="en-US"/>
        </w:rPr>
      </w:pPr>
      <w:r w:rsidRPr="00040F1C">
        <w:rPr>
          <w:rFonts w:ascii="Roboto" w:hAnsi="Roboto"/>
          <w:sz w:val="22"/>
          <w:szCs w:val="22"/>
          <w:lang w:val="en-US"/>
        </w:rPr>
        <w:t>We also</w:t>
      </w:r>
      <w:r w:rsidR="00EC6968" w:rsidRPr="00040F1C">
        <w:rPr>
          <w:rFonts w:ascii="Roboto" w:hAnsi="Roboto"/>
          <w:sz w:val="22"/>
          <w:szCs w:val="22"/>
          <w:lang w:val="en-US"/>
        </w:rPr>
        <w:t xml:space="preserve"> investigated </w:t>
      </w:r>
      <w:r w:rsidR="00D66F04" w:rsidRPr="00040F1C">
        <w:rPr>
          <w:rFonts w:ascii="Roboto" w:hAnsi="Roboto"/>
          <w:sz w:val="22"/>
          <w:szCs w:val="22"/>
          <w:lang w:val="en-US"/>
        </w:rPr>
        <w:t>potential</w:t>
      </w:r>
      <w:r w:rsidR="00EC6968" w:rsidRPr="00040F1C">
        <w:rPr>
          <w:rFonts w:ascii="Roboto" w:hAnsi="Roboto"/>
          <w:sz w:val="22"/>
          <w:szCs w:val="22"/>
          <w:lang w:val="en-US"/>
        </w:rPr>
        <w:t xml:space="preserve"> interactions between the</w:t>
      </w:r>
      <w:r w:rsidRPr="00040F1C">
        <w:rPr>
          <w:rFonts w:ascii="Roboto" w:hAnsi="Roboto"/>
          <w:sz w:val="22"/>
          <w:szCs w:val="22"/>
          <w:lang w:val="en-US"/>
        </w:rPr>
        <w:t>se</w:t>
      </w:r>
      <w:r w:rsidR="00EC6968" w:rsidRPr="00040F1C">
        <w:rPr>
          <w:rFonts w:ascii="Roboto" w:hAnsi="Roboto"/>
          <w:sz w:val="22"/>
          <w:szCs w:val="22"/>
          <w:lang w:val="en-US"/>
        </w:rPr>
        <w:t xml:space="preserve"> </w:t>
      </w:r>
      <w:r w:rsidR="0062278A">
        <w:rPr>
          <w:rFonts w:ascii="Roboto" w:hAnsi="Roboto"/>
          <w:sz w:val="22"/>
          <w:szCs w:val="22"/>
          <w:lang w:val="en-US"/>
        </w:rPr>
        <w:t>modifiers</w:t>
      </w:r>
      <w:r w:rsidR="0062278A" w:rsidRPr="00040F1C">
        <w:rPr>
          <w:rFonts w:ascii="Roboto" w:hAnsi="Roboto"/>
          <w:sz w:val="22"/>
          <w:szCs w:val="22"/>
          <w:lang w:val="en-US"/>
        </w:rPr>
        <w:t xml:space="preserve"> </w:t>
      </w:r>
      <w:r w:rsidR="00EC6968" w:rsidRPr="00040F1C">
        <w:rPr>
          <w:rFonts w:ascii="Roboto" w:hAnsi="Roboto"/>
          <w:sz w:val="22"/>
          <w:szCs w:val="22"/>
          <w:lang w:val="en-US"/>
        </w:rPr>
        <w:t>and genetic status (non-</w:t>
      </w:r>
      <w:proofErr w:type="spellStart"/>
      <w:r w:rsidR="00EC6968" w:rsidRPr="00040F1C">
        <w:rPr>
          <w:rFonts w:ascii="Roboto" w:hAnsi="Roboto"/>
          <w:sz w:val="22"/>
          <w:szCs w:val="22"/>
          <w:lang w:val="en-US"/>
        </w:rPr>
        <w:t>sarcomeric</w:t>
      </w:r>
      <w:proofErr w:type="spellEnd"/>
      <w:r w:rsidR="00EC6968" w:rsidRPr="00040F1C">
        <w:rPr>
          <w:rFonts w:ascii="Roboto" w:hAnsi="Roboto"/>
          <w:sz w:val="22"/>
          <w:szCs w:val="22"/>
          <w:lang w:val="en-US"/>
        </w:rPr>
        <w:t xml:space="preserve"> versus </w:t>
      </w:r>
      <w:proofErr w:type="spellStart"/>
      <w:r w:rsidR="00EC6968" w:rsidRPr="00040F1C">
        <w:rPr>
          <w:rFonts w:ascii="Roboto" w:hAnsi="Roboto"/>
          <w:sz w:val="22"/>
          <w:szCs w:val="22"/>
          <w:lang w:val="en-US"/>
        </w:rPr>
        <w:t>sarcomeric</w:t>
      </w:r>
      <w:proofErr w:type="spellEnd"/>
      <w:r w:rsidR="00EC6968" w:rsidRPr="00040F1C">
        <w:rPr>
          <w:rFonts w:ascii="Roboto" w:hAnsi="Roboto"/>
          <w:sz w:val="22"/>
          <w:szCs w:val="22"/>
          <w:lang w:val="en-US"/>
        </w:rPr>
        <w:t xml:space="preserve"> HCM) for all outcomes.</w:t>
      </w:r>
      <w:r w:rsidR="00DA7CE3" w:rsidRPr="00040F1C">
        <w:rPr>
          <w:rFonts w:ascii="Roboto" w:hAnsi="Roboto"/>
          <w:sz w:val="22"/>
          <w:szCs w:val="22"/>
          <w:lang w:val="en-US"/>
        </w:rPr>
        <w:t xml:space="preserve"> </w:t>
      </w:r>
      <w:r w:rsidR="00F43420" w:rsidRPr="00040F1C">
        <w:rPr>
          <w:rFonts w:ascii="Roboto" w:hAnsi="Roboto"/>
          <w:sz w:val="22"/>
          <w:szCs w:val="22"/>
          <w:lang w:val="en-US"/>
        </w:rPr>
        <w:t>If</w:t>
      </w:r>
      <w:r w:rsidRPr="00040F1C">
        <w:rPr>
          <w:rFonts w:ascii="Roboto" w:hAnsi="Roboto"/>
          <w:sz w:val="22"/>
          <w:szCs w:val="22"/>
          <w:lang w:val="en-US"/>
        </w:rPr>
        <w:t xml:space="preserve"> </w:t>
      </w:r>
      <w:r w:rsidR="00040F1C">
        <w:rPr>
          <w:rFonts w:ascii="Roboto" w:hAnsi="Roboto"/>
          <w:sz w:val="22"/>
          <w:szCs w:val="22"/>
          <w:lang w:val="en-US"/>
        </w:rPr>
        <w:t xml:space="preserve">a </w:t>
      </w:r>
      <w:r w:rsidRPr="00040F1C">
        <w:rPr>
          <w:rFonts w:ascii="Roboto" w:hAnsi="Roboto"/>
          <w:sz w:val="22"/>
          <w:szCs w:val="22"/>
          <w:lang w:val="en-US"/>
        </w:rPr>
        <w:t>significant interaction</w:t>
      </w:r>
      <w:r w:rsidR="00040F1C">
        <w:rPr>
          <w:rFonts w:ascii="Roboto" w:hAnsi="Roboto"/>
          <w:sz w:val="22"/>
          <w:szCs w:val="22"/>
          <w:lang w:val="en-US"/>
        </w:rPr>
        <w:t xml:space="preserve"> was found</w:t>
      </w:r>
      <w:r w:rsidR="00F43420" w:rsidRPr="00040F1C">
        <w:rPr>
          <w:rFonts w:ascii="Roboto" w:hAnsi="Roboto"/>
          <w:sz w:val="22"/>
          <w:szCs w:val="22"/>
          <w:lang w:val="en-US"/>
        </w:rPr>
        <w:t>,</w:t>
      </w:r>
      <w:r w:rsidRPr="00040F1C">
        <w:rPr>
          <w:rFonts w:ascii="Roboto" w:hAnsi="Roboto"/>
          <w:sz w:val="22"/>
          <w:szCs w:val="22"/>
          <w:lang w:val="en-US"/>
        </w:rPr>
        <w:t xml:space="preserve"> we reported the combined effect of the </w:t>
      </w:r>
      <w:r w:rsidR="0062278A">
        <w:rPr>
          <w:rFonts w:ascii="Roboto" w:hAnsi="Roboto"/>
          <w:sz w:val="22"/>
          <w:szCs w:val="22"/>
          <w:lang w:val="en-US"/>
        </w:rPr>
        <w:t>modifier</w:t>
      </w:r>
      <w:r w:rsidR="0062278A" w:rsidRPr="00040F1C">
        <w:rPr>
          <w:rFonts w:ascii="Roboto" w:hAnsi="Roboto"/>
          <w:sz w:val="22"/>
          <w:szCs w:val="22"/>
          <w:lang w:val="en-US"/>
        </w:rPr>
        <w:t xml:space="preserve"> </w:t>
      </w:r>
      <w:r w:rsidRPr="00040F1C">
        <w:rPr>
          <w:rFonts w:ascii="Roboto" w:hAnsi="Roboto"/>
          <w:sz w:val="22"/>
          <w:szCs w:val="22"/>
          <w:lang w:val="en-US"/>
        </w:rPr>
        <w:t>and genetic status on developing the outcome of interest</w:t>
      </w:r>
      <w:r w:rsidR="00EC6968" w:rsidRPr="00040F1C">
        <w:rPr>
          <w:rFonts w:ascii="Roboto" w:hAnsi="Roboto"/>
          <w:sz w:val="22"/>
          <w:szCs w:val="22"/>
          <w:lang w:val="en-US"/>
        </w:rPr>
        <w:t xml:space="preserve">. </w:t>
      </w:r>
    </w:p>
    <w:bookmarkEnd w:id="111"/>
    <w:p w14:paraId="6670D36A" w14:textId="626A8CB2" w:rsidR="001D711A" w:rsidRPr="00040F1C" w:rsidRDefault="001D711A" w:rsidP="0001732F">
      <w:pPr>
        <w:spacing w:line="480" w:lineRule="auto"/>
        <w:rPr>
          <w:rFonts w:ascii="Roboto" w:hAnsi="Roboto"/>
          <w:sz w:val="22"/>
          <w:szCs w:val="22"/>
          <w:lang w:val="en-US"/>
        </w:rPr>
      </w:pPr>
      <w:r w:rsidRPr="00DB6D77">
        <w:rPr>
          <w:rFonts w:ascii="Roboto" w:hAnsi="Roboto"/>
          <w:sz w:val="22"/>
          <w:szCs w:val="22"/>
          <w:lang w:val="en-GB"/>
        </w:rPr>
        <w:lastRenderedPageBreak/>
        <w:t>A</w:t>
      </w:r>
      <w:r w:rsidRPr="00040F1C">
        <w:rPr>
          <w:rFonts w:ascii="Roboto" w:hAnsi="Roboto"/>
          <w:sz w:val="22"/>
          <w:szCs w:val="22"/>
          <w:lang w:val="en-US"/>
        </w:rPr>
        <w:t xml:space="preserve"> p-value of &lt;0.05 was considered significant. Statistical analyses were conducted using R version 4.</w:t>
      </w:r>
      <w:r w:rsidR="0031226B">
        <w:rPr>
          <w:rFonts w:ascii="Roboto" w:hAnsi="Roboto"/>
          <w:sz w:val="22"/>
          <w:szCs w:val="22"/>
          <w:lang w:val="en-US"/>
        </w:rPr>
        <w:t>2</w:t>
      </w:r>
      <w:r w:rsidRPr="00040F1C">
        <w:rPr>
          <w:rFonts w:ascii="Roboto" w:hAnsi="Roboto"/>
          <w:sz w:val="22"/>
          <w:szCs w:val="22"/>
          <w:lang w:val="en-US"/>
        </w:rPr>
        <w:t>.</w:t>
      </w:r>
      <w:r w:rsidR="0031226B">
        <w:rPr>
          <w:rFonts w:ascii="Roboto" w:hAnsi="Roboto"/>
          <w:sz w:val="22"/>
          <w:szCs w:val="22"/>
          <w:lang w:val="en-GB"/>
        </w:rPr>
        <w:t>2</w:t>
      </w:r>
      <w:r w:rsidRPr="00DB6D77">
        <w:rPr>
          <w:rFonts w:ascii="Roboto" w:hAnsi="Roboto"/>
          <w:sz w:val="22"/>
          <w:szCs w:val="22"/>
          <w:lang w:val="en-GB"/>
        </w:rPr>
        <w:t xml:space="preserve">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040F1C">
        <w:rPr>
          <w:rFonts w:ascii="Roboto" w:hAnsi="Roboto"/>
          <w:sz w:val="22"/>
          <w:szCs w:val="22"/>
          <w:lang w:val="en-US"/>
        </w:rPr>
        <w:t xml:space="preserve">Due to </w:t>
      </w:r>
      <w:r w:rsidR="00CD5D89" w:rsidRPr="00040F1C">
        <w:rPr>
          <w:rFonts w:ascii="Roboto" w:hAnsi="Roboto"/>
          <w:sz w:val="22"/>
          <w:szCs w:val="22"/>
          <w:lang w:val="en-US"/>
        </w:rPr>
        <w:t>patient privacy concerns</w:t>
      </w:r>
      <w:r w:rsidR="00CA7329" w:rsidRPr="00040F1C">
        <w:rPr>
          <w:rFonts w:ascii="Roboto" w:hAnsi="Roboto"/>
          <w:sz w:val="22"/>
          <w:szCs w:val="22"/>
          <w:lang w:val="en-US"/>
        </w:rPr>
        <w:t xml:space="preserve">, the data that support the findings of this study are not publicly available.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A76EE4">
        <w:rPr>
          <w:rFonts w:ascii="Roboto" w:hAnsi="Roboto"/>
          <w:sz w:val="22"/>
          <w:szCs w:val="22"/>
          <w:lang w:val="en-GB"/>
        </w:rPr>
        <w:instrText xml:space="preserve"> ADDIN ZOTERO_ITEM CSL_CITATION {"citationID":"fI6VU9hQ","properties":{"formattedCitation":"\\super 9\\nosupersub{}","plainCitation":"9","noteIndex":0},"citationItems":[{"id":4110,"uris":["http://zotero.org/users/2403727/items/YNXBJL5A"],"itemData":{"id":4110,"type":"software","title":"Comparing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A76EE4" w:rsidRPr="00A76EE4">
        <w:rPr>
          <w:rFonts w:ascii="Roboto" w:hAnsi="Roboto"/>
          <w:sz w:val="22"/>
          <w:vertAlign w:val="superscript"/>
          <w:lang w:val="en-US"/>
          <w:rPrChange w:id="112" w:author="Christoffer Vissing" w:date="2024-08-12T11:54:00Z" w16du:dateUtc="2024-08-12T09:54:00Z">
            <w:rPr>
              <w:rFonts w:ascii="Roboto" w:hAnsi="Roboto"/>
              <w:sz w:val="22"/>
              <w:vertAlign w:val="superscript"/>
            </w:rPr>
          </w:rPrChange>
        </w:rPr>
        <w:t>9</w:t>
      </w:r>
      <w:r w:rsidR="00832D41">
        <w:rPr>
          <w:rFonts w:ascii="Roboto" w:hAnsi="Roboto"/>
          <w:sz w:val="22"/>
          <w:szCs w:val="22"/>
          <w:lang w:val="en-GB"/>
        </w:rPr>
        <w:fldChar w:fldCharType="end"/>
      </w:r>
      <w:r w:rsidRPr="00DB6D77">
        <w:rPr>
          <w:rFonts w:ascii="Roboto" w:hAnsi="Roboto"/>
          <w:sz w:val="22"/>
          <w:szCs w:val="22"/>
          <w:lang w:val="en-GB"/>
        </w:rPr>
        <w:t>.</w:t>
      </w:r>
      <w:r w:rsidRPr="00040F1C">
        <w:rPr>
          <w:rFonts w:ascii="Roboto" w:hAnsi="Roboto"/>
          <w:b/>
          <w:bCs/>
          <w:sz w:val="22"/>
          <w:szCs w:val="22"/>
          <w:lang w:val="en-US"/>
        </w:rPr>
        <w:br w:type="page"/>
      </w:r>
    </w:p>
    <w:p w14:paraId="116B65E6" w14:textId="77777777" w:rsidR="001D711A" w:rsidRPr="00040F1C" w:rsidRDefault="001D711A" w:rsidP="001D711A">
      <w:pPr>
        <w:spacing w:line="480" w:lineRule="auto"/>
        <w:rPr>
          <w:rFonts w:ascii="Roboto" w:hAnsi="Roboto"/>
          <w:b/>
          <w:bCs/>
          <w:sz w:val="22"/>
          <w:szCs w:val="22"/>
          <w:lang w:val="en-US"/>
        </w:rPr>
      </w:pPr>
      <w:r w:rsidRPr="00040F1C">
        <w:rPr>
          <w:rFonts w:ascii="Roboto" w:hAnsi="Roboto"/>
          <w:b/>
          <w:bCs/>
          <w:sz w:val="22"/>
          <w:szCs w:val="22"/>
          <w:lang w:val="en-US"/>
        </w:rPr>
        <w:lastRenderedPageBreak/>
        <w:t>RESULTS:</w:t>
      </w:r>
    </w:p>
    <w:p w14:paraId="4D3F5309" w14:textId="1597D7CA" w:rsidR="00317FF7" w:rsidRPr="008B3566" w:rsidRDefault="00CD6850" w:rsidP="001D711A">
      <w:pPr>
        <w:spacing w:line="480" w:lineRule="auto"/>
        <w:rPr>
          <w:rFonts w:ascii="Roboto" w:hAnsi="Roboto"/>
          <w:sz w:val="22"/>
          <w:szCs w:val="22"/>
          <w:lang w:val="en-US"/>
        </w:rPr>
      </w:pPr>
      <w:ins w:id="113" w:author="Christoffer Vissing" w:date="2024-08-14T10:21:00Z" w16du:dateUtc="2024-08-14T08:21:00Z">
        <w:r>
          <w:rPr>
            <w:rFonts w:ascii="Roboto" w:hAnsi="Roboto"/>
            <w:sz w:val="22"/>
            <w:szCs w:val="22"/>
            <w:lang w:val="en-US"/>
          </w:rPr>
          <w:t>We evaluated</w:t>
        </w:r>
      </w:ins>
      <w:ins w:id="114" w:author="Christoffer Vissing" w:date="2024-08-12T12:03:00Z" w16du:dateUtc="2024-08-12T10:03:00Z">
        <w:r w:rsidR="008E71EB">
          <w:rPr>
            <w:rFonts w:ascii="Roboto" w:hAnsi="Roboto"/>
            <w:sz w:val="22"/>
            <w:szCs w:val="22"/>
            <w:lang w:val="en-US"/>
          </w:rPr>
          <w:t xml:space="preserve"> 11</w:t>
        </w:r>
      </w:ins>
      <w:ins w:id="115" w:author="Christoffer Vissing" w:date="2024-08-12T12:04:00Z" w16du:dateUtc="2024-08-12T10:04:00Z">
        <w:r w:rsidR="008E71EB">
          <w:rPr>
            <w:rFonts w:ascii="Roboto" w:hAnsi="Roboto"/>
            <w:sz w:val="22"/>
            <w:szCs w:val="22"/>
            <w:lang w:val="en-US"/>
          </w:rPr>
          <w:t xml:space="preserve">,335 </w:t>
        </w:r>
      </w:ins>
      <w:ins w:id="116" w:author="Christoffer Vissing" w:date="2024-08-12T13:53:00Z" w16du:dateUtc="2024-08-12T11:53:00Z">
        <w:r w:rsidR="0004497C">
          <w:rPr>
            <w:rFonts w:ascii="Roboto" w:hAnsi="Roboto"/>
            <w:sz w:val="22"/>
            <w:szCs w:val="22"/>
            <w:lang w:val="en-US"/>
          </w:rPr>
          <w:t>individuals</w:t>
        </w:r>
      </w:ins>
      <w:ins w:id="117" w:author="Christoffer Vissing" w:date="2024-08-14T10:22:00Z" w16du:dateUtc="2024-08-14T08:22:00Z">
        <w:r w:rsidRPr="00CD6850">
          <w:rPr>
            <w:rFonts w:ascii="Roboto" w:hAnsi="Roboto"/>
            <w:sz w:val="22"/>
            <w:szCs w:val="22"/>
            <w:lang w:val="en-US"/>
          </w:rPr>
          <w:t xml:space="preserve"> </w:t>
        </w:r>
        <w:r w:rsidRPr="00040F1C">
          <w:rPr>
            <w:rFonts w:ascii="Roboto" w:hAnsi="Roboto"/>
            <w:sz w:val="22"/>
            <w:szCs w:val="22"/>
            <w:lang w:val="en-US"/>
          </w:rPr>
          <w:t>with HCM</w:t>
        </w:r>
      </w:ins>
      <w:ins w:id="118" w:author="Christoffer Vissing" w:date="2024-08-12T13:53:00Z" w16du:dateUtc="2024-08-12T11:53:00Z">
        <w:r w:rsidR="0004497C">
          <w:rPr>
            <w:rFonts w:ascii="Roboto" w:hAnsi="Roboto"/>
            <w:sz w:val="22"/>
            <w:szCs w:val="22"/>
            <w:lang w:val="en-US"/>
          </w:rPr>
          <w:t xml:space="preserve"> </w:t>
        </w:r>
      </w:ins>
      <w:ins w:id="119" w:author="Christoffer Vissing" w:date="2024-08-14T10:21:00Z" w16du:dateUtc="2024-08-14T08:21:00Z">
        <w:r>
          <w:rPr>
            <w:rFonts w:ascii="Roboto" w:hAnsi="Roboto"/>
            <w:sz w:val="22"/>
            <w:szCs w:val="22"/>
            <w:lang w:val="en-US"/>
          </w:rPr>
          <w:t>for inclusion and identified</w:t>
        </w:r>
      </w:ins>
      <w:del w:id="120" w:author="Christoffer Vissing" w:date="2024-08-12T13:53:00Z" w16du:dateUtc="2024-08-12T11:53:00Z">
        <w:r w:rsidR="006231BB" w:rsidDel="0004497C">
          <w:rPr>
            <w:rFonts w:ascii="Roboto" w:hAnsi="Roboto"/>
            <w:sz w:val="22"/>
            <w:szCs w:val="22"/>
            <w:lang w:val="en-US"/>
          </w:rPr>
          <w:delText>We studied</w:delText>
        </w:r>
      </w:del>
      <w:r w:rsidR="001D711A" w:rsidRPr="00040F1C">
        <w:rPr>
          <w:rFonts w:ascii="Roboto" w:hAnsi="Roboto"/>
          <w:sz w:val="22"/>
          <w:szCs w:val="22"/>
          <w:lang w:val="en-US"/>
        </w:rPr>
        <w:t xml:space="preserve"> </w:t>
      </w:r>
      <w:r w:rsidR="00DA50F5" w:rsidRPr="00040F1C">
        <w:rPr>
          <w:rFonts w:ascii="Roboto" w:hAnsi="Roboto"/>
          <w:sz w:val="22"/>
          <w:szCs w:val="22"/>
          <w:lang w:val="en-US"/>
        </w:rPr>
        <w:t>5</w:t>
      </w:r>
      <w:r w:rsidR="001D711A" w:rsidRPr="00040F1C">
        <w:rPr>
          <w:rFonts w:ascii="Roboto" w:hAnsi="Roboto"/>
          <w:sz w:val="22"/>
          <w:szCs w:val="22"/>
          <w:lang w:val="en-US"/>
        </w:rPr>
        <w:t>,</w:t>
      </w:r>
      <w:r w:rsidR="008A4E67" w:rsidRPr="00040F1C">
        <w:rPr>
          <w:rFonts w:ascii="Roboto" w:hAnsi="Roboto"/>
          <w:sz w:val="22"/>
          <w:szCs w:val="22"/>
          <w:lang w:val="en-US"/>
        </w:rPr>
        <w:t>9</w:t>
      </w:r>
      <w:r w:rsidR="00DA50F5" w:rsidRPr="00040F1C">
        <w:rPr>
          <w:rFonts w:ascii="Roboto" w:hAnsi="Roboto"/>
          <w:sz w:val="22"/>
          <w:szCs w:val="22"/>
          <w:lang w:val="en-US"/>
        </w:rPr>
        <w:t>4</w:t>
      </w:r>
      <w:r w:rsidR="008A4E67" w:rsidRPr="00040F1C">
        <w:rPr>
          <w:rFonts w:ascii="Roboto" w:hAnsi="Roboto"/>
          <w:sz w:val="22"/>
          <w:szCs w:val="22"/>
          <w:lang w:val="en-US"/>
        </w:rPr>
        <w:t>2</w:t>
      </w:r>
      <w:r w:rsidR="001D711A" w:rsidRPr="00040F1C">
        <w:rPr>
          <w:rFonts w:ascii="Roboto" w:hAnsi="Roboto"/>
          <w:sz w:val="22"/>
          <w:szCs w:val="22"/>
          <w:lang w:val="en-US"/>
        </w:rPr>
        <w:t xml:space="preserve"> </w:t>
      </w:r>
      <w:del w:id="121" w:author="Christoffer Vissing" w:date="2024-03-18T11:56:00Z">
        <w:r w:rsidR="001D711A" w:rsidRPr="00040F1C" w:rsidDel="00290C27">
          <w:rPr>
            <w:rFonts w:ascii="Roboto" w:hAnsi="Roboto"/>
            <w:sz w:val="22"/>
            <w:szCs w:val="22"/>
            <w:lang w:val="en-US"/>
          </w:rPr>
          <w:delText>patients</w:delText>
        </w:r>
        <w:r w:rsidR="00DA50F5" w:rsidRPr="00040F1C" w:rsidDel="00290C27">
          <w:rPr>
            <w:rFonts w:ascii="Roboto" w:hAnsi="Roboto"/>
            <w:sz w:val="22"/>
            <w:szCs w:val="22"/>
            <w:lang w:val="en-US"/>
          </w:rPr>
          <w:delText xml:space="preserve"> </w:delText>
        </w:r>
      </w:del>
      <w:ins w:id="122" w:author="Christoffer Vissing" w:date="2024-03-18T11:56:00Z">
        <w:r w:rsidR="00290C27">
          <w:rPr>
            <w:rFonts w:ascii="Roboto" w:hAnsi="Roboto"/>
            <w:sz w:val="22"/>
            <w:szCs w:val="22"/>
            <w:lang w:val="en-US"/>
          </w:rPr>
          <w:t>children and adults</w:t>
        </w:r>
        <w:r w:rsidR="00290C27" w:rsidRPr="00040F1C">
          <w:rPr>
            <w:rFonts w:ascii="Roboto" w:hAnsi="Roboto"/>
            <w:sz w:val="22"/>
            <w:szCs w:val="22"/>
            <w:lang w:val="en-US"/>
          </w:rPr>
          <w:t xml:space="preserve"> </w:t>
        </w:r>
      </w:ins>
      <w:r w:rsidR="00DA50F5" w:rsidRPr="00040F1C">
        <w:rPr>
          <w:rFonts w:ascii="Roboto" w:hAnsi="Roboto"/>
          <w:sz w:val="22"/>
          <w:szCs w:val="22"/>
          <w:lang w:val="en-US"/>
        </w:rPr>
        <w:t>(3</w:t>
      </w:r>
      <w:r w:rsidR="00285DBF" w:rsidRPr="00040F1C">
        <w:rPr>
          <w:rFonts w:ascii="Roboto" w:hAnsi="Roboto"/>
          <w:sz w:val="22"/>
          <w:szCs w:val="22"/>
          <w:lang w:val="en-US"/>
        </w:rPr>
        <w:t>9</w:t>
      </w:r>
      <w:r w:rsidR="00DA50F5" w:rsidRPr="00040F1C">
        <w:rPr>
          <w:rFonts w:ascii="Roboto" w:hAnsi="Roboto"/>
          <w:sz w:val="22"/>
          <w:szCs w:val="22"/>
          <w:lang w:val="en-US"/>
        </w:rPr>
        <w:t>% female</w:t>
      </w:r>
      <w:r w:rsidR="00317FF7" w:rsidRPr="00040F1C">
        <w:rPr>
          <w:rFonts w:ascii="Roboto" w:hAnsi="Roboto"/>
          <w:sz w:val="22"/>
          <w:szCs w:val="22"/>
          <w:lang w:val="en-US"/>
        </w:rPr>
        <w:t>, 89% probands</w:t>
      </w:r>
      <w:r w:rsidR="00DA50F5" w:rsidRPr="00040F1C">
        <w:rPr>
          <w:rFonts w:ascii="Roboto" w:hAnsi="Roboto"/>
          <w:sz w:val="22"/>
          <w:szCs w:val="22"/>
          <w:lang w:val="en-US"/>
        </w:rPr>
        <w:t>)</w:t>
      </w:r>
      <w:r w:rsidR="001D711A" w:rsidRPr="00040F1C">
        <w:rPr>
          <w:rFonts w:ascii="Roboto" w:hAnsi="Roboto"/>
          <w:sz w:val="22"/>
          <w:szCs w:val="22"/>
          <w:lang w:val="en-US"/>
        </w:rPr>
        <w:t xml:space="preserve"> </w:t>
      </w:r>
      <w:del w:id="123" w:author="Christoffer Vissing" w:date="2024-08-14T10:22:00Z" w16du:dateUtc="2024-08-14T08:22:00Z">
        <w:r w:rsidR="001D711A" w:rsidRPr="00040F1C" w:rsidDel="00CD6850">
          <w:rPr>
            <w:rFonts w:ascii="Roboto" w:hAnsi="Roboto"/>
            <w:sz w:val="22"/>
            <w:szCs w:val="22"/>
            <w:lang w:val="en-US"/>
          </w:rPr>
          <w:delText xml:space="preserve">with HCM </w:delText>
        </w:r>
      </w:del>
      <w:r w:rsidR="00DA50F5" w:rsidRPr="00040F1C">
        <w:rPr>
          <w:rFonts w:ascii="Roboto" w:hAnsi="Roboto"/>
          <w:sz w:val="22"/>
          <w:szCs w:val="22"/>
          <w:lang w:val="en-US"/>
        </w:rPr>
        <w:t>in whom genetic testing had been performed and either identified a</w:t>
      </w:r>
      <w:ins w:id="124" w:author="Helms, Adam" w:date="2024-02-26T10:01:00Z">
        <w:r w:rsidR="001C061F">
          <w:rPr>
            <w:rFonts w:ascii="Roboto" w:hAnsi="Roboto"/>
            <w:sz w:val="22"/>
            <w:szCs w:val="22"/>
            <w:lang w:val="en-US"/>
          </w:rPr>
          <w:t xml:space="preserve"> </w:t>
        </w:r>
        <w:commentRangeStart w:id="125"/>
        <w:commentRangeStart w:id="126"/>
        <w:del w:id="127" w:author="Christoffer Vissing" w:date="2024-08-07T15:20:00Z" w16du:dateUtc="2024-08-07T13:20:00Z">
          <w:r w:rsidR="001C061F" w:rsidDel="00233E4F">
            <w:rPr>
              <w:rFonts w:ascii="Roboto" w:hAnsi="Roboto"/>
              <w:sz w:val="22"/>
              <w:szCs w:val="22"/>
              <w:lang w:val="en-US"/>
            </w:rPr>
            <w:delText>single</w:delText>
          </w:r>
          <w:commentRangeEnd w:id="125"/>
          <w:r w:rsidR="001C061F" w:rsidDel="00233E4F">
            <w:rPr>
              <w:rStyle w:val="Kommentarhenvisning"/>
              <w:lang w:val="en-US" w:eastAsia="en-US"/>
            </w:rPr>
            <w:commentReference w:id="125"/>
          </w:r>
        </w:del>
      </w:ins>
      <w:commentRangeEnd w:id="126"/>
      <w:del w:id="128" w:author="Christoffer Vissing" w:date="2024-08-07T15:20:00Z" w16du:dateUtc="2024-08-07T13:20:00Z">
        <w:r w:rsidR="0058654A" w:rsidDel="00233E4F">
          <w:rPr>
            <w:rStyle w:val="Kommentarhenvisning"/>
            <w:lang w:val="en-US" w:eastAsia="en-US"/>
          </w:rPr>
          <w:commentReference w:id="126"/>
        </w:r>
        <w:r w:rsidR="00DA50F5" w:rsidRPr="00040F1C" w:rsidDel="00233E4F">
          <w:rPr>
            <w:rFonts w:ascii="Roboto" w:hAnsi="Roboto"/>
            <w:sz w:val="22"/>
            <w:szCs w:val="22"/>
            <w:lang w:val="en-US"/>
          </w:rPr>
          <w:delText xml:space="preserve"> </w:delText>
        </w:r>
      </w:del>
      <w:r w:rsidR="00DA50F5" w:rsidRPr="00040F1C">
        <w:rPr>
          <w:rFonts w:ascii="Roboto" w:hAnsi="Roboto"/>
          <w:sz w:val="22"/>
          <w:szCs w:val="22"/>
          <w:lang w:val="en-US"/>
        </w:rPr>
        <w:t>P/</w:t>
      </w:r>
      <w:r w:rsidR="00397258">
        <w:rPr>
          <w:rFonts w:ascii="Roboto" w:hAnsi="Roboto"/>
          <w:sz w:val="22"/>
          <w:szCs w:val="22"/>
          <w:lang w:val="en-US"/>
        </w:rPr>
        <w:t>L</w:t>
      </w:r>
      <w:r w:rsidR="00DA50F5" w:rsidRPr="00040F1C">
        <w:rPr>
          <w:rFonts w:ascii="Roboto" w:hAnsi="Roboto"/>
          <w:sz w:val="22"/>
          <w:szCs w:val="22"/>
          <w:lang w:val="en-US"/>
        </w:rPr>
        <w:t>P sarcomere variant</w:t>
      </w:r>
      <w:r w:rsidR="00B26E80" w:rsidRPr="00040F1C">
        <w:rPr>
          <w:rFonts w:ascii="Roboto" w:hAnsi="Roboto"/>
          <w:sz w:val="22"/>
          <w:szCs w:val="22"/>
          <w:lang w:val="en-US"/>
        </w:rPr>
        <w:t xml:space="preserve"> (</w:t>
      </w:r>
      <w:proofErr w:type="spellStart"/>
      <w:r w:rsidR="00CD5D89" w:rsidRPr="00040F1C">
        <w:rPr>
          <w:rFonts w:ascii="Roboto" w:hAnsi="Roboto"/>
          <w:sz w:val="22"/>
          <w:szCs w:val="22"/>
          <w:lang w:val="en-US"/>
        </w:rPr>
        <w:t>sarcomeric</w:t>
      </w:r>
      <w:proofErr w:type="spellEnd"/>
      <w:r w:rsidR="00CD5D89" w:rsidRPr="00040F1C">
        <w:rPr>
          <w:rFonts w:ascii="Roboto" w:hAnsi="Roboto"/>
          <w:sz w:val="22"/>
          <w:szCs w:val="22"/>
          <w:lang w:val="en-US"/>
        </w:rPr>
        <w:t xml:space="preserve"> HCM, </w:t>
      </w:r>
      <w:r w:rsidR="00B26E80" w:rsidRPr="00040F1C">
        <w:rPr>
          <w:rFonts w:ascii="Roboto" w:hAnsi="Roboto"/>
          <w:sz w:val="22"/>
          <w:szCs w:val="22"/>
          <w:lang w:val="en-US"/>
        </w:rPr>
        <w:t>n=</w:t>
      </w:r>
      <w:r w:rsidR="001B3DE8" w:rsidRPr="00040F1C">
        <w:rPr>
          <w:rFonts w:ascii="Roboto" w:hAnsi="Roboto"/>
          <w:sz w:val="22"/>
          <w:szCs w:val="22"/>
          <w:lang w:val="en-US"/>
        </w:rPr>
        <w:t xml:space="preserve"> </w:t>
      </w:r>
      <w:r w:rsidR="00B26E80" w:rsidRPr="00040F1C">
        <w:rPr>
          <w:rFonts w:ascii="Roboto" w:hAnsi="Roboto"/>
          <w:sz w:val="22"/>
          <w:szCs w:val="22"/>
          <w:lang w:val="en-US"/>
        </w:rPr>
        <w:t>2</w:t>
      </w:r>
      <w:r w:rsidR="00F704D4" w:rsidRPr="00040F1C">
        <w:rPr>
          <w:rFonts w:ascii="Roboto" w:hAnsi="Roboto"/>
          <w:sz w:val="22"/>
          <w:szCs w:val="22"/>
          <w:lang w:val="en-US"/>
        </w:rPr>
        <w:t>,9</w:t>
      </w:r>
      <w:r w:rsidR="008A4E67" w:rsidRPr="00040F1C">
        <w:rPr>
          <w:rFonts w:ascii="Roboto" w:hAnsi="Roboto"/>
          <w:sz w:val="22"/>
          <w:szCs w:val="22"/>
          <w:lang w:val="en-US"/>
        </w:rPr>
        <w:t>99</w:t>
      </w:r>
      <w:r w:rsidR="008B59F9" w:rsidRPr="00040F1C">
        <w:rPr>
          <w:rFonts w:ascii="Roboto" w:hAnsi="Roboto"/>
          <w:sz w:val="22"/>
          <w:szCs w:val="22"/>
          <w:lang w:val="en-US"/>
        </w:rPr>
        <w:t>)</w:t>
      </w:r>
      <w:r w:rsidR="00DA50F5" w:rsidRPr="00040F1C">
        <w:rPr>
          <w:rFonts w:ascii="Roboto" w:hAnsi="Roboto"/>
          <w:sz w:val="22"/>
          <w:szCs w:val="22"/>
          <w:lang w:val="en-US"/>
        </w:rPr>
        <w:t xml:space="preserve"> or </w:t>
      </w:r>
      <w:del w:id="129" w:author="Christoffer Vissing" w:date="2024-08-07T15:08:00Z" w16du:dateUtc="2024-08-07T13:08:00Z">
        <w:r w:rsidR="004451B2" w:rsidRPr="00040F1C" w:rsidDel="00625F3A">
          <w:rPr>
            <w:rFonts w:ascii="Roboto" w:hAnsi="Roboto"/>
            <w:sz w:val="22"/>
            <w:szCs w:val="22"/>
            <w:lang w:val="en-US"/>
          </w:rPr>
          <w:delText xml:space="preserve">was </w:delText>
        </w:r>
      </w:del>
      <w:ins w:id="130" w:author="Christoffer Vissing" w:date="2024-08-07T15:08:00Z" w16du:dateUtc="2024-08-07T13:08:00Z">
        <w:r w:rsidR="00625F3A">
          <w:rPr>
            <w:rFonts w:ascii="Roboto" w:hAnsi="Roboto"/>
            <w:sz w:val="22"/>
            <w:szCs w:val="22"/>
            <w:lang w:val="en-US"/>
          </w:rPr>
          <w:t>no P/LP variant</w:t>
        </w:r>
      </w:ins>
      <w:del w:id="131" w:author="Christoffer Vissing" w:date="2024-08-07T15:08:00Z" w16du:dateUtc="2024-08-07T13:08:00Z">
        <w:r w:rsidR="00DA50F5" w:rsidRPr="00040F1C" w:rsidDel="00625F3A">
          <w:rPr>
            <w:rFonts w:ascii="Roboto" w:hAnsi="Roboto"/>
            <w:sz w:val="22"/>
            <w:szCs w:val="22"/>
            <w:lang w:val="en-US"/>
          </w:rPr>
          <w:delText>negative</w:delText>
        </w:r>
      </w:del>
      <w:r w:rsidR="008B59F9" w:rsidRPr="00040F1C">
        <w:rPr>
          <w:rFonts w:ascii="Roboto" w:hAnsi="Roboto"/>
          <w:sz w:val="22"/>
          <w:szCs w:val="22"/>
          <w:lang w:val="en-US"/>
        </w:rPr>
        <w:t xml:space="preserve"> (</w:t>
      </w:r>
      <w:r w:rsidR="00CD5D89" w:rsidRPr="00040F1C">
        <w:rPr>
          <w:rFonts w:ascii="Roboto" w:hAnsi="Roboto"/>
          <w:sz w:val="22"/>
          <w:szCs w:val="22"/>
          <w:lang w:val="en-US"/>
        </w:rPr>
        <w:t>non-</w:t>
      </w:r>
      <w:proofErr w:type="spellStart"/>
      <w:r w:rsidR="00CD5D89" w:rsidRPr="00040F1C">
        <w:rPr>
          <w:rFonts w:ascii="Roboto" w:hAnsi="Roboto"/>
          <w:sz w:val="22"/>
          <w:szCs w:val="22"/>
          <w:lang w:val="en-US"/>
        </w:rPr>
        <w:t>sarcomeric</w:t>
      </w:r>
      <w:proofErr w:type="spellEnd"/>
      <w:r w:rsidR="00CD5D89" w:rsidRPr="00040F1C">
        <w:rPr>
          <w:rFonts w:ascii="Roboto" w:hAnsi="Roboto"/>
          <w:sz w:val="22"/>
          <w:szCs w:val="22"/>
          <w:lang w:val="en-US"/>
        </w:rPr>
        <w:t xml:space="preserve"> HCM, </w:t>
      </w:r>
      <w:r w:rsidR="008B59F9" w:rsidRPr="00040F1C">
        <w:rPr>
          <w:rFonts w:ascii="Roboto" w:hAnsi="Roboto"/>
          <w:sz w:val="22"/>
          <w:szCs w:val="22"/>
          <w:lang w:val="en-US"/>
        </w:rPr>
        <w:t>n=</w:t>
      </w:r>
      <w:r w:rsidR="001B3DE8" w:rsidRPr="00040F1C">
        <w:rPr>
          <w:rFonts w:ascii="Roboto" w:hAnsi="Roboto"/>
          <w:sz w:val="22"/>
          <w:szCs w:val="22"/>
          <w:lang w:val="en-US"/>
        </w:rPr>
        <w:t xml:space="preserve"> </w:t>
      </w:r>
      <w:r w:rsidR="008B59F9" w:rsidRPr="00040F1C">
        <w:rPr>
          <w:rFonts w:ascii="Roboto" w:hAnsi="Roboto"/>
          <w:sz w:val="22"/>
          <w:szCs w:val="22"/>
          <w:lang w:val="en-US"/>
        </w:rPr>
        <w:t>2</w:t>
      </w:r>
      <w:r w:rsidR="008A4E67" w:rsidRPr="00040F1C">
        <w:rPr>
          <w:rFonts w:ascii="Roboto" w:hAnsi="Roboto"/>
          <w:sz w:val="22"/>
          <w:szCs w:val="22"/>
          <w:lang w:val="en-US"/>
        </w:rPr>
        <w:t>,943</w:t>
      </w:r>
      <w:r w:rsidR="008B59F9" w:rsidRPr="00040F1C">
        <w:rPr>
          <w:rFonts w:ascii="Roboto" w:hAnsi="Roboto"/>
          <w:sz w:val="22"/>
          <w:szCs w:val="22"/>
          <w:lang w:val="en-US"/>
        </w:rPr>
        <w:t>)</w:t>
      </w:r>
      <w:ins w:id="132" w:author="Christoffer Vissing" w:date="2024-08-12T13:54:00Z" w16du:dateUtc="2024-08-12T11:54:00Z">
        <w:r w:rsidR="0004497C">
          <w:rPr>
            <w:rFonts w:ascii="Roboto" w:hAnsi="Roboto"/>
            <w:sz w:val="22"/>
            <w:szCs w:val="22"/>
            <w:lang w:val="en-US"/>
          </w:rPr>
          <w:t xml:space="preserve"> (Consort Figure</w:t>
        </w:r>
      </w:ins>
      <w:ins w:id="133" w:author="Christoffer Vissing" w:date="2024-09-04T12:08:00Z" w16du:dateUtc="2024-09-04T10:08:00Z">
        <w:r w:rsidR="0006687E">
          <w:rPr>
            <w:rFonts w:ascii="Roboto" w:hAnsi="Roboto"/>
            <w:sz w:val="22"/>
            <w:szCs w:val="22"/>
            <w:lang w:val="en-US"/>
          </w:rPr>
          <w:t>?</w:t>
        </w:r>
      </w:ins>
      <w:ins w:id="134" w:author="Christoffer Vissing" w:date="2024-08-12T13:54:00Z" w16du:dateUtc="2024-08-12T11:54:00Z">
        <w:r w:rsidR="0004497C">
          <w:rPr>
            <w:rFonts w:ascii="Roboto" w:hAnsi="Roboto"/>
            <w:sz w:val="22"/>
            <w:szCs w:val="22"/>
            <w:lang w:val="en-US"/>
          </w:rPr>
          <w:t>)</w:t>
        </w:r>
      </w:ins>
      <w:r w:rsidR="001D711A" w:rsidRPr="00040F1C">
        <w:rPr>
          <w:rFonts w:ascii="Roboto" w:hAnsi="Roboto"/>
          <w:sz w:val="22"/>
          <w:szCs w:val="22"/>
          <w:lang w:val="en-US"/>
        </w:rPr>
        <w:t>.</w:t>
      </w:r>
      <w:r w:rsidR="00DA50F5" w:rsidRPr="00040F1C">
        <w:rPr>
          <w:rFonts w:ascii="Roboto" w:hAnsi="Roboto"/>
          <w:sz w:val="22"/>
          <w:szCs w:val="22"/>
          <w:lang w:val="en-US"/>
        </w:rPr>
        <w:t xml:space="preserve"> Median age </w:t>
      </w:r>
      <w:r w:rsidR="00317FF7" w:rsidRPr="00040F1C">
        <w:rPr>
          <w:rFonts w:ascii="Roboto" w:hAnsi="Roboto"/>
          <w:sz w:val="22"/>
          <w:szCs w:val="22"/>
          <w:lang w:val="en-US"/>
        </w:rPr>
        <w:t>of HCM diagnosis was 46.</w:t>
      </w:r>
      <w:r w:rsidR="008A4E67" w:rsidRPr="00040F1C">
        <w:rPr>
          <w:rFonts w:ascii="Roboto" w:hAnsi="Roboto"/>
          <w:sz w:val="22"/>
          <w:szCs w:val="22"/>
          <w:lang w:val="en-US"/>
        </w:rPr>
        <w:t>3</w:t>
      </w:r>
      <w:r w:rsidR="00317FF7" w:rsidRPr="00040F1C">
        <w:rPr>
          <w:rFonts w:ascii="Roboto" w:hAnsi="Roboto"/>
          <w:sz w:val="22"/>
          <w:szCs w:val="22"/>
          <w:lang w:val="en-US"/>
        </w:rPr>
        <w:t xml:space="preserve"> years (IQR: 30.4 to 58</w:t>
      </w:r>
      <w:r w:rsidR="008A4E67" w:rsidRPr="00040F1C">
        <w:rPr>
          <w:rFonts w:ascii="Roboto" w:hAnsi="Roboto"/>
          <w:sz w:val="22"/>
          <w:szCs w:val="22"/>
          <w:lang w:val="en-US"/>
        </w:rPr>
        <w:t>.5</w:t>
      </w:r>
      <w:r w:rsidR="00317FF7" w:rsidRPr="00040F1C">
        <w:rPr>
          <w:rFonts w:ascii="Roboto" w:hAnsi="Roboto"/>
          <w:sz w:val="22"/>
          <w:szCs w:val="22"/>
          <w:lang w:val="en-US"/>
        </w:rPr>
        <w:t>)</w:t>
      </w:r>
      <w:r w:rsidR="00CD5D89" w:rsidRPr="00040F1C">
        <w:rPr>
          <w:rFonts w:ascii="Roboto" w:hAnsi="Roboto"/>
          <w:sz w:val="22"/>
          <w:szCs w:val="22"/>
          <w:lang w:val="en-US"/>
        </w:rPr>
        <w:t xml:space="preserve"> and </w:t>
      </w:r>
      <w:r w:rsidR="00317FF7" w:rsidRPr="00040F1C">
        <w:rPr>
          <w:rFonts w:ascii="Roboto" w:hAnsi="Roboto"/>
          <w:sz w:val="22"/>
          <w:szCs w:val="22"/>
          <w:lang w:val="en-US"/>
        </w:rPr>
        <w:t xml:space="preserve">age at </w:t>
      </w:r>
      <w:r w:rsidR="00A62DC8">
        <w:rPr>
          <w:rFonts w:ascii="Roboto" w:hAnsi="Roboto"/>
          <w:sz w:val="22"/>
          <w:szCs w:val="22"/>
          <w:lang w:val="en-US"/>
        </w:rPr>
        <w:t>first</w:t>
      </w:r>
      <w:r w:rsidR="00A62DC8" w:rsidRPr="008B3566">
        <w:rPr>
          <w:rFonts w:ascii="Roboto" w:hAnsi="Roboto"/>
          <w:sz w:val="22"/>
          <w:szCs w:val="22"/>
          <w:lang w:val="en-US"/>
        </w:rPr>
        <w:t xml:space="preserve"> </w:t>
      </w:r>
      <w:r w:rsidR="004451B2" w:rsidRPr="008B3566">
        <w:rPr>
          <w:rFonts w:ascii="Roboto" w:hAnsi="Roboto"/>
          <w:sz w:val="22"/>
          <w:szCs w:val="22"/>
          <w:lang w:val="en-US"/>
        </w:rPr>
        <w:t xml:space="preserve">visit to a </w:t>
      </w:r>
      <w:proofErr w:type="spellStart"/>
      <w:r w:rsidR="00317FF7" w:rsidRPr="008B3566">
        <w:rPr>
          <w:rFonts w:ascii="Roboto" w:hAnsi="Roboto"/>
          <w:sz w:val="22"/>
          <w:szCs w:val="22"/>
          <w:lang w:val="en-US"/>
        </w:rPr>
        <w:t>SHaRe</w:t>
      </w:r>
      <w:proofErr w:type="spellEnd"/>
      <w:r w:rsidR="00317FF7" w:rsidRPr="008B3566">
        <w:rPr>
          <w:rFonts w:ascii="Roboto" w:hAnsi="Roboto"/>
          <w:sz w:val="22"/>
          <w:szCs w:val="22"/>
          <w:lang w:val="en-US"/>
        </w:rPr>
        <w:t xml:space="preserve"> </w:t>
      </w:r>
      <w:r w:rsidR="004451B2" w:rsidRPr="008B3566">
        <w:rPr>
          <w:rFonts w:ascii="Roboto" w:hAnsi="Roboto"/>
          <w:sz w:val="22"/>
          <w:szCs w:val="22"/>
          <w:lang w:val="en-US"/>
        </w:rPr>
        <w:t xml:space="preserve">site </w:t>
      </w:r>
      <w:r w:rsidR="00317FF7" w:rsidRPr="008B3566">
        <w:rPr>
          <w:rFonts w:ascii="Roboto" w:hAnsi="Roboto"/>
          <w:sz w:val="22"/>
          <w:szCs w:val="22"/>
          <w:lang w:val="en-US"/>
        </w:rPr>
        <w:t>was 50</w:t>
      </w:r>
      <w:r w:rsidR="008A4E67" w:rsidRPr="008B3566">
        <w:rPr>
          <w:rFonts w:ascii="Roboto" w:hAnsi="Roboto"/>
          <w:sz w:val="22"/>
          <w:szCs w:val="22"/>
          <w:lang w:val="en-US"/>
        </w:rPr>
        <w:t>.7</w:t>
      </w:r>
      <w:r w:rsidR="00317FF7" w:rsidRPr="008B3566">
        <w:rPr>
          <w:rFonts w:ascii="Roboto" w:hAnsi="Roboto"/>
          <w:sz w:val="22"/>
          <w:szCs w:val="22"/>
          <w:lang w:val="en-US"/>
        </w:rPr>
        <w:t xml:space="preserve"> years (IQR: 3</w:t>
      </w:r>
      <w:r w:rsidR="008A4E67" w:rsidRPr="008B3566">
        <w:rPr>
          <w:rFonts w:ascii="Roboto" w:hAnsi="Roboto"/>
          <w:sz w:val="22"/>
          <w:szCs w:val="22"/>
          <w:lang w:val="en-US"/>
        </w:rPr>
        <w:t>6.0</w:t>
      </w:r>
      <w:r w:rsidR="00317FF7" w:rsidRPr="008B3566">
        <w:rPr>
          <w:rFonts w:ascii="Roboto" w:hAnsi="Roboto"/>
          <w:sz w:val="22"/>
          <w:szCs w:val="22"/>
          <w:lang w:val="en-US"/>
        </w:rPr>
        <w:t xml:space="preserve"> to 6</w:t>
      </w:r>
      <w:r w:rsidR="008A4E67" w:rsidRPr="008B3566">
        <w:rPr>
          <w:rFonts w:ascii="Roboto" w:hAnsi="Roboto"/>
          <w:sz w:val="22"/>
          <w:szCs w:val="22"/>
          <w:lang w:val="en-US"/>
        </w:rPr>
        <w:t>1.9</w:t>
      </w:r>
      <w:r w:rsidR="00317FF7" w:rsidRPr="008B3566">
        <w:rPr>
          <w:rFonts w:ascii="Roboto" w:hAnsi="Roboto"/>
          <w:sz w:val="22"/>
          <w:szCs w:val="22"/>
          <w:lang w:val="en-US"/>
        </w:rPr>
        <w:t>)</w:t>
      </w:r>
      <w:r w:rsidR="00B00CE6">
        <w:rPr>
          <w:rFonts w:ascii="Roboto" w:hAnsi="Roboto"/>
          <w:sz w:val="22"/>
          <w:szCs w:val="22"/>
          <w:lang w:val="en-US"/>
        </w:rPr>
        <w:t>. In 673 patients</w:t>
      </w:r>
      <w:r w:rsidR="00E17DAA">
        <w:rPr>
          <w:rFonts w:ascii="Roboto" w:hAnsi="Roboto"/>
          <w:sz w:val="22"/>
          <w:szCs w:val="22"/>
          <w:lang w:val="en-US"/>
        </w:rPr>
        <w:t xml:space="preserve"> (11%)</w:t>
      </w:r>
      <w:r w:rsidR="00B00CE6">
        <w:rPr>
          <w:rFonts w:ascii="Roboto" w:hAnsi="Roboto"/>
          <w:sz w:val="22"/>
          <w:szCs w:val="22"/>
          <w:lang w:val="en-US"/>
        </w:rPr>
        <w:t xml:space="preserve">, HCM </w:t>
      </w:r>
      <w:r w:rsidR="00E17DAA">
        <w:rPr>
          <w:rFonts w:ascii="Roboto" w:hAnsi="Roboto"/>
          <w:sz w:val="22"/>
          <w:szCs w:val="22"/>
          <w:lang w:val="en-US"/>
        </w:rPr>
        <w:t>had been</w:t>
      </w:r>
      <w:r w:rsidR="00B00CE6">
        <w:rPr>
          <w:rFonts w:ascii="Roboto" w:hAnsi="Roboto"/>
          <w:sz w:val="22"/>
          <w:szCs w:val="22"/>
          <w:lang w:val="en-US"/>
        </w:rPr>
        <w:t xml:space="preserve"> diagnosed in childhood</w:t>
      </w:r>
      <w:r w:rsidR="00E17DAA">
        <w:rPr>
          <w:rFonts w:ascii="Roboto" w:hAnsi="Roboto"/>
          <w:sz w:val="22"/>
          <w:szCs w:val="22"/>
          <w:lang w:val="en-US"/>
        </w:rPr>
        <w:t>,</w:t>
      </w:r>
      <w:r w:rsidR="00B00CE6">
        <w:rPr>
          <w:rFonts w:ascii="Roboto" w:hAnsi="Roboto"/>
          <w:sz w:val="22"/>
          <w:szCs w:val="22"/>
          <w:lang w:val="en-US"/>
        </w:rPr>
        <w:t xml:space="preserve"> while</w:t>
      </w:r>
      <w:r w:rsidR="00DD3FCE">
        <w:rPr>
          <w:rFonts w:ascii="Roboto" w:hAnsi="Roboto"/>
          <w:sz w:val="22"/>
          <w:szCs w:val="22"/>
          <w:lang w:val="en-US"/>
        </w:rPr>
        <w:t xml:space="preserve"> </w:t>
      </w:r>
      <w:r w:rsidR="00A728AE">
        <w:rPr>
          <w:rFonts w:ascii="Roboto" w:hAnsi="Roboto"/>
          <w:sz w:val="22"/>
          <w:szCs w:val="22"/>
          <w:lang w:val="en-US"/>
        </w:rPr>
        <w:t>123 (2%)</w:t>
      </w:r>
      <w:r w:rsidR="00DD3FCE">
        <w:rPr>
          <w:rFonts w:ascii="Roboto" w:hAnsi="Roboto"/>
          <w:sz w:val="22"/>
          <w:szCs w:val="22"/>
          <w:lang w:val="en-US"/>
        </w:rPr>
        <w:t xml:space="preserve"> </w:t>
      </w:r>
      <w:r w:rsidR="00B00CE6">
        <w:rPr>
          <w:rFonts w:ascii="Roboto" w:hAnsi="Roboto"/>
          <w:sz w:val="22"/>
          <w:szCs w:val="22"/>
          <w:lang w:val="en-US"/>
        </w:rPr>
        <w:t>were</w:t>
      </w:r>
      <w:r w:rsidR="00DD3FCE">
        <w:rPr>
          <w:rFonts w:ascii="Roboto" w:hAnsi="Roboto"/>
          <w:sz w:val="22"/>
          <w:szCs w:val="22"/>
          <w:lang w:val="en-US"/>
        </w:rPr>
        <w:t xml:space="preserve"> </w:t>
      </w:r>
      <w:r w:rsidR="00A728AE">
        <w:rPr>
          <w:rFonts w:ascii="Roboto" w:hAnsi="Roboto"/>
          <w:sz w:val="22"/>
          <w:szCs w:val="22"/>
          <w:lang w:val="en-US"/>
        </w:rPr>
        <w:t xml:space="preserve">still </w:t>
      </w:r>
      <w:r w:rsidR="00DD3FCE">
        <w:rPr>
          <w:rFonts w:ascii="Roboto" w:hAnsi="Roboto"/>
          <w:sz w:val="22"/>
          <w:szCs w:val="22"/>
          <w:lang w:val="en-US"/>
        </w:rPr>
        <w:t xml:space="preserve">younger than 18 </w:t>
      </w:r>
      <w:ins w:id="135" w:author="Stendahl, John" w:date="2024-03-11T17:58:00Z">
        <w:r w:rsidR="00E30477">
          <w:rPr>
            <w:rFonts w:ascii="Roboto" w:hAnsi="Roboto"/>
            <w:sz w:val="22"/>
            <w:szCs w:val="22"/>
            <w:lang w:val="en-US"/>
          </w:rPr>
          <w:t xml:space="preserve">years </w:t>
        </w:r>
      </w:ins>
      <w:r w:rsidR="00DD3FCE">
        <w:rPr>
          <w:rFonts w:ascii="Roboto" w:hAnsi="Roboto"/>
          <w:sz w:val="22"/>
          <w:szCs w:val="22"/>
          <w:lang w:val="en-US"/>
        </w:rPr>
        <w:t xml:space="preserve">at </w:t>
      </w:r>
      <w:commentRangeStart w:id="136"/>
      <w:del w:id="137" w:author="Christoffer Vissing" w:date="2024-08-07T15:20:00Z" w16du:dateUtc="2024-08-07T13:20:00Z">
        <w:r w:rsidR="00A728AE" w:rsidDel="00233E4F">
          <w:rPr>
            <w:rFonts w:ascii="Roboto" w:hAnsi="Roboto"/>
            <w:sz w:val="22"/>
            <w:szCs w:val="22"/>
            <w:lang w:val="en-US"/>
          </w:rPr>
          <w:delText xml:space="preserve">end </w:delText>
        </w:r>
      </w:del>
      <w:ins w:id="138" w:author="Christoffer Vissing" w:date="2024-08-07T15:20:00Z" w16du:dateUtc="2024-08-07T13:20:00Z">
        <w:r w:rsidR="00233E4F">
          <w:rPr>
            <w:rFonts w:ascii="Roboto" w:hAnsi="Roboto"/>
            <w:sz w:val="22"/>
            <w:szCs w:val="22"/>
            <w:lang w:val="en-US"/>
          </w:rPr>
          <w:t>the las</w:t>
        </w:r>
      </w:ins>
      <w:ins w:id="139" w:author="Christoffer Vissing" w:date="2024-08-07T15:21:00Z" w16du:dateUtc="2024-08-07T13:21:00Z">
        <w:r w:rsidR="00233E4F">
          <w:rPr>
            <w:rFonts w:ascii="Roboto" w:hAnsi="Roboto"/>
            <w:sz w:val="22"/>
            <w:szCs w:val="22"/>
            <w:lang w:val="en-US"/>
          </w:rPr>
          <w:t>t</w:t>
        </w:r>
      </w:ins>
      <w:ins w:id="140" w:author="Christoffer Vissing" w:date="2024-08-07T15:20:00Z" w16du:dateUtc="2024-08-07T13:20:00Z">
        <w:r w:rsidR="00233E4F">
          <w:rPr>
            <w:rFonts w:ascii="Roboto" w:hAnsi="Roboto"/>
            <w:sz w:val="22"/>
            <w:szCs w:val="22"/>
            <w:lang w:val="en-US"/>
          </w:rPr>
          <w:t xml:space="preserve"> </w:t>
        </w:r>
      </w:ins>
      <w:del w:id="141" w:author="Christoffer Vissing" w:date="2024-08-07T15:21:00Z" w16du:dateUtc="2024-08-07T13:21:00Z">
        <w:r w:rsidR="00A728AE" w:rsidDel="00233E4F">
          <w:rPr>
            <w:rFonts w:ascii="Roboto" w:hAnsi="Roboto"/>
            <w:sz w:val="22"/>
            <w:szCs w:val="22"/>
            <w:lang w:val="en-US"/>
          </w:rPr>
          <w:delText xml:space="preserve">of </w:delText>
        </w:r>
      </w:del>
      <w:commentRangeEnd w:id="136"/>
      <w:r w:rsidR="00F76D41">
        <w:rPr>
          <w:rStyle w:val="Kommentarhenvisning"/>
          <w:lang w:val="en-US" w:eastAsia="en-US"/>
        </w:rPr>
        <w:commentReference w:id="136"/>
      </w:r>
      <w:r w:rsidR="00A728AE">
        <w:rPr>
          <w:rFonts w:ascii="Roboto" w:hAnsi="Roboto"/>
          <w:sz w:val="22"/>
          <w:szCs w:val="22"/>
          <w:lang w:val="en-US"/>
        </w:rPr>
        <w:t>follow-up</w:t>
      </w:r>
      <w:ins w:id="142" w:author="Christoffer Vissing" w:date="2024-08-07T15:21:00Z" w16du:dateUtc="2024-08-07T13:21:00Z">
        <w:r w:rsidR="00233E4F">
          <w:rPr>
            <w:rFonts w:ascii="Roboto" w:hAnsi="Roboto"/>
            <w:sz w:val="22"/>
            <w:szCs w:val="22"/>
            <w:lang w:val="en-US"/>
          </w:rPr>
          <w:t xml:space="preserve"> visit</w:t>
        </w:r>
      </w:ins>
      <w:r w:rsidR="00317FF7" w:rsidRPr="008B3566">
        <w:rPr>
          <w:rFonts w:ascii="Roboto" w:hAnsi="Roboto"/>
          <w:sz w:val="22"/>
          <w:szCs w:val="22"/>
          <w:lang w:val="en-US"/>
        </w:rPr>
        <w:t xml:space="preserve">. At </w:t>
      </w:r>
      <w:r w:rsidR="00A62DC8">
        <w:rPr>
          <w:rFonts w:ascii="Roboto" w:hAnsi="Roboto"/>
          <w:sz w:val="22"/>
          <w:szCs w:val="22"/>
          <w:lang w:val="en-US"/>
        </w:rPr>
        <w:t>first</w:t>
      </w:r>
      <w:r w:rsidR="00A62DC8" w:rsidRPr="008B3566">
        <w:rPr>
          <w:rFonts w:ascii="Roboto" w:hAnsi="Roboto"/>
          <w:sz w:val="22"/>
          <w:szCs w:val="22"/>
          <w:lang w:val="en-US"/>
        </w:rPr>
        <w:t xml:space="preserve"> </w:t>
      </w:r>
      <w:proofErr w:type="spellStart"/>
      <w:r w:rsidR="00317FF7" w:rsidRPr="008B3566">
        <w:rPr>
          <w:rFonts w:ascii="Roboto" w:hAnsi="Roboto"/>
          <w:sz w:val="22"/>
          <w:szCs w:val="22"/>
          <w:lang w:val="en-US"/>
        </w:rPr>
        <w:t>SHaRe</w:t>
      </w:r>
      <w:proofErr w:type="spellEnd"/>
      <w:r w:rsidR="00317FF7" w:rsidRPr="008B3566">
        <w:rPr>
          <w:rFonts w:ascii="Roboto" w:hAnsi="Roboto"/>
          <w:sz w:val="22"/>
          <w:szCs w:val="22"/>
          <w:lang w:val="en-US"/>
        </w:rPr>
        <w:t xml:space="preserve"> </w:t>
      </w:r>
      <w:r w:rsidR="00CD5D89" w:rsidRPr="008B3566">
        <w:rPr>
          <w:rFonts w:ascii="Roboto" w:hAnsi="Roboto"/>
          <w:sz w:val="22"/>
          <w:szCs w:val="22"/>
          <w:lang w:val="en-US"/>
        </w:rPr>
        <w:t>visit</w:t>
      </w:r>
      <w:r w:rsidR="00317FF7" w:rsidRPr="008B3566">
        <w:rPr>
          <w:rFonts w:ascii="Roboto" w:hAnsi="Roboto"/>
          <w:sz w:val="22"/>
          <w:szCs w:val="22"/>
          <w:lang w:val="en-US"/>
        </w:rPr>
        <w:t xml:space="preserve">, </w:t>
      </w:r>
      <w:r w:rsidR="003157B8" w:rsidRPr="008B3566">
        <w:rPr>
          <w:rFonts w:ascii="Roboto" w:hAnsi="Roboto"/>
          <w:sz w:val="22"/>
          <w:szCs w:val="22"/>
          <w:lang w:val="en-US"/>
        </w:rPr>
        <w:t xml:space="preserve">hypertension </w:t>
      </w:r>
      <w:r w:rsidR="00C113BB" w:rsidRPr="008B3566">
        <w:rPr>
          <w:rFonts w:ascii="Roboto" w:hAnsi="Roboto"/>
          <w:sz w:val="22"/>
          <w:szCs w:val="22"/>
          <w:lang w:val="en-US"/>
        </w:rPr>
        <w:t xml:space="preserve">was </w:t>
      </w:r>
      <w:r w:rsidR="00667385" w:rsidRPr="008B3566">
        <w:rPr>
          <w:rFonts w:ascii="Roboto" w:hAnsi="Roboto"/>
          <w:sz w:val="22"/>
          <w:szCs w:val="22"/>
          <w:lang w:val="en-US"/>
        </w:rPr>
        <w:t xml:space="preserve">prevalent </w:t>
      </w:r>
      <w:r w:rsidR="00317FF7" w:rsidRPr="008B3566">
        <w:rPr>
          <w:rFonts w:ascii="Roboto" w:hAnsi="Roboto"/>
          <w:sz w:val="22"/>
          <w:szCs w:val="22"/>
          <w:lang w:val="en-US"/>
        </w:rPr>
        <w:t xml:space="preserve">in </w:t>
      </w:r>
      <w:r w:rsidR="008A4E67" w:rsidRPr="008B3566">
        <w:rPr>
          <w:rFonts w:ascii="Roboto" w:hAnsi="Roboto"/>
          <w:sz w:val="22"/>
          <w:szCs w:val="22"/>
          <w:lang w:val="en-US"/>
        </w:rPr>
        <w:t>30</w:t>
      </w:r>
      <w:r w:rsidR="00317FF7" w:rsidRPr="008B3566">
        <w:rPr>
          <w:rFonts w:ascii="Roboto" w:hAnsi="Roboto"/>
          <w:sz w:val="22"/>
          <w:szCs w:val="22"/>
          <w:lang w:val="en-US"/>
        </w:rPr>
        <w:t xml:space="preserve">%, </w:t>
      </w:r>
      <w:r w:rsidR="003157B8" w:rsidRPr="008B3566">
        <w:rPr>
          <w:rFonts w:ascii="Roboto" w:hAnsi="Roboto"/>
          <w:sz w:val="22"/>
          <w:szCs w:val="22"/>
          <w:lang w:val="en-US"/>
        </w:rPr>
        <w:t xml:space="preserve">atrial fibrillation </w:t>
      </w:r>
      <w:r w:rsidR="00317FF7" w:rsidRPr="008B3566">
        <w:rPr>
          <w:rFonts w:ascii="Roboto" w:hAnsi="Roboto"/>
          <w:sz w:val="22"/>
          <w:szCs w:val="22"/>
          <w:lang w:val="en-US"/>
        </w:rPr>
        <w:t xml:space="preserve">in </w:t>
      </w:r>
      <w:r w:rsidR="003157B8" w:rsidRPr="008B3566">
        <w:rPr>
          <w:rFonts w:ascii="Roboto" w:hAnsi="Roboto"/>
          <w:sz w:val="22"/>
          <w:szCs w:val="22"/>
          <w:lang w:val="en-US"/>
        </w:rPr>
        <w:t>13</w:t>
      </w:r>
      <w:r w:rsidR="00317FF7" w:rsidRPr="008B3566">
        <w:rPr>
          <w:rFonts w:ascii="Roboto" w:hAnsi="Roboto"/>
          <w:sz w:val="22"/>
          <w:szCs w:val="22"/>
          <w:lang w:val="en-US"/>
        </w:rPr>
        <w:t xml:space="preserve">%, </w:t>
      </w:r>
      <w:ins w:id="143" w:author="Stendahl, John" w:date="2024-03-11T17:59:00Z">
        <w:del w:id="144" w:author="Christoffer Vissing" w:date="2024-03-18T11:57:00Z">
          <w:r w:rsidR="007029D8" w:rsidDel="00290C27">
            <w:rPr>
              <w:rFonts w:ascii="Roboto" w:hAnsi="Roboto"/>
              <w:sz w:val="22"/>
              <w:szCs w:val="22"/>
              <w:lang w:val="en-US"/>
            </w:rPr>
            <w:delText>and</w:delText>
          </w:r>
        </w:del>
      </w:ins>
      <w:ins w:id="145" w:author="Christoffer Vissing" w:date="2024-03-18T11:57:00Z">
        <w:r w:rsidR="00290C27">
          <w:rPr>
            <w:rFonts w:ascii="Roboto" w:hAnsi="Roboto"/>
            <w:sz w:val="22"/>
            <w:szCs w:val="22"/>
            <w:lang w:val="en-US"/>
          </w:rPr>
          <w:t>previous</w:t>
        </w:r>
      </w:ins>
      <w:ins w:id="146" w:author="Stendahl, John" w:date="2024-03-11T17:59:00Z">
        <w:r w:rsidR="007029D8">
          <w:rPr>
            <w:rFonts w:ascii="Roboto" w:hAnsi="Roboto"/>
            <w:sz w:val="22"/>
            <w:szCs w:val="22"/>
            <w:lang w:val="en-US"/>
          </w:rPr>
          <w:t xml:space="preserve"> </w:t>
        </w:r>
      </w:ins>
      <w:r w:rsidR="00317FF7" w:rsidRPr="008B3566">
        <w:rPr>
          <w:rFonts w:ascii="Roboto" w:hAnsi="Roboto"/>
          <w:sz w:val="22"/>
          <w:szCs w:val="22"/>
          <w:lang w:val="en-US"/>
        </w:rPr>
        <w:t>stroke in 2.</w:t>
      </w:r>
      <w:r w:rsidR="008A4E67" w:rsidRPr="008B3566">
        <w:rPr>
          <w:rFonts w:ascii="Roboto" w:hAnsi="Roboto"/>
          <w:sz w:val="22"/>
          <w:szCs w:val="22"/>
          <w:lang w:val="en-US"/>
        </w:rPr>
        <w:t>9</w:t>
      </w:r>
      <w:r w:rsidR="00317FF7" w:rsidRPr="008B3566">
        <w:rPr>
          <w:rFonts w:ascii="Roboto" w:hAnsi="Roboto"/>
          <w:sz w:val="22"/>
          <w:szCs w:val="22"/>
          <w:lang w:val="en-US"/>
        </w:rPr>
        <w:t>%</w:t>
      </w:r>
      <w:r w:rsidR="00CD5D89" w:rsidRPr="008B3566">
        <w:rPr>
          <w:rFonts w:ascii="Roboto" w:hAnsi="Roboto"/>
          <w:sz w:val="22"/>
          <w:szCs w:val="22"/>
          <w:lang w:val="en-US"/>
        </w:rPr>
        <w:t>;</w:t>
      </w:r>
      <w:ins w:id="147" w:author="Christoffer Vissing" w:date="2024-03-18T11:57:00Z">
        <w:r w:rsidR="00290C27">
          <w:rPr>
            <w:rFonts w:ascii="Roboto" w:hAnsi="Roboto"/>
            <w:sz w:val="22"/>
            <w:szCs w:val="22"/>
            <w:lang w:val="en-US"/>
          </w:rPr>
          <w:t xml:space="preserve"> and</w:t>
        </w:r>
      </w:ins>
      <w:r w:rsidR="00CD5D89" w:rsidRPr="008B3566">
        <w:rPr>
          <w:rFonts w:ascii="Roboto" w:hAnsi="Roboto"/>
          <w:sz w:val="22"/>
          <w:szCs w:val="22"/>
          <w:lang w:val="en-US"/>
        </w:rPr>
        <w:t xml:space="preserve"> </w:t>
      </w:r>
      <w:del w:id="148" w:author="Stendahl, John" w:date="2024-03-11T17:59:00Z">
        <w:r w:rsidR="003157B8" w:rsidRPr="008B3566" w:rsidDel="007029D8">
          <w:rPr>
            <w:rFonts w:ascii="Roboto" w:hAnsi="Roboto"/>
            <w:sz w:val="22"/>
            <w:szCs w:val="22"/>
            <w:lang w:val="en-US"/>
          </w:rPr>
          <w:delText xml:space="preserve">and </w:delText>
        </w:r>
      </w:del>
      <w:r w:rsidR="003157B8" w:rsidRPr="008B3566">
        <w:rPr>
          <w:rFonts w:ascii="Roboto" w:hAnsi="Roboto"/>
          <w:sz w:val="22"/>
          <w:szCs w:val="22"/>
          <w:lang w:val="en-US"/>
        </w:rPr>
        <w:t xml:space="preserve">2.1% </w:t>
      </w:r>
      <w:r w:rsidR="00CD5D89" w:rsidRPr="008B3566">
        <w:rPr>
          <w:rFonts w:ascii="Roboto" w:hAnsi="Roboto"/>
          <w:sz w:val="22"/>
          <w:szCs w:val="22"/>
          <w:lang w:val="en-US"/>
        </w:rPr>
        <w:t xml:space="preserve">had </w:t>
      </w:r>
      <w:ins w:id="149" w:author="Christoffer Vissing" w:date="2024-03-18T11:56:00Z">
        <w:r w:rsidR="00290C27">
          <w:rPr>
            <w:rFonts w:ascii="Roboto" w:hAnsi="Roboto"/>
            <w:sz w:val="22"/>
            <w:szCs w:val="22"/>
            <w:lang w:val="en-US"/>
          </w:rPr>
          <w:t>been</w:t>
        </w:r>
      </w:ins>
      <w:ins w:id="150" w:author="Stendahl, John" w:date="2024-03-11T17:59:00Z">
        <w:del w:id="151" w:author="Christoffer Vissing" w:date="2024-03-18T11:56:00Z">
          <w:r w:rsidR="007029D8" w:rsidDel="00290C27">
            <w:rPr>
              <w:rFonts w:ascii="Roboto" w:hAnsi="Roboto"/>
              <w:sz w:val="22"/>
              <w:szCs w:val="22"/>
              <w:lang w:val="en-US"/>
            </w:rPr>
            <w:delText>a</w:delText>
          </w:r>
        </w:del>
        <w:r w:rsidR="007029D8">
          <w:rPr>
            <w:rFonts w:ascii="Roboto" w:hAnsi="Roboto"/>
            <w:sz w:val="22"/>
            <w:szCs w:val="22"/>
            <w:lang w:val="en-US"/>
          </w:rPr>
          <w:t xml:space="preserve"> </w:t>
        </w:r>
      </w:ins>
      <w:r w:rsidR="00CD5D89" w:rsidRPr="008B3566">
        <w:rPr>
          <w:rFonts w:ascii="Roboto" w:hAnsi="Roboto"/>
          <w:sz w:val="22"/>
          <w:szCs w:val="22"/>
          <w:lang w:val="en-US"/>
        </w:rPr>
        <w:t>resuscitated</w:t>
      </w:r>
      <w:ins w:id="152" w:author="Christoffer Vissing" w:date="2024-03-18T11:56:00Z">
        <w:r w:rsidR="00290C27">
          <w:rPr>
            <w:rFonts w:ascii="Roboto" w:hAnsi="Roboto"/>
            <w:sz w:val="22"/>
            <w:szCs w:val="22"/>
            <w:lang w:val="en-US"/>
          </w:rPr>
          <w:t xml:space="preserve"> from</w:t>
        </w:r>
      </w:ins>
      <w:r w:rsidR="003157B8" w:rsidRPr="008B3566">
        <w:rPr>
          <w:rFonts w:ascii="Roboto" w:hAnsi="Roboto"/>
          <w:sz w:val="22"/>
          <w:szCs w:val="22"/>
          <w:lang w:val="en-US"/>
        </w:rPr>
        <w:t xml:space="preserve"> </w:t>
      </w:r>
      <w:r w:rsidR="00317FF7" w:rsidRPr="008B3566">
        <w:rPr>
          <w:rFonts w:ascii="Roboto" w:hAnsi="Roboto"/>
          <w:sz w:val="22"/>
          <w:szCs w:val="22"/>
          <w:lang w:val="en-US"/>
        </w:rPr>
        <w:t>cardiac arrest</w:t>
      </w:r>
      <w:r w:rsidR="003157B8" w:rsidRPr="008B3566">
        <w:rPr>
          <w:rFonts w:ascii="Roboto" w:hAnsi="Roboto"/>
          <w:sz w:val="22"/>
          <w:szCs w:val="22"/>
          <w:lang w:val="en-US"/>
        </w:rPr>
        <w:t>.</w:t>
      </w:r>
    </w:p>
    <w:p w14:paraId="5BE4479A" w14:textId="77777777" w:rsidR="00BB654F" w:rsidRPr="008B3566" w:rsidRDefault="00BB654F" w:rsidP="001D711A">
      <w:pPr>
        <w:spacing w:line="480" w:lineRule="auto"/>
        <w:rPr>
          <w:rFonts w:ascii="Roboto" w:hAnsi="Roboto"/>
          <w:b/>
          <w:bCs/>
          <w:sz w:val="22"/>
          <w:szCs w:val="22"/>
          <w:lang w:val="en-US"/>
        </w:rPr>
      </w:pPr>
    </w:p>
    <w:p w14:paraId="11615B3C" w14:textId="7138722B" w:rsidR="00FA0FD1" w:rsidRPr="008B3566" w:rsidRDefault="00CA4002" w:rsidP="001D711A">
      <w:pPr>
        <w:spacing w:line="480" w:lineRule="auto"/>
        <w:rPr>
          <w:rFonts w:ascii="Roboto" w:hAnsi="Roboto"/>
          <w:b/>
          <w:bCs/>
          <w:sz w:val="22"/>
          <w:szCs w:val="22"/>
          <w:lang w:val="en-US"/>
        </w:rPr>
      </w:pPr>
      <w:r w:rsidRPr="008B3566">
        <w:rPr>
          <w:rFonts w:ascii="Roboto" w:hAnsi="Roboto"/>
          <w:b/>
          <w:bCs/>
          <w:sz w:val="22"/>
          <w:szCs w:val="22"/>
          <w:lang w:val="en-US"/>
        </w:rPr>
        <w:t xml:space="preserve">Clinical </w:t>
      </w:r>
      <w:r w:rsidR="000F4274">
        <w:rPr>
          <w:rFonts w:ascii="Roboto" w:hAnsi="Roboto"/>
          <w:b/>
          <w:bCs/>
          <w:sz w:val="22"/>
          <w:szCs w:val="22"/>
          <w:lang w:val="en-US"/>
        </w:rPr>
        <w:t>C</w:t>
      </w:r>
      <w:r w:rsidRPr="008B3566">
        <w:rPr>
          <w:rFonts w:ascii="Roboto" w:hAnsi="Roboto"/>
          <w:b/>
          <w:bCs/>
          <w:sz w:val="22"/>
          <w:szCs w:val="22"/>
          <w:lang w:val="en-US"/>
        </w:rPr>
        <w:t xml:space="preserve">haracteristics </w:t>
      </w:r>
      <w:r w:rsidR="004F62AE" w:rsidRPr="008B3566">
        <w:rPr>
          <w:rFonts w:ascii="Roboto" w:hAnsi="Roboto"/>
          <w:b/>
          <w:bCs/>
          <w:sz w:val="22"/>
          <w:szCs w:val="22"/>
          <w:lang w:val="en-US"/>
        </w:rPr>
        <w:t>of</w:t>
      </w:r>
      <w:r w:rsidRPr="008B3566">
        <w:rPr>
          <w:rFonts w:ascii="Roboto" w:hAnsi="Roboto"/>
          <w:b/>
          <w:bCs/>
          <w:sz w:val="22"/>
          <w:szCs w:val="22"/>
          <w:lang w:val="en-US"/>
        </w:rPr>
        <w:t xml:space="preserve"> </w:t>
      </w:r>
      <w:proofErr w:type="spellStart"/>
      <w:r w:rsidRPr="008B3566">
        <w:rPr>
          <w:rFonts w:ascii="Roboto" w:hAnsi="Roboto"/>
          <w:b/>
          <w:bCs/>
          <w:sz w:val="22"/>
          <w:szCs w:val="22"/>
          <w:lang w:val="en-US"/>
        </w:rPr>
        <w:t>Sarcomeric</w:t>
      </w:r>
      <w:proofErr w:type="spellEnd"/>
      <w:r w:rsidRPr="008B3566">
        <w:rPr>
          <w:rFonts w:ascii="Roboto" w:hAnsi="Roboto"/>
          <w:b/>
          <w:bCs/>
          <w:sz w:val="22"/>
          <w:szCs w:val="22"/>
          <w:lang w:val="en-US"/>
        </w:rPr>
        <w:t xml:space="preserve"> </w:t>
      </w:r>
      <w:r w:rsidR="003F641C" w:rsidRPr="008B3566">
        <w:rPr>
          <w:rFonts w:ascii="Roboto" w:hAnsi="Roboto"/>
          <w:b/>
          <w:bCs/>
          <w:sz w:val="22"/>
          <w:szCs w:val="22"/>
          <w:lang w:val="en-US"/>
        </w:rPr>
        <w:t>versus</w:t>
      </w:r>
      <w:r w:rsidRPr="008B3566">
        <w:rPr>
          <w:rFonts w:ascii="Roboto" w:hAnsi="Roboto"/>
          <w:b/>
          <w:bCs/>
          <w:sz w:val="22"/>
          <w:szCs w:val="22"/>
          <w:lang w:val="en-US"/>
        </w:rPr>
        <w:t xml:space="preserve"> Non-</w:t>
      </w:r>
      <w:proofErr w:type="spellStart"/>
      <w:r w:rsidRPr="008B3566">
        <w:rPr>
          <w:rFonts w:ascii="Roboto" w:hAnsi="Roboto"/>
          <w:b/>
          <w:bCs/>
          <w:sz w:val="22"/>
          <w:szCs w:val="22"/>
          <w:lang w:val="en-US"/>
        </w:rPr>
        <w:t>sarcomeric</w:t>
      </w:r>
      <w:proofErr w:type="spellEnd"/>
      <w:r w:rsidRPr="008B3566">
        <w:rPr>
          <w:rFonts w:ascii="Roboto" w:hAnsi="Roboto"/>
          <w:b/>
          <w:bCs/>
          <w:sz w:val="22"/>
          <w:szCs w:val="22"/>
          <w:lang w:val="en-US"/>
        </w:rPr>
        <w:t xml:space="preserve"> HCM</w:t>
      </w:r>
    </w:p>
    <w:p w14:paraId="5EF5D3E7" w14:textId="1E82A777" w:rsidR="00351DC9" w:rsidRDefault="00317FF7" w:rsidP="001D711A">
      <w:pPr>
        <w:spacing w:line="480" w:lineRule="auto"/>
        <w:rPr>
          <w:ins w:id="153" w:author="Christoffer Vissing" w:date="2024-08-07T15:23:00Z" w16du:dateUtc="2024-08-07T13:23:00Z"/>
          <w:rFonts w:ascii="Roboto" w:hAnsi="Roboto"/>
          <w:sz w:val="22"/>
          <w:szCs w:val="22"/>
          <w:lang w:val="en-US"/>
        </w:rPr>
      </w:pPr>
      <w:r w:rsidRPr="008B3566">
        <w:rPr>
          <w:rFonts w:ascii="Roboto" w:hAnsi="Roboto"/>
          <w:sz w:val="22"/>
          <w:szCs w:val="22"/>
          <w:lang w:val="en-US"/>
        </w:rPr>
        <w:t xml:space="preserve">Clinical characteristics </w:t>
      </w:r>
      <w:r w:rsidR="00CD5D89" w:rsidRPr="008B3566">
        <w:rPr>
          <w:rFonts w:ascii="Roboto" w:hAnsi="Roboto"/>
          <w:sz w:val="22"/>
          <w:szCs w:val="22"/>
          <w:lang w:val="en-US"/>
        </w:rPr>
        <w:t>stratified by</w:t>
      </w:r>
      <w:r w:rsidRPr="008B3566">
        <w:rPr>
          <w:rFonts w:ascii="Roboto" w:hAnsi="Roboto"/>
          <w:sz w:val="22"/>
          <w:szCs w:val="22"/>
          <w:lang w:val="en-US"/>
        </w:rPr>
        <w:t xml:space="preserve"> genetic subgroup</w:t>
      </w:r>
      <w:r w:rsidR="001D711A" w:rsidRPr="008B3566">
        <w:rPr>
          <w:rFonts w:ascii="Roboto" w:hAnsi="Roboto"/>
          <w:sz w:val="22"/>
          <w:szCs w:val="22"/>
          <w:lang w:val="en-US"/>
        </w:rPr>
        <w:t xml:space="preserve"> are presented in </w:t>
      </w:r>
      <w:r w:rsidR="001D711A" w:rsidRPr="008B3566">
        <w:rPr>
          <w:rFonts w:ascii="Roboto" w:hAnsi="Roboto"/>
          <w:b/>
          <w:bCs/>
          <w:sz w:val="22"/>
          <w:szCs w:val="22"/>
          <w:lang w:val="en-US"/>
        </w:rPr>
        <w:t>Table 1</w:t>
      </w:r>
      <w:r w:rsidR="001D711A" w:rsidRPr="008B3566">
        <w:rPr>
          <w:rFonts w:ascii="Roboto" w:hAnsi="Roboto"/>
          <w:sz w:val="22"/>
          <w:szCs w:val="22"/>
          <w:lang w:val="en-US"/>
        </w:rPr>
        <w:t>.</w:t>
      </w:r>
      <w:r w:rsidR="00F826AF" w:rsidRPr="008B3566">
        <w:rPr>
          <w:rFonts w:ascii="Roboto" w:hAnsi="Roboto"/>
          <w:sz w:val="22"/>
          <w:szCs w:val="22"/>
          <w:lang w:val="en-US"/>
        </w:rPr>
        <w:t xml:space="preserve"> P</w:t>
      </w:r>
      <w:r w:rsidR="004F62AE" w:rsidRPr="008B3566">
        <w:rPr>
          <w:rFonts w:ascii="Roboto" w:hAnsi="Roboto"/>
          <w:sz w:val="22"/>
          <w:szCs w:val="22"/>
          <w:lang w:val="en-US"/>
        </w:rPr>
        <w:t xml:space="preserve">atients with </w:t>
      </w:r>
      <w:proofErr w:type="spellStart"/>
      <w:r w:rsidR="004F62AE" w:rsidRPr="008B3566">
        <w:rPr>
          <w:rFonts w:ascii="Roboto" w:hAnsi="Roboto"/>
          <w:sz w:val="22"/>
          <w:szCs w:val="22"/>
          <w:lang w:val="en-US"/>
        </w:rPr>
        <w:t>sarcomeric</w:t>
      </w:r>
      <w:proofErr w:type="spellEnd"/>
      <w:r w:rsidR="004F62AE" w:rsidRPr="008B3566">
        <w:rPr>
          <w:rFonts w:ascii="Roboto" w:hAnsi="Roboto"/>
          <w:sz w:val="22"/>
          <w:szCs w:val="22"/>
          <w:lang w:val="en-US"/>
        </w:rPr>
        <w:t xml:space="preserve"> HCM were</w:t>
      </w:r>
      <w:r w:rsidR="00BF182A" w:rsidRPr="008B3566">
        <w:rPr>
          <w:rFonts w:ascii="Roboto" w:hAnsi="Roboto"/>
          <w:sz w:val="22"/>
          <w:szCs w:val="22"/>
          <w:lang w:val="en-US"/>
        </w:rPr>
        <w:t xml:space="preserve"> </w:t>
      </w:r>
      <w:r w:rsidR="004451B2" w:rsidRPr="008B3566">
        <w:rPr>
          <w:rFonts w:ascii="Roboto" w:hAnsi="Roboto"/>
          <w:sz w:val="22"/>
          <w:szCs w:val="22"/>
          <w:lang w:val="en-US"/>
        </w:rPr>
        <w:t>~1</w:t>
      </w:r>
      <w:r w:rsidR="008A4E67" w:rsidRPr="008B3566">
        <w:rPr>
          <w:rFonts w:ascii="Roboto" w:hAnsi="Roboto"/>
          <w:sz w:val="22"/>
          <w:szCs w:val="22"/>
          <w:lang w:val="en-US"/>
        </w:rPr>
        <w:t>5</w:t>
      </w:r>
      <w:r w:rsidR="004451B2" w:rsidRPr="008B3566">
        <w:rPr>
          <w:rFonts w:ascii="Roboto" w:hAnsi="Roboto"/>
          <w:sz w:val="22"/>
          <w:szCs w:val="22"/>
          <w:lang w:val="en-US"/>
        </w:rPr>
        <w:t xml:space="preserve"> years younger</w:t>
      </w:r>
      <w:r w:rsidR="00BF182A" w:rsidRPr="008B3566">
        <w:rPr>
          <w:rFonts w:ascii="Roboto" w:hAnsi="Roboto"/>
          <w:sz w:val="22"/>
          <w:szCs w:val="22"/>
          <w:lang w:val="en-US"/>
        </w:rPr>
        <w:t xml:space="preserve"> </w:t>
      </w:r>
      <w:r w:rsidR="004F62AE" w:rsidRPr="008B3566">
        <w:rPr>
          <w:rFonts w:ascii="Roboto" w:hAnsi="Roboto"/>
          <w:sz w:val="22"/>
          <w:szCs w:val="22"/>
          <w:lang w:val="en-US"/>
        </w:rPr>
        <w:t>at diagnosis</w:t>
      </w:r>
      <w:r w:rsidR="00BF182A" w:rsidRPr="008B3566">
        <w:rPr>
          <w:rFonts w:ascii="Roboto" w:hAnsi="Roboto"/>
          <w:sz w:val="22"/>
          <w:szCs w:val="22"/>
          <w:lang w:val="en-US"/>
        </w:rPr>
        <w:t xml:space="preserve"> (median age </w:t>
      </w:r>
      <w:r w:rsidR="00556B72" w:rsidRPr="008B3566">
        <w:rPr>
          <w:rFonts w:ascii="Roboto" w:hAnsi="Roboto"/>
          <w:sz w:val="22"/>
          <w:szCs w:val="22"/>
          <w:lang w:val="en-US"/>
        </w:rPr>
        <w:t>3</w:t>
      </w:r>
      <w:r w:rsidR="008A4E67" w:rsidRPr="008B3566">
        <w:rPr>
          <w:rFonts w:ascii="Roboto" w:hAnsi="Roboto"/>
          <w:sz w:val="22"/>
          <w:szCs w:val="22"/>
          <w:lang w:val="en-US"/>
        </w:rPr>
        <w:t>7</w:t>
      </w:r>
      <w:r w:rsidR="00556B72" w:rsidRPr="008B3566">
        <w:rPr>
          <w:rFonts w:ascii="Roboto" w:hAnsi="Roboto"/>
          <w:sz w:val="22"/>
          <w:szCs w:val="22"/>
          <w:lang w:val="en-US"/>
        </w:rPr>
        <w:t>.</w:t>
      </w:r>
      <w:r w:rsidR="008A4E67" w:rsidRPr="008B3566">
        <w:rPr>
          <w:rFonts w:ascii="Roboto" w:hAnsi="Roboto"/>
          <w:sz w:val="22"/>
          <w:szCs w:val="22"/>
          <w:lang w:val="en-US"/>
        </w:rPr>
        <w:t>8</w:t>
      </w:r>
      <w:r w:rsidR="00CF65F0" w:rsidRPr="008B3566">
        <w:rPr>
          <w:rFonts w:ascii="Roboto" w:hAnsi="Roboto"/>
          <w:sz w:val="22"/>
          <w:szCs w:val="22"/>
          <w:lang w:val="en-US"/>
        </w:rPr>
        <w:t xml:space="preserve"> </w:t>
      </w:r>
      <w:r w:rsidR="003F641C" w:rsidRPr="008B3566">
        <w:rPr>
          <w:rFonts w:ascii="Roboto" w:hAnsi="Roboto"/>
          <w:sz w:val="22"/>
          <w:szCs w:val="22"/>
          <w:lang w:val="en-US"/>
        </w:rPr>
        <w:t>versus</w:t>
      </w:r>
      <w:r w:rsidR="00CF65F0" w:rsidRPr="008B3566">
        <w:rPr>
          <w:rFonts w:ascii="Roboto" w:hAnsi="Roboto"/>
          <w:sz w:val="22"/>
          <w:szCs w:val="22"/>
          <w:lang w:val="en-US"/>
        </w:rPr>
        <w:t xml:space="preserve"> </w:t>
      </w:r>
      <w:r w:rsidR="008A4E67" w:rsidRPr="008B3566">
        <w:rPr>
          <w:rFonts w:ascii="Roboto" w:hAnsi="Roboto"/>
          <w:sz w:val="22"/>
          <w:szCs w:val="22"/>
          <w:lang w:val="en-US"/>
        </w:rPr>
        <w:t>53</w:t>
      </w:r>
      <w:r w:rsidR="00CF65F0" w:rsidRPr="008B3566">
        <w:rPr>
          <w:rFonts w:ascii="Roboto" w:hAnsi="Roboto"/>
          <w:sz w:val="22"/>
          <w:szCs w:val="22"/>
          <w:lang w:val="en-US"/>
        </w:rPr>
        <w:t>.</w:t>
      </w:r>
      <w:r w:rsidR="008A4E67" w:rsidRPr="008B3566">
        <w:rPr>
          <w:rFonts w:ascii="Roboto" w:hAnsi="Roboto"/>
          <w:sz w:val="22"/>
          <w:szCs w:val="22"/>
          <w:lang w:val="en-US"/>
        </w:rPr>
        <w:t>7</w:t>
      </w:r>
      <w:r w:rsidR="00BF182A" w:rsidRPr="008B3566">
        <w:rPr>
          <w:rFonts w:ascii="Roboto" w:hAnsi="Roboto"/>
          <w:sz w:val="22"/>
          <w:szCs w:val="22"/>
          <w:lang w:val="en-US"/>
        </w:rPr>
        <w:t xml:space="preserve"> years</w:t>
      </w:r>
      <w:r w:rsidR="00CD5D89" w:rsidRPr="008B3566">
        <w:rPr>
          <w:rFonts w:ascii="Roboto" w:hAnsi="Roboto"/>
          <w:sz w:val="22"/>
          <w:szCs w:val="22"/>
          <w:lang w:val="en-US"/>
        </w:rPr>
        <w:t>, p&lt;0.001</w:t>
      </w:r>
      <w:r w:rsidR="00BF182A" w:rsidRPr="008B3566">
        <w:rPr>
          <w:rFonts w:ascii="Roboto" w:hAnsi="Roboto"/>
          <w:sz w:val="22"/>
          <w:szCs w:val="22"/>
          <w:lang w:val="en-US"/>
        </w:rPr>
        <w:t>)</w:t>
      </w:r>
      <w:r w:rsidR="00E17DAA">
        <w:rPr>
          <w:rFonts w:ascii="Roboto" w:hAnsi="Roboto"/>
          <w:sz w:val="22"/>
          <w:szCs w:val="22"/>
          <w:lang w:val="en-US"/>
        </w:rPr>
        <w:t>, more likely to be diagnosed with HCM in childhood (</w:t>
      </w:r>
      <w:r w:rsidR="00A728AE">
        <w:rPr>
          <w:rFonts w:ascii="Roboto" w:hAnsi="Roboto"/>
          <w:sz w:val="22"/>
          <w:szCs w:val="22"/>
          <w:lang w:val="en-US"/>
        </w:rPr>
        <w:t>OR 3.80 [CI, 3.14-4.61]</w:t>
      </w:r>
      <w:r w:rsidR="00E17DAA">
        <w:rPr>
          <w:rFonts w:ascii="Roboto" w:hAnsi="Roboto"/>
          <w:sz w:val="22"/>
          <w:szCs w:val="22"/>
          <w:lang w:val="en-US"/>
        </w:rPr>
        <w:t>),</w:t>
      </w:r>
      <w:r w:rsidR="00842AF6" w:rsidRPr="008B3566">
        <w:rPr>
          <w:rFonts w:ascii="Roboto" w:hAnsi="Roboto"/>
          <w:sz w:val="22"/>
          <w:szCs w:val="22"/>
          <w:lang w:val="en-US"/>
        </w:rPr>
        <w:t xml:space="preserve"> and had higher</w:t>
      </w:r>
      <w:r w:rsidR="008B3566">
        <w:rPr>
          <w:rFonts w:ascii="Roboto" w:hAnsi="Roboto"/>
          <w:sz w:val="22"/>
          <w:szCs w:val="22"/>
          <w:lang w:val="en-US"/>
        </w:rPr>
        <w:t>, but still low,</w:t>
      </w:r>
      <w:r w:rsidR="00842AF6" w:rsidRPr="008B3566">
        <w:rPr>
          <w:rFonts w:ascii="Roboto" w:hAnsi="Roboto"/>
          <w:sz w:val="22"/>
          <w:szCs w:val="22"/>
          <w:lang w:val="en-US"/>
        </w:rPr>
        <w:t xml:space="preserve"> European Society of Cardiology 5-year SCD risk score</w:t>
      </w:r>
      <w:r w:rsidR="00F826AF" w:rsidRPr="008B3566">
        <w:rPr>
          <w:rFonts w:ascii="Roboto" w:hAnsi="Roboto"/>
          <w:sz w:val="22"/>
          <w:szCs w:val="22"/>
          <w:lang w:val="en-US"/>
        </w:rPr>
        <w:t>s</w:t>
      </w:r>
      <w:r w:rsidR="00DA7CE3" w:rsidRPr="008B3566">
        <w:rPr>
          <w:rFonts w:ascii="Roboto" w:hAnsi="Roboto"/>
          <w:sz w:val="22"/>
          <w:szCs w:val="22"/>
          <w:lang w:val="en-US"/>
        </w:rPr>
        <w:t xml:space="preserve"> (median 2.</w:t>
      </w:r>
      <w:r w:rsidR="008A4E67" w:rsidRPr="008B3566">
        <w:rPr>
          <w:rFonts w:ascii="Roboto" w:hAnsi="Roboto"/>
          <w:sz w:val="22"/>
          <w:szCs w:val="22"/>
          <w:lang w:val="en-US"/>
        </w:rPr>
        <w:t>3</w:t>
      </w:r>
      <w:r w:rsidR="00DA7CE3" w:rsidRPr="008B3566">
        <w:rPr>
          <w:rFonts w:ascii="Roboto" w:hAnsi="Roboto"/>
          <w:sz w:val="22"/>
          <w:szCs w:val="22"/>
          <w:lang w:val="en-US"/>
        </w:rPr>
        <w:t>% versus 1.</w:t>
      </w:r>
      <w:r w:rsidR="008A4E67" w:rsidRPr="008B3566">
        <w:rPr>
          <w:rFonts w:ascii="Roboto" w:hAnsi="Roboto"/>
          <w:sz w:val="22"/>
          <w:szCs w:val="22"/>
          <w:lang w:val="en-US"/>
        </w:rPr>
        <w:t>8</w:t>
      </w:r>
      <w:r w:rsidR="00DA7CE3" w:rsidRPr="008B3566">
        <w:rPr>
          <w:rFonts w:ascii="Roboto" w:hAnsi="Roboto"/>
          <w:sz w:val="22"/>
          <w:szCs w:val="22"/>
          <w:lang w:val="en-US"/>
        </w:rPr>
        <w:t>%, p &lt;0.001)</w:t>
      </w:r>
      <w:r w:rsidR="00BF182A" w:rsidRPr="008B3566">
        <w:rPr>
          <w:rFonts w:ascii="Roboto" w:hAnsi="Roboto"/>
          <w:sz w:val="22"/>
          <w:szCs w:val="22"/>
          <w:lang w:val="en-US"/>
        </w:rPr>
        <w:t xml:space="preserve">. </w:t>
      </w:r>
      <w:r w:rsidR="00C114B4" w:rsidRPr="008B3566">
        <w:rPr>
          <w:rFonts w:ascii="Roboto" w:hAnsi="Roboto"/>
          <w:sz w:val="22"/>
          <w:szCs w:val="22"/>
          <w:lang w:val="en-US"/>
        </w:rPr>
        <w:t>Patients with non-</w:t>
      </w:r>
      <w:proofErr w:type="spellStart"/>
      <w:r w:rsidR="003157B8" w:rsidRPr="008B3566">
        <w:rPr>
          <w:rFonts w:ascii="Roboto" w:hAnsi="Roboto"/>
          <w:sz w:val="22"/>
          <w:szCs w:val="22"/>
          <w:lang w:val="en-US"/>
        </w:rPr>
        <w:t>sarcomeric</w:t>
      </w:r>
      <w:proofErr w:type="spellEnd"/>
      <w:r w:rsidR="003157B8" w:rsidRPr="008B3566">
        <w:rPr>
          <w:rFonts w:ascii="Roboto" w:hAnsi="Roboto"/>
          <w:sz w:val="22"/>
          <w:szCs w:val="22"/>
          <w:lang w:val="en-US"/>
        </w:rPr>
        <w:t xml:space="preserve"> HCM</w:t>
      </w:r>
      <w:r w:rsidR="00C114B4" w:rsidRPr="008B3566">
        <w:rPr>
          <w:rFonts w:ascii="Roboto" w:hAnsi="Roboto"/>
          <w:sz w:val="22"/>
          <w:szCs w:val="22"/>
          <w:lang w:val="en-US"/>
        </w:rPr>
        <w:t xml:space="preserve"> were less likely to be female (OR 0.71 [CI, 0.64-0.</w:t>
      </w:r>
      <w:r w:rsidR="008A4E67" w:rsidRPr="008B3566">
        <w:rPr>
          <w:rFonts w:ascii="Roboto" w:hAnsi="Roboto"/>
          <w:sz w:val="22"/>
          <w:szCs w:val="22"/>
          <w:lang w:val="en-US"/>
        </w:rPr>
        <w:t>79</w:t>
      </w:r>
      <w:r w:rsidR="00C114B4" w:rsidRPr="008B3566">
        <w:rPr>
          <w:rFonts w:ascii="Roboto" w:hAnsi="Roboto"/>
          <w:sz w:val="22"/>
          <w:szCs w:val="22"/>
          <w:lang w:val="en-US"/>
        </w:rPr>
        <w:t>])</w:t>
      </w:r>
      <w:r w:rsidR="000F4274">
        <w:rPr>
          <w:rFonts w:ascii="Roboto" w:hAnsi="Roboto"/>
          <w:sz w:val="22"/>
          <w:szCs w:val="22"/>
          <w:lang w:val="en-US"/>
        </w:rPr>
        <w:t xml:space="preserve"> or</w:t>
      </w:r>
      <w:r w:rsidR="00BF182A" w:rsidRPr="008B3566">
        <w:rPr>
          <w:rFonts w:ascii="Roboto" w:hAnsi="Roboto"/>
          <w:sz w:val="22"/>
          <w:szCs w:val="22"/>
          <w:lang w:val="en-US"/>
        </w:rPr>
        <w:t xml:space="preserve"> </w:t>
      </w:r>
      <w:ins w:id="154" w:author="Christoffer Vissing" w:date="2024-08-07T14:59:00Z" w16du:dateUtc="2024-08-07T12:59:00Z">
        <w:r w:rsidR="00625F3A">
          <w:rPr>
            <w:rFonts w:ascii="Roboto" w:hAnsi="Roboto"/>
            <w:sz w:val="22"/>
            <w:szCs w:val="22"/>
            <w:lang w:val="en-US"/>
          </w:rPr>
          <w:t xml:space="preserve">self-reported as </w:t>
        </w:r>
      </w:ins>
      <w:r w:rsidR="00BF182A" w:rsidRPr="008B3566">
        <w:rPr>
          <w:rFonts w:ascii="Roboto" w:hAnsi="Roboto"/>
          <w:sz w:val="22"/>
          <w:szCs w:val="22"/>
          <w:lang w:val="en-US"/>
        </w:rPr>
        <w:t>white (OR 0.71 [CI, 0.64-0.80])</w:t>
      </w:r>
      <w:r w:rsidR="00800A37" w:rsidRPr="008B3566">
        <w:rPr>
          <w:rFonts w:ascii="Roboto" w:hAnsi="Roboto"/>
          <w:sz w:val="22"/>
          <w:szCs w:val="22"/>
          <w:lang w:val="en-US"/>
        </w:rPr>
        <w:t>,</w:t>
      </w:r>
      <w:r w:rsidR="00AC1A8D" w:rsidRPr="008B3566">
        <w:rPr>
          <w:rFonts w:ascii="Roboto" w:hAnsi="Roboto"/>
          <w:sz w:val="22"/>
          <w:szCs w:val="22"/>
          <w:lang w:val="en-US"/>
        </w:rPr>
        <w:t xml:space="preserve"> </w:t>
      </w:r>
      <w:r w:rsidR="00800A37" w:rsidRPr="008B3566">
        <w:rPr>
          <w:rFonts w:ascii="Roboto" w:hAnsi="Roboto"/>
          <w:sz w:val="22"/>
          <w:szCs w:val="22"/>
          <w:lang w:val="en-US"/>
        </w:rPr>
        <w:t xml:space="preserve">but more likely to report </w:t>
      </w:r>
      <w:commentRangeStart w:id="155"/>
      <w:del w:id="156" w:author="Christoffer Vissing" w:date="2024-08-07T14:59:00Z" w16du:dateUtc="2024-08-07T12:59:00Z">
        <w:r w:rsidR="00DB6D77" w:rsidRPr="008B3566" w:rsidDel="00625F3A">
          <w:rPr>
            <w:rFonts w:ascii="Roboto" w:hAnsi="Roboto"/>
            <w:sz w:val="22"/>
            <w:szCs w:val="22"/>
            <w:lang w:val="en-US"/>
          </w:rPr>
          <w:delText xml:space="preserve">significant </w:delText>
        </w:r>
      </w:del>
      <w:ins w:id="157" w:author="Christoffer Vissing" w:date="2024-08-07T14:59:00Z" w16du:dateUtc="2024-08-07T12:59:00Z">
        <w:r w:rsidR="00625F3A">
          <w:rPr>
            <w:rFonts w:ascii="Roboto" w:hAnsi="Roboto"/>
            <w:sz w:val="22"/>
            <w:szCs w:val="22"/>
            <w:lang w:val="en-US"/>
          </w:rPr>
          <w:t>advanced</w:t>
        </w:r>
        <w:r w:rsidR="00625F3A" w:rsidRPr="008B3566">
          <w:rPr>
            <w:rFonts w:ascii="Roboto" w:hAnsi="Roboto"/>
            <w:sz w:val="22"/>
            <w:szCs w:val="22"/>
            <w:lang w:val="en-US"/>
          </w:rPr>
          <w:t xml:space="preserve"> </w:t>
        </w:r>
      </w:ins>
      <w:r w:rsidR="004451B2" w:rsidRPr="008B3566">
        <w:rPr>
          <w:rFonts w:ascii="Roboto" w:hAnsi="Roboto"/>
          <w:sz w:val="22"/>
          <w:szCs w:val="22"/>
          <w:lang w:val="en-US"/>
        </w:rPr>
        <w:t xml:space="preserve">symptoms </w:t>
      </w:r>
      <w:commentRangeEnd w:id="155"/>
      <w:r w:rsidR="001C061F">
        <w:rPr>
          <w:rStyle w:val="Kommentarhenvisning"/>
          <w:lang w:val="en-US" w:eastAsia="en-US"/>
        </w:rPr>
        <w:commentReference w:id="155"/>
      </w:r>
      <w:r w:rsidR="00580470" w:rsidRPr="008B3566">
        <w:rPr>
          <w:rFonts w:ascii="Roboto" w:hAnsi="Roboto"/>
          <w:sz w:val="22"/>
          <w:szCs w:val="22"/>
          <w:lang w:val="en-US"/>
        </w:rPr>
        <w:t>at baseline</w:t>
      </w:r>
      <w:r w:rsidR="001B3DE8" w:rsidRPr="008B3566">
        <w:rPr>
          <w:rFonts w:ascii="Roboto" w:hAnsi="Roboto"/>
          <w:sz w:val="22"/>
          <w:szCs w:val="22"/>
          <w:lang w:val="en-US"/>
        </w:rPr>
        <w:t xml:space="preserve"> (NYHA functional class III-IV</w:t>
      </w:r>
      <w:r w:rsidR="00A64C92">
        <w:rPr>
          <w:rFonts w:ascii="Roboto" w:hAnsi="Roboto"/>
          <w:sz w:val="22"/>
          <w:szCs w:val="22"/>
          <w:lang w:val="en-US"/>
        </w:rPr>
        <w:t>, OR 1.36 [CI, 1.14-1.61]</w:t>
      </w:r>
      <w:r w:rsidR="00D5141C" w:rsidRPr="00391E8B">
        <w:rPr>
          <w:rFonts w:ascii="Roboto" w:hAnsi="Roboto"/>
          <w:sz w:val="22"/>
          <w:szCs w:val="22"/>
          <w:lang w:val="en-US"/>
        </w:rPr>
        <w:t>)</w:t>
      </w:r>
      <w:r w:rsidR="00351DC9" w:rsidRPr="00391E8B">
        <w:rPr>
          <w:rFonts w:ascii="Roboto" w:hAnsi="Roboto"/>
          <w:sz w:val="22"/>
          <w:szCs w:val="22"/>
          <w:lang w:val="en-US"/>
        </w:rPr>
        <w:t>.</w:t>
      </w:r>
      <w:r w:rsidR="008A637F" w:rsidRPr="00391E8B">
        <w:rPr>
          <w:rFonts w:ascii="Roboto" w:hAnsi="Roboto"/>
          <w:sz w:val="22"/>
          <w:szCs w:val="22"/>
          <w:lang w:val="en-US"/>
        </w:rPr>
        <w:t xml:space="preserve"> </w:t>
      </w:r>
    </w:p>
    <w:p w14:paraId="15723E90" w14:textId="1DC2833B" w:rsidR="00233E4F" w:rsidRPr="00391E8B" w:rsidRDefault="00233E4F" w:rsidP="001D711A">
      <w:pPr>
        <w:spacing w:line="480" w:lineRule="auto"/>
        <w:rPr>
          <w:rFonts w:ascii="Roboto" w:hAnsi="Roboto"/>
          <w:sz w:val="22"/>
          <w:szCs w:val="22"/>
          <w:lang w:val="en-US"/>
        </w:rPr>
      </w:pPr>
      <w:ins w:id="158" w:author="Christoffer Vissing" w:date="2024-08-07T15:23:00Z" w16du:dateUtc="2024-08-07T13:23:00Z">
        <w:r>
          <w:rPr>
            <w:rFonts w:ascii="Roboto" w:hAnsi="Roboto"/>
            <w:sz w:val="22"/>
            <w:szCs w:val="22"/>
            <w:lang w:val="en-US"/>
          </w:rPr>
          <w:t>Small</w:t>
        </w:r>
      </w:ins>
      <w:ins w:id="159" w:author="Christoffer Vissing" w:date="2024-08-07T15:24:00Z" w16du:dateUtc="2024-08-07T13:24:00Z">
        <w:r>
          <w:rPr>
            <w:rFonts w:ascii="Roboto" w:hAnsi="Roboto"/>
            <w:sz w:val="22"/>
            <w:szCs w:val="22"/>
            <w:lang w:val="en-US"/>
          </w:rPr>
          <w:t>,</w:t>
        </w:r>
      </w:ins>
      <w:ins w:id="160" w:author="Christoffer Vissing" w:date="2024-08-07T15:23:00Z" w16du:dateUtc="2024-08-07T13:23:00Z">
        <w:r>
          <w:rPr>
            <w:rFonts w:ascii="Roboto" w:hAnsi="Roboto"/>
            <w:sz w:val="22"/>
            <w:szCs w:val="22"/>
            <w:lang w:val="en-US"/>
          </w:rPr>
          <w:t xml:space="preserve"> but statistically significant</w:t>
        </w:r>
      </w:ins>
      <w:ins w:id="161" w:author="Christoffer Vissing" w:date="2024-08-07T15:24:00Z" w16du:dateUtc="2024-08-07T13:24:00Z">
        <w:r>
          <w:rPr>
            <w:rFonts w:ascii="Roboto" w:hAnsi="Roboto"/>
            <w:sz w:val="22"/>
            <w:szCs w:val="22"/>
            <w:lang w:val="en-US"/>
          </w:rPr>
          <w:t>,</w:t>
        </w:r>
      </w:ins>
      <w:ins w:id="162" w:author="Christoffer Vissing" w:date="2024-08-07T15:23:00Z" w16du:dateUtc="2024-08-07T13:23:00Z">
        <w:r>
          <w:rPr>
            <w:rFonts w:ascii="Roboto" w:hAnsi="Roboto"/>
            <w:sz w:val="22"/>
            <w:szCs w:val="22"/>
            <w:lang w:val="en-US"/>
          </w:rPr>
          <w:t xml:space="preserve"> differences in max LV wall </w:t>
        </w:r>
      </w:ins>
      <w:ins w:id="163" w:author="Christoffer Vissing" w:date="2024-08-07T15:24:00Z" w16du:dateUtc="2024-08-07T13:24:00Z">
        <w:r>
          <w:rPr>
            <w:rFonts w:ascii="Roboto" w:hAnsi="Roboto"/>
            <w:sz w:val="22"/>
            <w:szCs w:val="22"/>
            <w:lang w:val="en-US"/>
          </w:rPr>
          <w:t>thickness and LV ejection fraction were observed between the t</w:t>
        </w:r>
      </w:ins>
      <w:ins w:id="164" w:author="Christoffer Vissing" w:date="2024-08-07T15:25:00Z" w16du:dateUtc="2024-08-07T13:25:00Z">
        <w:r>
          <w:rPr>
            <w:rFonts w:ascii="Roboto" w:hAnsi="Roboto"/>
            <w:sz w:val="22"/>
            <w:szCs w:val="22"/>
            <w:lang w:val="en-US"/>
          </w:rPr>
          <w:t>wo groups (</w:t>
        </w:r>
        <w:r w:rsidRPr="00233E4F">
          <w:rPr>
            <w:rFonts w:ascii="Roboto" w:hAnsi="Roboto"/>
            <w:b/>
            <w:bCs/>
            <w:sz w:val="22"/>
            <w:szCs w:val="22"/>
            <w:lang w:val="en-US"/>
            <w:rPrChange w:id="165" w:author="Christoffer Vissing" w:date="2024-08-07T15:25:00Z" w16du:dateUtc="2024-08-07T13:25:00Z">
              <w:rPr>
                <w:rFonts w:ascii="Roboto" w:hAnsi="Roboto"/>
                <w:sz w:val="22"/>
                <w:szCs w:val="22"/>
                <w:lang w:val="en-US"/>
              </w:rPr>
            </w:rPrChange>
          </w:rPr>
          <w:t>Table 1</w:t>
        </w:r>
        <w:r>
          <w:rPr>
            <w:rFonts w:ascii="Roboto" w:hAnsi="Roboto"/>
            <w:sz w:val="22"/>
            <w:szCs w:val="22"/>
            <w:lang w:val="en-US"/>
          </w:rPr>
          <w:t>).</w:t>
        </w:r>
      </w:ins>
    </w:p>
    <w:p w14:paraId="2086A6BC" w14:textId="1CC59A4C" w:rsidR="005B44F4" w:rsidRDefault="00AC1A8D" w:rsidP="004C619B">
      <w:pPr>
        <w:spacing w:line="480" w:lineRule="auto"/>
        <w:rPr>
          <w:rFonts w:ascii="Roboto" w:hAnsi="Roboto"/>
          <w:sz w:val="22"/>
          <w:szCs w:val="22"/>
          <w:lang w:val="en-US"/>
        </w:rPr>
      </w:pPr>
      <w:r w:rsidRPr="00391E8B">
        <w:rPr>
          <w:rFonts w:ascii="Roboto" w:hAnsi="Roboto"/>
          <w:b/>
          <w:bCs/>
          <w:sz w:val="22"/>
          <w:szCs w:val="22"/>
          <w:lang w:val="en-US"/>
        </w:rPr>
        <w:t>Figure 1</w:t>
      </w:r>
      <w:r w:rsidRPr="00391E8B">
        <w:rPr>
          <w:rFonts w:ascii="Roboto" w:hAnsi="Roboto"/>
          <w:sz w:val="22"/>
          <w:szCs w:val="22"/>
          <w:lang w:val="en-US"/>
        </w:rPr>
        <w:t xml:space="preserve"> depicts</w:t>
      </w:r>
      <w:r w:rsidR="00842AF6" w:rsidRPr="00391E8B">
        <w:rPr>
          <w:rFonts w:ascii="Roboto" w:hAnsi="Roboto"/>
          <w:sz w:val="22"/>
          <w:szCs w:val="22"/>
          <w:lang w:val="en-US"/>
        </w:rPr>
        <w:t xml:space="preserve"> the relative </w:t>
      </w:r>
      <w:r w:rsidRPr="00391E8B">
        <w:rPr>
          <w:rFonts w:ascii="Roboto" w:hAnsi="Roboto"/>
          <w:sz w:val="22"/>
          <w:szCs w:val="22"/>
          <w:lang w:val="en-US"/>
        </w:rPr>
        <w:t xml:space="preserve">risk </w:t>
      </w:r>
      <w:r w:rsidR="00842AF6" w:rsidRPr="00391E8B">
        <w:rPr>
          <w:rFonts w:ascii="Roboto" w:hAnsi="Roboto"/>
          <w:sz w:val="22"/>
          <w:szCs w:val="22"/>
          <w:lang w:val="en-US"/>
        </w:rPr>
        <w:t xml:space="preserve">of cardiovascular co-morbidities and adverse events </w:t>
      </w:r>
      <w:r w:rsidR="004C619B" w:rsidRPr="00391E8B">
        <w:rPr>
          <w:rFonts w:ascii="Roboto" w:hAnsi="Roboto"/>
          <w:sz w:val="22"/>
          <w:szCs w:val="22"/>
          <w:lang w:val="en-US"/>
        </w:rPr>
        <w:t>in patients with non-</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w:t>
      </w:r>
      <w:r w:rsidR="00F826AF" w:rsidRPr="00391E8B">
        <w:rPr>
          <w:rFonts w:ascii="Roboto" w:hAnsi="Roboto"/>
          <w:sz w:val="22"/>
          <w:szCs w:val="22"/>
          <w:lang w:val="en-US"/>
        </w:rPr>
        <w:t>versus</w:t>
      </w:r>
      <w:r w:rsidR="004C619B" w:rsidRPr="00391E8B">
        <w:rPr>
          <w:rFonts w:ascii="Roboto" w:hAnsi="Roboto"/>
          <w:sz w:val="22"/>
          <w:szCs w:val="22"/>
          <w:lang w:val="en-US"/>
        </w:rPr>
        <w:t xml:space="preserve"> </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HCM. Overall, patients with non-</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HCM were more likely to have </w:t>
      </w:r>
      <w:r w:rsidR="00E85176" w:rsidRPr="00391E8B">
        <w:rPr>
          <w:rFonts w:ascii="Roboto" w:hAnsi="Roboto"/>
          <w:sz w:val="22"/>
          <w:szCs w:val="22"/>
          <w:lang w:val="en-US"/>
        </w:rPr>
        <w:t>hypertension</w:t>
      </w:r>
      <w:r w:rsidR="004C619B" w:rsidRPr="00391E8B">
        <w:rPr>
          <w:rFonts w:ascii="Roboto" w:hAnsi="Roboto"/>
          <w:sz w:val="22"/>
          <w:szCs w:val="22"/>
          <w:lang w:val="en-US"/>
        </w:rPr>
        <w:t xml:space="preserve"> (RR 1.8</w:t>
      </w:r>
      <w:r w:rsidR="008A4E67" w:rsidRPr="00391E8B">
        <w:rPr>
          <w:rFonts w:ascii="Roboto" w:hAnsi="Roboto"/>
          <w:sz w:val="22"/>
          <w:szCs w:val="22"/>
          <w:lang w:val="en-US"/>
        </w:rPr>
        <w:t>7</w:t>
      </w:r>
      <w:r w:rsidR="004C619B" w:rsidRPr="00391E8B">
        <w:rPr>
          <w:rFonts w:ascii="Roboto" w:hAnsi="Roboto"/>
          <w:sz w:val="22"/>
          <w:szCs w:val="22"/>
          <w:lang w:val="en-US"/>
        </w:rPr>
        <w:t xml:space="preserve"> [CI 1.7</w:t>
      </w:r>
      <w:r w:rsidR="008A4E67" w:rsidRPr="00391E8B">
        <w:rPr>
          <w:rFonts w:ascii="Roboto" w:hAnsi="Roboto"/>
          <w:sz w:val="22"/>
          <w:szCs w:val="22"/>
          <w:lang w:val="en-US"/>
        </w:rPr>
        <w:t>5</w:t>
      </w:r>
      <w:r w:rsidR="004C619B" w:rsidRPr="00391E8B">
        <w:rPr>
          <w:rFonts w:ascii="Roboto" w:hAnsi="Roboto"/>
          <w:sz w:val="22"/>
          <w:szCs w:val="22"/>
          <w:lang w:val="en-US"/>
        </w:rPr>
        <w:t>-</w:t>
      </w:r>
      <w:r w:rsidR="008A4E67" w:rsidRPr="00391E8B">
        <w:rPr>
          <w:rFonts w:ascii="Roboto" w:hAnsi="Roboto"/>
          <w:sz w:val="22"/>
          <w:szCs w:val="22"/>
          <w:lang w:val="en-US"/>
        </w:rPr>
        <w:t>2.00</w:t>
      </w:r>
      <w:r w:rsidR="004C619B" w:rsidRPr="00391E8B">
        <w:rPr>
          <w:rFonts w:ascii="Roboto" w:hAnsi="Roboto"/>
          <w:sz w:val="22"/>
          <w:szCs w:val="22"/>
          <w:lang w:val="en-US"/>
        </w:rPr>
        <w:t>]</w:t>
      </w:r>
      <w:r w:rsidR="00E85176" w:rsidRPr="00391E8B">
        <w:rPr>
          <w:rFonts w:ascii="Roboto" w:hAnsi="Roboto"/>
          <w:sz w:val="22"/>
          <w:szCs w:val="22"/>
          <w:lang w:val="en-US"/>
        </w:rPr>
        <w:t>)</w:t>
      </w:r>
      <w:r w:rsidR="008B3566">
        <w:rPr>
          <w:rFonts w:ascii="Roboto" w:hAnsi="Roboto"/>
          <w:sz w:val="22"/>
          <w:szCs w:val="22"/>
          <w:lang w:val="en-US"/>
        </w:rPr>
        <w:t xml:space="preserve">, </w:t>
      </w:r>
      <w:r w:rsidR="004C619B" w:rsidRPr="00391E8B">
        <w:rPr>
          <w:rFonts w:ascii="Roboto" w:hAnsi="Roboto"/>
          <w:sz w:val="22"/>
          <w:szCs w:val="22"/>
          <w:lang w:val="en-US"/>
        </w:rPr>
        <w:t>obesity</w:t>
      </w:r>
      <w:r w:rsidR="00E85176" w:rsidRPr="00391E8B">
        <w:rPr>
          <w:rFonts w:ascii="Roboto" w:hAnsi="Roboto"/>
          <w:sz w:val="22"/>
          <w:szCs w:val="22"/>
          <w:lang w:val="en-US"/>
        </w:rPr>
        <w:t xml:space="preserve"> (RR</w:t>
      </w:r>
      <w:r w:rsidR="004C619B" w:rsidRPr="00391E8B">
        <w:rPr>
          <w:rFonts w:ascii="Roboto" w:hAnsi="Roboto"/>
          <w:sz w:val="22"/>
          <w:szCs w:val="22"/>
          <w:lang w:val="en-US"/>
        </w:rPr>
        <w:t xml:space="preserve"> 1.4</w:t>
      </w:r>
      <w:r w:rsidR="008A4E67" w:rsidRPr="00391E8B">
        <w:rPr>
          <w:rFonts w:ascii="Roboto" w:hAnsi="Roboto"/>
          <w:sz w:val="22"/>
          <w:szCs w:val="22"/>
          <w:lang w:val="en-US"/>
        </w:rPr>
        <w:t>4</w:t>
      </w:r>
      <w:r w:rsidR="004C619B" w:rsidRPr="00391E8B">
        <w:rPr>
          <w:rFonts w:ascii="Roboto" w:hAnsi="Roboto"/>
          <w:sz w:val="22"/>
          <w:szCs w:val="22"/>
          <w:lang w:val="en-US"/>
        </w:rPr>
        <w:t xml:space="preserve"> [CI 1.3</w:t>
      </w:r>
      <w:r w:rsidR="008A4E67" w:rsidRPr="00391E8B">
        <w:rPr>
          <w:rFonts w:ascii="Roboto" w:hAnsi="Roboto"/>
          <w:sz w:val="22"/>
          <w:szCs w:val="22"/>
          <w:lang w:val="en-US"/>
        </w:rPr>
        <w:t>2</w:t>
      </w:r>
      <w:r w:rsidR="004C619B" w:rsidRPr="00391E8B">
        <w:rPr>
          <w:rFonts w:ascii="Roboto" w:hAnsi="Roboto"/>
          <w:sz w:val="22"/>
          <w:szCs w:val="22"/>
          <w:lang w:val="en-US"/>
        </w:rPr>
        <w:t>-1.</w:t>
      </w:r>
      <w:r w:rsidR="008A4E67" w:rsidRPr="00391E8B">
        <w:rPr>
          <w:rFonts w:ascii="Roboto" w:hAnsi="Roboto"/>
          <w:sz w:val="22"/>
          <w:szCs w:val="22"/>
          <w:lang w:val="en-US"/>
        </w:rPr>
        <w:t>57</w:t>
      </w:r>
      <w:r w:rsidR="004C619B" w:rsidRPr="00391E8B">
        <w:rPr>
          <w:rFonts w:ascii="Roboto" w:hAnsi="Roboto"/>
          <w:sz w:val="22"/>
          <w:szCs w:val="22"/>
          <w:lang w:val="en-US"/>
        </w:rPr>
        <w:t>])</w:t>
      </w:r>
      <w:r w:rsidR="00E85176" w:rsidRPr="00391E8B">
        <w:rPr>
          <w:rFonts w:ascii="Roboto" w:hAnsi="Roboto"/>
          <w:sz w:val="22"/>
          <w:szCs w:val="22"/>
          <w:lang w:val="en-US"/>
        </w:rPr>
        <w:t xml:space="preserve">, </w:t>
      </w:r>
      <w:r w:rsidR="004C619B" w:rsidRPr="00391E8B">
        <w:rPr>
          <w:rFonts w:ascii="Roboto" w:hAnsi="Roboto"/>
          <w:sz w:val="22"/>
          <w:szCs w:val="22"/>
          <w:lang w:val="en-US"/>
        </w:rPr>
        <w:t xml:space="preserve">obstructive </w:t>
      </w:r>
      <w:r w:rsidR="00DF5A0F" w:rsidRPr="00391E8B">
        <w:rPr>
          <w:rFonts w:ascii="Roboto" w:hAnsi="Roboto"/>
          <w:sz w:val="22"/>
          <w:szCs w:val="22"/>
          <w:lang w:val="en-US"/>
        </w:rPr>
        <w:t>physiology</w:t>
      </w:r>
      <w:r w:rsidR="004C619B" w:rsidRPr="00391E8B">
        <w:rPr>
          <w:rFonts w:ascii="Roboto" w:hAnsi="Roboto"/>
          <w:sz w:val="22"/>
          <w:szCs w:val="22"/>
          <w:lang w:val="en-US"/>
        </w:rPr>
        <w:t xml:space="preserve"> (</w:t>
      </w:r>
      <w:r w:rsidR="00DF5A0F" w:rsidRPr="00391E8B">
        <w:rPr>
          <w:rFonts w:ascii="Roboto" w:hAnsi="Roboto"/>
          <w:sz w:val="22"/>
          <w:szCs w:val="22"/>
          <w:lang w:val="en-US"/>
        </w:rPr>
        <w:t xml:space="preserve">gradient &gt;30 mmHg; </w:t>
      </w:r>
      <w:r w:rsidR="004C619B" w:rsidRPr="00391E8B">
        <w:rPr>
          <w:rFonts w:ascii="Roboto" w:hAnsi="Roboto"/>
          <w:sz w:val="22"/>
          <w:szCs w:val="22"/>
          <w:lang w:val="en-US"/>
        </w:rPr>
        <w:t>RR 1.51 [CI 1.4</w:t>
      </w:r>
      <w:r w:rsidR="008A4E67" w:rsidRPr="00391E8B">
        <w:rPr>
          <w:rFonts w:ascii="Roboto" w:hAnsi="Roboto"/>
          <w:sz w:val="22"/>
          <w:szCs w:val="22"/>
          <w:lang w:val="en-US"/>
        </w:rPr>
        <w:t>3</w:t>
      </w:r>
      <w:r w:rsidR="004C619B" w:rsidRPr="00391E8B">
        <w:rPr>
          <w:rFonts w:ascii="Roboto" w:hAnsi="Roboto"/>
          <w:sz w:val="22"/>
          <w:szCs w:val="22"/>
          <w:lang w:val="en-US"/>
        </w:rPr>
        <w:t>-1.60])</w:t>
      </w:r>
      <w:r w:rsidR="000F4274">
        <w:rPr>
          <w:rFonts w:ascii="Roboto" w:hAnsi="Roboto"/>
          <w:sz w:val="22"/>
          <w:szCs w:val="22"/>
          <w:lang w:val="en-US"/>
        </w:rPr>
        <w:t xml:space="preserve"> and </w:t>
      </w:r>
      <w:ins w:id="166" w:author="Christoffer Vissing" w:date="2024-08-07T14:59:00Z" w16du:dateUtc="2024-08-07T12:59:00Z">
        <w:r w:rsidR="00625F3A">
          <w:rPr>
            <w:rFonts w:ascii="Roboto" w:hAnsi="Roboto"/>
            <w:sz w:val="22"/>
            <w:szCs w:val="22"/>
            <w:lang w:val="en-US"/>
          </w:rPr>
          <w:t xml:space="preserve">to have undergone </w:t>
        </w:r>
      </w:ins>
      <w:r w:rsidR="000F4274">
        <w:rPr>
          <w:rFonts w:ascii="Roboto" w:hAnsi="Roboto"/>
          <w:sz w:val="22"/>
          <w:szCs w:val="22"/>
          <w:lang w:val="en-US"/>
        </w:rPr>
        <w:t xml:space="preserve">septal reduction therapy (RR </w:t>
      </w:r>
      <w:r w:rsidR="00073741">
        <w:rPr>
          <w:rFonts w:ascii="Roboto" w:hAnsi="Roboto"/>
          <w:sz w:val="22"/>
          <w:szCs w:val="22"/>
          <w:lang w:val="en-US"/>
        </w:rPr>
        <w:t>1.24 [CI 1.11-1.38]</w:t>
      </w:r>
      <w:r w:rsidR="000F4274">
        <w:rPr>
          <w:rFonts w:ascii="Roboto" w:hAnsi="Roboto"/>
          <w:sz w:val="22"/>
          <w:szCs w:val="22"/>
          <w:lang w:val="en-US"/>
        </w:rPr>
        <w:t>)</w:t>
      </w:r>
      <w:r w:rsidR="00DF5A0F" w:rsidRPr="00391E8B">
        <w:rPr>
          <w:rFonts w:ascii="Roboto" w:hAnsi="Roboto"/>
          <w:sz w:val="22"/>
          <w:szCs w:val="22"/>
          <w:lang w:val="en-US"/>
        </w:rPr>
        <w:t>. P</w:t>
      </w:r>
      <w:r w:rsidR="004C619B" w:rsidRPr="00391E8B">
        <w:rPr>
          <w:rFonts w:ascii="Roboto" w:hAnsi="Roboto"/>
          <w:sz w:val="22"/>
          <w:szCs w:val="22"/>
          <w:lang w:val="en-US"/>
        </w:rPr>
        <w:t xml:space="preserve">atients with </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w:t>
      </w:r>
      <w:r w:rsidR="00DF5A0F" w:rsidRPr="00391E8B">
        <w:rPr>
          <w:rFonts w:ascii="Roboto" w:hAnsi="Roboto"/>
          <w:sz w:val="22"/>
          <w:szCs w:val="22"/>
          <w:lang w:val="en-US"/>
        </w:rPr>
        <w:t>HCM</w:t>
      </w:r>
      <w:r w:rsidR="004C619B" w:rsidRPr="00391E8B">
        <w:rPr>
          <w:rFonts w:ascii="Roboto" w:hAnsi="Roboto"/>
          <w:sz w:val="22"/>
          <w:szCs w:val="22"/>
          <w:lang w:val="en-US"/>
        </w:rPr>
        <w:t xml:space="preserve"> were more likely to </w:t>
      </w:r>
      <w:r w:rsidR="00DF5A0F" w:rsidRPr="00391E8B">
        <w:rPr>
          <w:rFonts w:ascii="Roboto" w:hAnsi="Roboto"/>
          <w:sz w:val="22"/>
          <w:szCs w:val="22"/>
          <w:lang w:val="en-US"/>
        </w:rPr>
        <w:t>experience</w:t>
      </w:r>
      <w:r w:rsidR="004C619B" w:rsidRPr="00391E8B">
        <w:rPr>
          <w:rFonts w:ascii="Roboto" w:hAnsi="Roboto"/>
          <w:sz w:val="22"/>
          <w:szCs w:val="22"/>
          <w:lang w:val="en-US"/>
        </w:rPr>
        <w:t xml:space="preserve"> </w:t>
      </w:r>
      <w:r w:rsidR="005201F4" w:rsidRPr="00391E8B">
        <w:rPr>
          <w:rFonts w:ascii="Roboto" w:hAnsi="Roboto"/>
          <w:sz w:val="22"/>
          <w:szCs w:val="22"/>
          <w:lang w:val="en-US"/>
        </w:rPr>
        <w:t>ventricular arrhythmias</w:t>
      </w:r>
      <w:r w:rsidR="004C619B" w:rsidRPr="00391E8B">
        <w:rPr>
          <w:rFonts w:ascii="Roboto" w:hAnsi="Roboto"/>
          <w:sz w:val="22"/>
          <w:szCs w:val="22"/>
          <w:lang w:val="en-US"/>
        </w:rPr>
        <w:t xml:space="preserve"> </w:t>
      </w:r>
      <w:r w:rsidR="005201F4" w:rsidRPr="00391E8B">
        <w:rPr>
          <w:rFonts w:ascii="Roboto" w:hAnsi="Roboto"/>
          <w:sz w:val="22"/>
          <w:szCs w:val="22"/>
          <w:lang w:val="en-US"/>
        </w:rPr>
        <w:t xml:space="preserve">(RR </w:t>
      </w:r>
      <w:r w:rsidR="008A4E67" w:rsidRPr="00391E8B">
        <w:rPr>
          <w:rFonts w:ascii="Roboto" w:hAnsi="Roboto"/>
          <w:sz w:val="22"/>
          <w:szCs w:val="22"/>
          <w:lang w:val="en-US"/>
        </w:rPr>
        <w:t>for non-sustained ventricular tachycardias 1.40 [CI 1.27-</w:t>
      </w:r>
      <w:r w:rsidR="008A4E67" w:rsidRPr="00391E8B">
        <w:rPr>
          <w:rFonts w:ascii="Roboto" w:hAnsi="Roboto"/>
          <w:sz w:val="22"/>
          <w:szCs w:val="22"/>
          <w:lang w:val="en-US"/>
        </w:rPr>
        <w:lastRenderedPageBreak/>
        <w:t xml:space="preserve">1.53] and RR for </w:t>
      </w:r>
      <w:r w:rsidR="00397258">
        <w:rPr>
          <w:rFonts w:ascii="Roboto" w:hAnsi="Roboto"/>
          <w:sz w:val="22"/>
          <w:szCs w:val="22"/>
          <w:lang w:val="en-US"/>
        </w:rPr>
        <w:t xml:space="preserve">the </w:t>
      </w:r>
      <w:r w:rsidR="008A4E67" w:rsidRPr="00391E8B">
        <w:rPr>
          <w:rFonts w:ascii="Roboto" w:hAnsi="Roboto"/>
          <w:sz w:val="22"/>
          <w:szCs w:val="22"/>
          <w:lang w:val="en-US"/>
        </w:rPr>
        <w:t xml:space="preserve">composite </w:t>
      </w:r>
      <w:r w:rsidR="00397258">
        <w:rPr>
          <w:rFonts w:ascii="Roboto" w:hAnsi="Roboto"/>
          <w:sz w:val="22"/>
          <w:szCs w:val="22"/>
          <w:lang w:val="en-US"/>
        </w:rPr>
        <w:t>ventricular arrhythmia outcome</w:t>
      </w:r>
      <w:r w:rsidR="008A4E67" w:rsidRPr="00391E8B">
        <w:rPr>
          <w:rFonts w:ascii="Roboto" w:hAnsi="Roboto"/>
          <w:sz w:val="22"/>
          <w:szCs w:val="22"/>
          <w:lang w:val="en-US"/>
        </w:rPr>
        <w:t xml:space="preserve"> 1.82 [CI 1.52-2.17])</w:t>
      </w:r>
      <w:r w:rsidR="00EF6167">
        <w:rPr>
          <w:rFonts w:ascii="Roboto" w:hAnsi="Roboto"/>
          <w:sz w:val="22"/>
          <w:szCs w:val="22"/>
          <w:lang w:val="en-US"/>
        </w:rPr>
        <w:t>,</w:t>
      </w:r>
      <w:r w:rsidR="004C619B" w:rsidRPr="00391E8B">
        <w:rPr>
          <w:rFonts w:ascii="Roboto" w:hAnsi="Roboto"/>
          <w:sz w:val="22"/>
          <w:szCs w:val="22"/>
          <w:lang w:val="en-US"/>
        </w:rPr>
        <w:t xml:space="preserve"> </w:t>
      </w:r>
      <w:r w:rsidR="00EF6167">
        <w:rPr>
          <w:rFonts w:ascii="Roboto" w:hAnsi="Roboto"/>
          <w:sz w:val="22"/>
          <w:szCs w:val="22"/>
          <w:lang w:val="en-US"/>
        </w:rPr>
        <w:t>advanced heart failure (</w:t>
      </w:r>
      <w:r w:rsidR="00EF6167" w:rsidRPr="00391E8B">
        <w:rPr>
          <w:rFonts w:ascii="Roboto" w:hAnsi="Roboto"/>
          <w:sz w:val="22"/>
          <w:szCs w:val="22"/>
          <w:lang w:val="en-US"/>
        </w:rPr>
        <w:t xml:space="preserve">RR </w:t>
      </w:r>
      <w:r w:rsidR="00AC2A89">
        <w:rPr>
          <w:rFonts w:ascii="Roboto" w:hAnsi="Roboto"/>
          <w:sz w:val="22"/>
          <w:szCs w:val="22"/>
          <w:lang w:val="en-US"/>
        </w:rPr>
        <w:t xml:space="preserve">for </w:t>
      </w:r>
      <w:del w:id="167" w:author="Christoffer Vissing" w:date="2024-08-19T10:18:00Z" w16du:dateUtc="2024-08-19T08:18:00Z">
        <w:r w:rsidR="00AC2A89" w:rsidRPr="00391E8B" w:rsidDel="00141347">
          <w:rPr>
            <w:rFonts w:ascii="Roboto" w:hAnsi="Roboto"/>
            <w:sz w:val="22"/>
            <w:szCs w:val="22"/>
            <w:lang w:val="en-US"/>
          </w:rPr>
          <w:delText>left ventricular</w:delText>
        </w:r>
      </w:del>
      <w:ins w:id="168" w:author="Christoffer Vissing" w:date="2024-08-19T10:18:00Z" w16du:dateUtc="2024-08-19T08:18:00Z">
        <w:r w:rsidR="00141347">
          <w:rPr>
            <w:rFonts w:ascii="Roboto" w:hAnsi="Roboto"/>
            <w:sz w:val="22"/>
            <w:szCs w:val="22"/>
            <w:lang w:val="en-US"/>
          </w:rPr>
          <w:t>LV</w:t>
        </w:r>
      </w:ins>
      <w:r w:rsidR="00AC2A89" w:rsidRPr="00391E8B">
        <w:rPr>
          <w:rFonts w:ascii="Roboto" w:hAnsi="Roboto"/>
          <w:sz w:val="22"/>
          <w:szCs w:val="22"/>
          <w:lang w:val="en-US"/>
        </w:rPr>
        <w:t xml:space="preserve"> systolic dysfunction </w:t>
      </w:r>
      <w:r w:rsidR="00EF6167" w:rsidRPr="00391E8B">
        <w:rPr>
          <w:rFonts w:ascii="Roboto" w:hAnsi="Roboto"/>
          <w:sz w:val="22"/>
          <w:szCs w:val="22"/>
          <w:lang w:val="en-US"/>
        </w:rPr>
        <w:t>1.68 [CI 1.42-1.98]</w:t>
      </w:r>
      <w:r w:rsidR="00EF6167">
        <w:rPr>
          <w:rFonts w:ascii="Roboto" w:hAnsi="Roboto"/>
          <w:sz w:val="22"/>
          <w:szCs w:val="22"/>
          <w:lang w:val="en-US"/>
        </w:rPr>
        <w:t xml:space="preserve"> and </w:t>
      </w:r>
      <w:r w:rsidR="00AC2A89">
        <w:rPr>
          <w:rFonts w:ascii="Roboto" w:hAnsi="Roboto"/>
          <w:sz w:val="22"/>
          <w:szCs w:val="22"/>
          <w:lang w:val="en-US"/>
        </w:rPr>
        <w:t>RR for cardiac transplantation 3.11 [CI 2.07-4.67]</w:t>
      </w:r>
      <w:r w:rsidR="004C619B" w:rsidRPr="00391E8B">
        <w:rPr>
          <w:rFonts w:ascii="Roboto" w:hAnsi="Roboto"/>
          <w:sz w:val="22"/>
          <w:szCs w:val="22"/>
          <w:lang w:val="en-US"/>
        </w:rPr>
        <w:t>)</w:t>
      </w:r>
      <w:r w:rsidR="00EF6167">
        <w:rPr>
          <w:rFonts w:ascii="Roboto" w:hAnsi="Roboto"/>
          <w:sz w:val="22"/>
          <w:szCs w:val="22"/>
          <w:lang w:val="en-US"/>
        </w:rPr>
        <w:t xml:space="preserve"> and HCM-related mortality (RR</w:t>
      </w:r>
      <w:r w:rsidR="00AC2A89">
        <w:rPr>
          <w:rFonts w:ascii="Roboto" w:hAnsi="Roboto"/>
          <w:sz w:val="22"/>
          <w:szCs w:val="22"/>
          <w:lang w:val="en-US"/>
        </w:rPr>
        <w:t xml:space="preserve"> 2.67</w:t>
      </w:r>
      <w:r w:rsidR="00EF6167">
        <w:rPr>
          <w:rFonts w:ascii="Roboto" w:hAnsi="Roboto"/>
          <w:sz w:val="22"/>
          <w:szCs w:val="22"/>
          <w:lang w:val="en-US"/>
        </w:rPr>
        <w:t xml:space="preserve"> [CI </w:t>
      </w:r>
      <w:r w:rsidR="00AC2A89">
        <w:rPr>
          <w:rFonts w:ascii="Roboto" w:hAnsi="Roboto"/>
          <w:sz w:val="22"/>
          <w:szCs w:val="22"/>
          <w:lang w:val="en-US"/>
        </w:rPr>
        <w:t>1.95</w:t>
      </w:r>
      <w:r w:rsidR="00EF6167">
        <w:rPr>
          <w:rFonts w:ascii="Roboto" w:hAnsi="Roboto"/>
          <w:sz w:val="22"/>
          <w:szCs w:val="22"/>
          <w:lang w:val="en-US"/>
        </w:rPr>
        <w:t>-</w:t>
      </w:r>
      <w:r w:rsidR="00AC2A89">
        <w:rPr>
          <w:rFonts w:ascii="Roboto" w:hAnsi="Roboto"/>
          <w:sz w:val="22"/>
          <w:szCs w:val="22"/>
          <w:lang w:val="en-US"/>
        </w:rPr>
        <w:t>3.67</w:t>
      </w:r>
      <w:r w:rsidR="00EF6167">
        <w:rPr>
          <w:rFonts w:ascii="Roboto" w:hAnsi="Roboto"/>
          <w:sz w:val="22"/>
          <w:szCs w:val="22"/>
          <w:lang w:val="en-US"/>
        </w:rPr>
        <w:t>])</w:t>
      </w:r>
      <w:r w:rsidR="004C619B" w:rsidRPr="00391E8B">
        <w:rPr>
          <w:rFonts w:ascii="Roboto" w:hAnsi="Roboto"/>
          <w:sz w:val="22"/>
          <w:szCs w:val="22"/>
          <w:lang w:val="en-US"/>
        </w:rPr>
        <w:t xml:space="preserve">. </w:t>
      </w:r>
    </w:p>
    <w:p w14:paraId="715FB1E4" w14:textId="2D4CE7BB" w:rsidR="00C81C49" w:rsidRPr="00040F1C" w:rsidDel="00233E4F" w:rsidRDefault="00036BA5" w:rsidP="00BF182A">
      <w:pPr>
        <w:spacing w:line="480" w:lineRule="auto"/>
        <w:rPr>
          <w:del w:id="169" w:author="Christoffer Vissing" w:date="2024-08-07T15:25:00Z" w16du:dateUtc="2024-08-07T13:25:00Z"/>
          <w:rFonts w:ascii="Roboto" w:hAnsi="Roboto"/>
          <w:sz w:val="22"/>
          <w:szCs w:val="22"/>
          <w:lang w:val="en-US"/>
        </w:rPr>
      </w:pPr>
      <w:commentRangeStart w:id="170"/>
      <w:del w:id="171" w:author="Christoffer Vissing" w:date="2024-08-07T15:25:00Z" w16du:dateUtc="2024-08-07T13:25:00Z">
        <w:r w:rsidDel="00233E4F">
          <w:rPr>
            <w:rFonts w:ascii="Roboto" w:hAnsi="Roboto"/>
            <w:sz w:val="22"/>
            <w:szCs w:val="22"/>
            <w:lang w:val="en-US"/>
          </w:rPr>
          <w:delText>Although slight differences could be detected, m</w:delText>
        </w:r>
        <w:r w:rsidRPr="00391E8B" w:rsidDel="00233E4F">
          <w:rPr>
            <w:rFonts w:ascii="Roboto" w:hAnsi="Roboto"/>
            <w:sz w:val="22"/>
            <w:szCs w:val="22"/>
            <w:lang w:val="en-US"/>
          </w:rPr>
          <w:delText xml:space="preserve">easures of cardiac function and </w:delText>
        </w:r>
        <w:r w:rsidDel="00233E4F">
          <w:rPr>
            <w:rFonts w:ascii="Roboto" w:hAnsi="Roboto"/>
            <w:sz w:val="22"/>
            <w:szCs w:val="22"/>
            <w:lang w:val="en-US"/>
          </w:rPr>
          <w:delText>LV wall thickness</w:delText>
        </w:r>
        <w:r w:rsidRPr="00391E8B" w:rsidDel="00233E4F">
          <w:rPr>
            <w:rFonts w:ascii="Roboto" w:hAnsi="Roboto"/>
            <w:sz w:val="22"/>
            <w:szCs w:val="22"/>
            <w:lang w:val="en-US"/>
          </w:rPr>
          <w:delText xml:space="preserve"> were similar between the two </w:delText>
        </w:r>
        <w:commentRangeEnd w:id="170"/>
        <w:r w:rsidR="00E9413B" w:rsidDel="00233E4F">
          <w:rPr>
            <w:rStyle w:val="Kommentarhenvisning"/>
            <w:lang w:val="en-US" w:eastAsia="en-US"/>
          </w:rPr>
          <w:commentReference w:id="170"/>
        </w:r>
        <w:commentRangeStart w:id="172"/>
        <w:r w:rsidRPr="00391E8B" w:rsidDel="00233E4F">
          <w:rPr>
            <w:rFonts w:ascii="Roboto" w:hAnsi="Roboto"/>
            <w:sz w:val="22"/>
            <w:szCs w:val="22"/>
            <w:lang w:val="en-US"/>
          </w:rPr>
          <w:delText>groups</w:delText>
        </w:r>
        <w:commentRangeEnd w:id="172"/>
        <w:r w:rsidR="00625F3A" w:rsidDel="00233E4F">
          <w:rPr>
            <w:rStyle w:val="Kommentarhenvisning"/>
            <w:lang w:val="en-US" w:eastAsia="en-US"/>
          </w:rPr>
          <w:commentReference w:id="172"/>
        </w:r>
        <w:r w:rsidRPr="00391E8B" w:rsidDel="00233E4F">
          <w:rPr>
            <w:rFonts w:ascii="Roboto" w:hAnsi="Roboto"/>
            <w:sz w:val="22"/>
            <w:szCs w:val="22"/>
            <w:lang w:val="en-US"/>
          </w:rPr>
          <w:delText>.</w:delText>
        </w:r>
      </w:del>
    </w:p>
    <w:p w14:paraId="4882730A" w14:textId="77777777" w:rsidR="00285DBF" w:rsidRPr="003A41F5" w:rsidRDefault="00285DBF" w:rsidP="00DB6D77">
      <w:pPr>
        <w:spacing w:line="480" w:lineRule="auto"/>
        <w:rPr>
          <w:rFonts w:ascii="Roboto" w:hAnsi="Roboto"/>
          <w:b/>
          <w:bCs/>
          <w:sz w:val="22"/>
          <w:szCs w:val="22"/>
          <w:lang w:val="en-US"/>
        </w:rPr>
      </w:pPr>
    </w:p>
    <w:p w14:paraId="13817905" w14:textId="3D4DCFDC" w:rsidR="0018036F" w:rsidRPr="003A41F5" w:rsidDel="00233E4F" w:rsidRDefault="001E0DCC" w:rsidP="00DB6D77">
      <w:pPr>
        <w:spacing w:line="480" w:lineRule="auto"/>
        <w:rPr>
          <w:del w:id="173" w:author="Christoffer Vissing" w:date="2024-08-07T15:27:00Z" w16du:dateUtc="2024-08-07T13:27:00Z"/>
          <w:rFonts w:ascii="Roboto" w:hAnsi="Roboto"/>
          <w:b/>
          <w:bCs/>
          <w:sz w:val="22"/>
          <w:szCs w:val="22"/>
          <w:lang w:val="en-US"/>
        </w:rPr>
      </w:pPr>
      <w:r w:rsidRPr="003A41F5">
        <w:rPr>
          <w:rFonts w:ascii="Roboto" w:hAnsi="Roboto"/>
          <w:b/>
          <w:bCs/>
          <w:sz w:val="22"/>
          <w:szCs w:val="22"/>
          <w:lang w:val="en-US"/>
        </w:rPr>
        <w:t>Incident events during l</w:t>
      </w:r>
      <w:r w:rsidR="00C02CAE" w:rsidRPr="003A41F5">
        <w:rPr>
          <w:rFonts w:ascii="Roboto" w:hAnsi="Roboto"/>
          <w:b/>
          <w:bCs/>
          <w:sz w:val="22"/>
          <w:szCs w:val="22"/>
          <w:lang w:val="en-US"/>
        </w:rPr>
        <w:t>ongitudinal follow</w:t>
      </w:r>
      <w:r w:rsidR="008B3D84">
        <w:rPr>
          <w:rFonts w:ascii="Roboto" w:hAnsi="Roboto"/>
          <w:b/>
          <w:bCs/>
          <w:sz w:val="22"/>
          <w:szCs w:val="22"/>
          <w:lang w:val="en-US"/>
        </w:rPr>
        <w:t>-</w:t>
      </w:r>
      <w:r w:rsidR="00C02CAE" w:rsidRPr="003A41F5">
        <w:rPr>
          <w:rFonts w:ascii="Roboto" w:hAnsi="Roboto"/>
          <w:b/>
          <w:bCs/>
          <w:sz w:val="22"/>
          <w:szCs w:val="22"/>
          <w:lang w:val="en-US"/>
        </w:rPr>
        <w:t xml:space="preserve">up </w:t>
      </w:r>
    </w:p>
    <w:p w14:paraId="05DE427F" w14:textId="5CA0F95B" w:rsidR="00233E4F" w:rsidRDefault="00233E4F" w:rsidP="00D12475">
      <w:pPr>
        <w:spacing w:line="480" w:lineRule="auto"/>
        <w:rPr>
          <w:ins w:id="174" w:author="Christoffer Vissing" w:date="2024-08-07T15:25:00Z" w16du:dateUtc="2024-08-07T13:25:00Z"/>
          <w:rFonts w:ascii="Roboto" w:hAnsi="Roboto"/>
          <w:sz w:val="22"/>
          <w:szCs w:val="22"/>
          <w:lang w:val="en-US"/>
        </w:rPr>
      </w:pPr>
    </w:p>
    <w:p w14:paraId="7143C08A" w14:textId="53CA3867" w:rsidR="0064123F" w:rsidRPr="003A41F5" w:rsidRDefault="00906BE0" w:rsidP="00D12475">
      <w:pPr>
        <w:spacing w:line="480" w:lineRule="auto"/>
        <w:rPr>
          <w:rFonts w:ascii="Roboto" w:hAnsi="Roboto"/>
          <w:sz w:val="22"/>
          <w:szCs w:val="22"/>
          <w:lang w:val="en-US"/>
        </w:rPr>
      </w:pPr>
      <w:ins w:id="175" w:author="Christoffer Vissing" w:date="2024-08-12T14:23:00Z" w16du:dateUtc="2024-08-12T12:23:00Z">
        <w:r>
          <w:rPr>
            <w:rFonts w:ascii="Roboto" w:hAnsi="Roboto"/>
            <w:sz w:val="22"/>
            <w:szCs w:val="22"/>
            <w:lang w:val="en-US"/>
          </w:rPr>
          <w:t xml:space="preserve">Patients had a median follow-up of 5.4 years (IQR: 2.0 to 10.2), during which </w:t>
        </w:r>
      </w:ins>
      <w:del w:id="176" w:author="Christoffer Vissing" w:date="2024-08-12T14:23:00Z" w16du:dateUtc="2024-08-12T12:23:00Z">
        <w:r w:rsidR="00D12475" w:rsidRPr="003A41F5" w:rsidDel="00906BE0">
          <w:rPr>
            <w:rFonts w:ascii="Roboto" w:hAnsi="Roboto"/>
            <w:sz w:val="22"/>
            <w:szCs w:val="22"/>
            <w:lang w:val="en-US"/>
          </w:rPr>
          <w:delText>W</w:delText>
        </w:r>
      </w:del>
      <w:ins w:id="177" w:author="Christoffer Vissing" w:date="2024-08-12T14:24:00Z" w16du:dateUtc="2024-08-12T12:24:00Z">
        <w:r>
          <w:rPr>
            <w:rFonts w:ascii="Roboto" w:hAnsi="Roboto"/>
            <w:sz w:val="22"/>
            <w:szCs w:val="22"/>
            <w:lang w:val="en-US"/>
          </w:rPr>
          <w:t>w</w:t>
        </w:r>
      </w:ins>
      <w:r w:rsidR="00D12475" w:rsidRPr="003A41F5">
        <w:rPr>
          <w:rFonts w:ascii="Roboto" w:hAnsi="Roboto"/>
          <w:sz w:val="22"/>
          <w:szCs w:val="22"/>
          <w:lang w:val="en-US"/>
        </w:rPr>
        <w:t>e evaluated the incidence of LV obstruction, atrial fibrillation, the composite ventricular arrhythmia outcome</w:t>
      </w:r>
      <w:r w:rsidR="00907D0E">
        <w:rPr>
          <w:rFonts w:ascii="Roboto" w:hAnsi="Roboto"/>
          <w:sz w:val="22"/>
          <w:szCs w:val="22"/>
          <w:lang w:val="en-US"/>
        </w:rPr>
        <w:t>,</w:t>
      </w:r>
      <w:r w:rsidR="00D12475" w:rsidRPr="003A41F5">
        <w:rPr>
          <w:rFonts w:ascii="Roboto" w:hAnsi="Roboto"/>
          <w:sz w:val="22"/>
          <w:szCs w:val="22"/>
          <w:lang w:val="en-US"/>
        </w:rPr>
        <w:t xml:space="preserve"> and LV systolic dysfunction in patients without these outcomes at baseline. </w:t>
      </w:r>
      <w:r w:rsidR="00EB440E" w:rsidRPr="003A41F5">
        <w:rPr>
          <w:rFonts w:ascii="Roboto" w:hAnsi="Roboto"/>
          <w:sz w:val="22"/>
          <w:szCs w:val="22"/>
          <w:lang w:val="en-US"/>
        </w:rPr>
        <w:t>Patients</w:t>
      </w:r>
      <w:r w:rsidR="00D12475" w:rsidRPr="003A41F5">
        <w:rPr>
          <w:rFonts w:ascii="Roboto" w:hAnsi="Roboto"/>
          <w:sz w:val="22"/>
          <w:szCs w:val="22"/>
          <w:lang w:val="en-US"/>
        </w:rPr>
        <w:t xml:space="preserve"> with non-</w:t>
      </w:r>
      <w:proofErr w:type="spellStart"/>
      <w:r w:rsidR="00D12475" w:rsidRPr="003A41F5">
        <w:rPr>
          <w:rFonts w:ascii="Roboto" w:hAnsi="Roboto"/>
          <w:sz w:val="22"/>
          <w:szCs w:val="22"/>
          <w:lang w:val="en-US"/>
        </w:rPr>
        <w:t>sarcomeric</w:t>
      </w:r>
      <w:proofErr w:type="spellEnd"/>
      <w:r w:rsidR="00D12475" w:rsidRPr="003A41F5">
        <w:rPr>
          <w:rFonts w:ascii="Roboto" w:hAnsi="Roboto"/>
          <w:sz w:val="22"/>
          <w:szCs w:val="22"/>
          <w:lang w:val="en-US"/>
        </w:rPr>
        <w:t xml:space="preserve"> HCM had higher cumulative and age-specific incidences of LV obstruction</w:t>
      </w:r>
      <w:r w:rsidR="00DF5988" w:rsidRPr="003A41F5">
        <w:rPr>
          <w:rFonts w:ascii="Roboto" w:hAnsi="Roboto"/>
          <w:sz w:val="22"/>
          <w:szCs w:val="22"/>
          <w:lang w:val="en-US"/>
        </w:rPr>
        <w:t xml:space="preserve"> (</w:t>
      </w:r>
      <w:r w:rsidR="00BC7409">
        <w:rPr>
          <w:rFonts w:ascii="Roboto" w:hAnsi="Roboto"/>
          <w:b/>
          <w:bCs/>
          <w:sz w:val="22"/>
          <w:szCs w:val="22"/>
          <w:lang w:val="en-US"/>
        </w:rPr>
        <w:t>supplementary figure 1</w:t>
      </w:r>
      <w:r w:rsidR="00DF5988" w:rsidRPr="003A41F5">
        <w:rPr>
          <w:rFonts w:ascii="Roboto" w:hAnsi="Roboto"/>
          <w:sz w:val="22"/>
          <w:szCs w:val="22"/>
          <w:lang w:val="en-US"/>
        </w:rPr>
        <w:t>)</w:t>
      </w:r>
      <w:r w:rsidR="00EB440E" w:rsidRPr="003A41F5">
        <w:rPr>
          <w:rFonts w:ascii="Roboto" w:hAnsi="Roboto"/>
          <w:sz w:val="22"/>
          <w:szCs w:val="22"/>
          <w:lang w:val="en-US"/>
        </w:rPr>
        <w:t xml:space="preserve">, </w:t>
      </w:r>
      <w:r w:rsidR="00D12475" w:rsidRPr="003A41F5">
        <w:rPr>
          <w:rFonts w:ascii="Roboto" w:hAnsi="Roboto"/>
          <w:sz w:val="22"/>
          <w:szCs w:val="22"/>
          <w:lang w:val="en-US"/>
        </w:rPr>
        <w:t>with a</w:t>
      </w:r>
      <w:r w:rsidR="006A2392" w:rsidRPr="003A41F5">
        <w:rPr>
          <w:rFonts w:ascii="Roboto" w:hAnsi="Roboto"/>
          <w:sz w:val="22"/>
          <w:szCs w:val="22"/>
          <w:lang w:val="en-US"/>
        </w:rPr>
        <w:t>n</w:t>
      </w:r>
      <w:r w:rsidR="00D37B4E">
        <w:rPr>
          <w:rFonts w:ascii="Roboto" w:hAnsi="Roboto"/>
          <w:sz w:val="22"/>
          <w:szCs w:val="22"/>
          <w:lang w:val="en-US"/>
        </w:rPr>
        <w:t xml:space="preserve"> adjusted hazard ratio (</w:t>
      </w:r>
      <w:proofErr w:type="spellStart"/>
      <w:r w:rsidR="006A2392" w:rsidRPr="003A41F5">
        <w:rPr>
          <w:rFonts w:ascii="Roboto" w:hAnsi="Roboto"/>
          <w:sz w:val="22"/>
          <w:szCs w:val="22"/>
          <w:lang w:val="en-US"/>
        </w:rPr>
        <w:t>aHR</w:t>
      </w:r>
      <w:proofErr w:type="spellEnd"/>
      <w:r w:rsidR="00D37B4E">
        <w:rPr>
          <w:rFonts w:ascii="Roboto" w:hAnsi="Roboto"/>
          <w:sz w:val="22"/>
          <w:szCs w:val="22"/>
          <w:lang w:val="en-US"/>
        </w:rPr>
        <w:t>)</w:t>
      </w:r>
      <w:r w:rsidR="00D12475" w:rsidRPr="003A41F5">
        <w:rPr>
          <w:rFonts w:ascii="Roboto" w:hAnsi="Roboto"/>
          <w:sz w:val="22"/>
          <w:szCs w:val="22"/>
          <w:lang w:val="en-US"/>
        </w:rPr>
        <w:t xml:space="preserve"> of 1</w:t>
      </w:r>
      <w:r w:rsidR="00D12475" w:rsidRPr="003C2490">
        <w:rPr>
          <w:rFonts w:ascii="Roboto" w:hAnsi="Roboto"/>
          <w:sz w:val="22"/>
          <w:szCs w:val="22"/>
          <w:lang w:val="en-US"/>
        </w:rPr>
        <w:t>.5</w:t>
      </w:r>
      <w:r w:rsidR="00A751D0">
        <w:rPr>
          <w:rFonts w:ascii="Roboto" w:hAnsi="Roboto"/>
          <w:sz w:val="22"/>
          <w:szCs w:val="22"/>
          <w:lang w:val="en-US"/>
        </w:rPr>
        <w:t>1</w:t>
      </w:r>
      <w:r w:rsidR="00D12475" w:rsidRPr="00040F1C">
        <w:rPr>
          <w:rFonts w:ascii="Roboto" w:hAnsi="Roboto"/>
          <w:sz w:val="22"/>
          <w:szCs w:val="22"/>
          <w:lang w:val="en-US"/>
        </w:rPr>
        <w:t xml:space="preserve"> (CI: 1.2</w:t>
      </w:r>
      <w:r w:rsidR="00A751D0">
        <w:rPr>
          <w:rFonts w:ascii="Roboto" w:hAnsi="Roboto"/>
          <w:sz w:val="22"/>
          <w:szCs w:val="22"/>
          <w:lang w:val="en-US"/>
        </w:rPr>
        <w:t>7</w:t>
      </w:r>
      <w:r w:rsidR="00D12475" w:rsidRPr="00040F1C">
        <w:rPr>
          <w:rFonts w:ascii="Roboto" w:hAnsi="Roboto"/>
          <w:sz w:val="22"/>
          <w:szCs w:val="22"/>
          <w:lang w:val="en-US"/>
        </w:rPr>
        <w:t>-1.</w:t>
      </w:r>
      <w:r w:rsidR="00A751D0">
        <w:rPr>
          <w:rFonts w:ascii="Roboto" w:hAnsi="Roboto"/>
          <w:sz w:val="22"/>
          <w:szCs w:val="22"/>
          <w:lang w:val="en-US"/>
        </w:rPr>
        <w:t>80</w:t>
      </w:r>
      <w:r w:rsidR="00D12475" w:rsidRPr="003C2490">
        <w:rPr>
          <w:rFonts w:ascii="Roboto" w:hAnsi="Roboto"/>
          <w:sz w:val="22"/>
          <w:szCs w:val="22"/>
          <w:lang w:val="en-US"/>
        </w:rPr>
        <w:t xml:space="preserve">) </w:t>
      </w:r>
      <w:r w:rsidR="00D12475" w:rsidRPr="003A41F5">
        <w:rPr>
          <w:rFonts w:ascii="Roboto" w:hAnsi="Roboto"/>
          <w:sz w:val="22"/>
          <w:szCs w:val="22"/>
          <w:lang w:val="en-US"/>
        </w:rPr>
        <w:t>for obstructive physiology</w:t>
      </w:r>
      <w:r w:rsidR="00900D32" w:rsidRPr="003A41F5">
        <w:rPr>
          <w:rFonts w:ascii="Roboto" w:hAnsi="Roboto"/>
          <w:sz w:val="22"/>
          <w:szCs w:val="22"/>
          <w:lang w:val="en-US"/>
        </w:rPr>
        <w:t xml:space="preserve"> (adjusted for age at HCM diagnosis, sex, obesity, presence of hypertension and being the family proband)</w:t>
      </w:r>
      <w:r w:rsidR="00D12475" w:rsidRPr="003A41F5">
        <w:rPr>
          <w:rFonts w:ascii="Roboto" w:hAnsi="Roboto"/>
          <w:sz w:val="22"/>
          <w:szCs w:val="22"/>
          <w:lang w:val="en-US"/>
        </w:rPr>
        <w:t xml:space="preserve">. </w:t>
      </w:r>
    </w:p>
    <w:p w14:paraId="2D5EC28B" w14:textId="722D4109" w:rsidR="00D12475" w:rsidRPr="00040F1C" w:rsidRDefault="00D37B4E" w:rsidP="00D12475">
      <w:pPr>
        <w:spacing w:line="480" w:lineRule="auto"/>
        <w:rPr>
          <w:rFonts w:ascii="Roboto" w:hAnsi="Roboto"/>
          <w:sz w:val="22"/>
          <w:szCs w:val="22"/>
          <w:lang w:val="en-US"/>
        </w:rPr>
      </w:pPr>
      <w:r>
        <w:rPr>
          <w:rFonts w:ascii="Roboto" w:hAnsi="Roboto"/>
          <w:sz w:val="22"/>
          <w:szCs w:val="22"/>
          <w:lang w:val="en-US"/>
        </w:rPr>
        <w:t xml:space="preserve">Patients with </w:t>
      </w:r>
      <w:proofErr w:type="spellStart"/>
      <w:r>
        <w:rPr>
          <w:rFonts w:ascii="Roboto" w:hAnsi="Roboto"/>
          <w:sz w:val="22"/>
          <w:szCs w:val="22"/>
          <w:lang w:val="en-US"/>
        </w:rPr>
        <w:t>s</w:t>
      </w:r>
      <w:r w:rsidR="00D12475" w:rsidRPr="003A41F5">
        <w:rPr>
          <w:rFonts w:ascii="Roboto" w:hAnsi="Roboto"/>
          <w:sz w:val="22"/>
          <w:szCs w:val="22"/>
          <w:lang w:val="en-US"/>
        </w:rPr>
        <w:t>arcomeric</w:t>
      </w:r>
      <w:proofErr w:type="spellEnd"/>
      <w:r w:rsidR="00D12475" w:rsidRPr="003A41F5">
        <w:rPr>
          <w:rFonts w:ascii="Roboto" w:hAnsi="Roboto"/>
          <w:sz w:val="22"/>
          <w:szCs w:val="22"/>
          <w:lang w:val="en-US"/>
        </w:rPr>
        <w:t xml:space="preserve"> HCM</w:t>
      </w:r>
      <w:r w:rsidR="00DF5988" w:rsidRPr="003A41F5">
        <w:rPr>
          <w:rFonts w:ascii="Roboto" w:hAnsi="Roboto"/>
          <w:sz w:val="22"/>
          <w:szCs w:val="22"/>
          <w:lang w:val="en-US"/>
        </w:rPr>
        <w:t xml:space="preserve"> </w:t>
      </w:r>
      <w:r>
        <w:rPr>
          <w:rFonts w:ascii="Roboto" w:hAnsi="Roboto"/>
          <w:sz w:val="22"/>
          <w:szCs w:val="22"/>
          <w:lang w:val="en-US"/>
        </w:rPr>
        <w:t>had</w:t>
      </w:r>
      <w:r w:rsidR="00DF5988" w:rsidRPr="003A41F5">
        <w:rPr>
          <w:rFonts w:ascii="Roboto" w:hAnsi="Roboto"/>
          <w:sz w:val="22"/>
          <w:szCs w:val="22"/>
          <w:lang w:val="en-US"/>
        </w:rPr>
        <w:t xml:space="preserve"> a higher incidence of atrial fibrillation</w:t>
      </w:r>
      <w:r w:rsidR="00A175F9" w:rsidRPr="003A41F5">
        <w:rPr>
          <w:rFonts w:ascii="Roboto" w:hAnsi="Roboto"/>
          <w:sz w:val="22"/>
          <w:szCs w:val="22"/>
          <w:lang w:val="en-US"/>
        </w:rPr>
        <w:t>, ventricular arrhythmias</w:t>
      </w:r>
      <w:r w:rsidR="00341B85">
        <w:rPr>
          <w:rFonts w:ascii="Roboto" w:hAnsi="Roboto"/>
          <w:sz w:val="22"/>
          <w:szCs w:val="22"/>
          <w:lang w:val="en-US"/>
        </w:rPr>
        <w:t>,</w:t>
      </w:r>
      <w:r w:rsidR="00A175F9" w:rsidRPr="003A41F5">
        <w:rPr>
          <w:rFonts w:ascii="Roboto" w:hAnsi="Roboto"/>
          <w:sz w:val="22"/>
          <w:szCs w:val="22"/>
          <w:lang w:val="en-US"/>
        </w:rPr>
        <w:t xml:space="preserve"> and LV systolic dysfunction</w:t>
      </w:r>
      <w:r w:rsidR="0064123F" w:rsidRPr="003A41F5">
        <w:rPr>
          <w:rFonts w:ascii="Roboto" w:hAnsi="Roboto"/>
          <w:sz w:val="22"/>
          <w:szCs w:val="22"/>
          <w:lang w:val="en-US"/>
        </w:rPr>
        <w:t xml:space="preserve"> (</w:t>
      </w:r>
      <w:r w:rsidR="00BC7409">
        <w:rPr>
          <w:rFonts w:ascii="Roboto" w:hAnsi="Roboto"/>
          <w:b/>
          <w:bCs/>
          <w:sz w:val="22"/>
          <w:szCs w:val="22"/>
          <w:lang w:val="en-US"/>
        </w:rPr>
        <w:t>supplementary figure</w:t>
      </w:r>
      <w:r w:rsidR="003C2490">
        <w:rPr>
          <w:rFonts w:ascii="Roboto" w:hAnsi="Roboto"/>
          <w:b/>
          <w:bCs/>
          <w:sz w:val="22"/>
          <w:szCs w:val="22"/>
          <w:lang w:val="en-US"/>
        </w:rPr>
        <w:t>s</w:t>
      </w:r>
      <w:r w:rsidR="00BC7409">
        <w:rPr>
          <w:rFonts w:ascii="Roboto" w:hAnsi="Roboto"/>
          <w:b/>
          <w:bCs/>
          <w:sz w:val="22"/>
          <w:szCs w:val="22"/>
          <w:lang w:val="en-US"/>
        </w:rPr>
        <w:t xml:space="preserve"> 2-3</w:t>
      </w:r>
      <w:r w:rsidR="0064123F" w:rsidRPr="00040F1C">
        <w:rPr>
          <w:rFonts w:ascii="Roboto" w:hAnsi="Roboto"/>
          <w:sz w:val="22"/>
          <w:szCs w:val="22"/>
          <w:lang w:val="en-US"/>
        </w:rPr>
        <w:t>)</w:t>
      </w:r>
      <w:r w:rsidR="00A175F9" w:rsidRPr="00040F1C">
        <w:rPr>
          <w:rFonts w:ascii="Roboto" w:hAnsi="Roboto"/>
          <w:sz w:val="22"/>
          <w:szCs w:val="22"/>
          <w:lang w:val="en-US"/>
        </w:rPr>
        <w:t xml:space="preserve">. For atrial fibrillation the biggest relative differences in age-specific incidence </w:t>
      </w:r>
      <w:del w:id="178" w:author="Christoffer Vissing" w:date="2024-08-07T14:59:00Z" w16du:dateUtc="2024-08-07T12:59:00Z">
        <w:r w:rsidR="00A175F9" w:rsidRPr="00040F1C" w:rsidDel="00625F3A">
          <w:rPr>
            <w:rFonts w:ascii="Roboto" w:hAnsi="Roboto"/>
            <w:sz w:val="22"/>
            <w:szCs w:val="22"/>
            <w:lang w:val="en-US"/>
          </w:rPr>
          <w:delText xml:space="preserve">was </w:delText>
        </w:r>
      </w:del>
      <w:ins w:id="179" w:author="Christoffer Vissing" w:date="2024-08-07T14:59:00Z" w16du:dateUtc="2024-08-07T12:59:00Z">
        <w:r w:rsidR="00625F3A">
          <w:rPr>
            <w:rFonts w:ascii="Roboto" w:hAnsi="Roboto"/>
            <w:sz w:val="22"/>
            <w:szCs w:val="22"/>
            <w:lang w:val="en-US"/>
          </w:rPr>
          <w:t>were</w:t>
        </w:r>
        <w:r w:rsidR="00625F3A" w:rsidRPr="00040F1C">
          <w:rPr>
            <w:rFonts w:ascii="Roboto" w:hAnsi="Roboto"/>
            <w:sz w:val="22"/>
            <w:szCs w:val="22"/>
            <w:lang w:val="en-US"/>
          </w:rPr>
          <w:t xml:space="preserve"> </w:t>
        </w:r>
      </w:ins>
      <w:r w:rsidR="00A175F9" w:rsidRPr="00040F1C">
        <w:rPr>
          <w:rFonts w:ascii="Roboto" w:hAnsi="Roboto"/>
          <w:sz w:val="22"/>
          <w:szCs w:val="22"/>
          <w:lang w:val="en-US"/>
        </w:rPr>
        <w:t xml:space="preserve">observed </w:t>
      </w:r>
      <w:r w:rsidR="0058399C" w:rsidRPr="00040F1C">
        <w:rPr>
          <w:rFonts w:ascii="Roboto" w:hAnsi="Roboto"/>
          <w:sz w:val="22"/>
          <w:szCs w:val="22"/>
          <w:lang w:val="en-US"/>
        </w:rPr>
        <w:t>earlier in life</w:t>
      </w:r>
      <w:r w:rsidR="00A751D0">
        <w:rPr>
          <w:rFonts w:ascii="Roboto" w:hAnsi="Roboto"/>
          <w:sz w:val="22"/>
          <w:szCs w:val="22"/>
          <w:lang w:val="en-US"/>
        </w:rPr>
        <w:t xml:space="preserve"> (prior to age 45</w:t>
      </w:r>
      <w:ins w:id="180" w:author="Christoffer Vissing" w:date="2024-03-18T11:57:00Z">
        <w:r w:rsidR="00290C27">
          <w:rPr>
            <w:rFonts w:ascii="Roboto" w:hAnsi="Roboto"/>
            <w:sz w:val="22"/>
            <w:szCs w:val="22"/>
            <w:lang w:val="en-US"/>
          </w:rPr>
          <w:t xml:space="preserve"> years</w:t>
        </w:r>
      </w:ins>
      <w:r w:rsidR="00A751D0">
        <w:rPr>
          <w:rFonts w:ascii="Roboto" w:hAnsi="Roboto"/>
          <w:sz w:val="22"/>
          <w:szCs w:val="22"/>
          <w:lang w:val="en-US"/>
        </w:rPr>
        <w:t>)</w:t>
      </w:r>
      <w:r w:rsidR="00A175F9" w:rsidRPr="00040F1C">
        <w:rPr>
          <w:rFonts w:ascii="Roboto" w:hAnsi="Roboto"/>
          <w:sz w:val="22"/>
          <w:szCs w:val="22"/>
          <w:lang w:val="en-US"/>
        </w:rPr>
        <w:t xml:space="preserve">, and </w:t>
      </w:r>
      <w:proofErr w:type="spellStart"/>
      <w:r w:rsidR="00A175F9" w:rsidRPr="00040F1C">
        <w:rPr>
          <w:rFonts w:ascii="Roboto" w:hAnsi="Roboto"/>
          <w:sz w:val="22"/>
          <w:szCs w:val="22"/>
          <w:lang w:val="en-US"/>
        </w:rPr>
        <w:t>sarcomeric</w:t>
      </w:r>
      <w:proofErr w:type="spellEnd"/>
      <w:r w:rsidR="00A175F9" w:rsidRPr="00040F1C">
        <w:rPr>
          <w:rFonts w:ascii="Roboto" w:hAnsi="Roboto"/>
          <w:sz w:val="22"/>
          <w:szCs w:val="22"/>
          <w:lang w:val="en-US"/>
        </w:rPr>
        <w:t xml:space="preserve"> HCM was associated with</w:t>
      </w:r>
      <w:ins w:id="181" w:author="Christoffer Vissing" w:date="2024-03-18T14:38:00Z">
        <w:r w:rsidR="00AF7DF8">
          <w:rPr>
            <w:rFonts w:ascii="Roboto" w:hAnsi="Roboto"/>
            <w:sz w:val="22"/>
            <w:szCs w:val="22"/>
            <w:lang w:val="en-US"/>
          </w:rPr>
          <w:t xml:space="preserve"> a</w:t>
        </w:r>
      </w:ins>
      <w:ins w:id="182" w:author="Christoffer Vissing" w:date="2024-08-12T14:26:00Z" w16du:dateUtc="2024-08-12T12:26:00Z">
        <w:r w:rsidR="00973BA9">
          <w:rPr>
            <w:rFonts w:ascii="Roboto" w:hAnsi="Roboto"/>
            <w:sz w:val="22"/>
            <w:szCs w:val="22"/>
            <w:lang w:val="en-US"/>
          </w:rPr>
          <w:t>n age</w:t>
        </w:r>
      </w:ins>
      <w:ins w:id="183" w:author="Christoffer Vissing" w:date="2024-08-12T14:27:00Z" w16du:dateUtc="2024-08-12T12:27:00Z">
        <w:r w:rsidR="00973BA9">
          <w:rPr>
            <w:rFonts w:ascii="Roboto" w:hAnsi="Roboto"/>
            <w:sz w:val="22"/>
            <w:szCs w:val="22"/>
            <w:lang w:val="en-US"/>
          </w:rPr>
          <w:t xml:space="preserve">-standardized incidence ratio </w:t>
        </w:r>
      </w:ins>
      <w:del w:id="184" w:author="Christoffer Vissing" w:date="2024-08-12T14:27:00Z" w16du:dateUtc="2024-08-12T12:27:00Z">
        <w:r w:rsidR="00A175F9" w:rsidRPr="00040F1C" w:rsidDel="00973BA9">
          <w:rPr>
            <w:rFonts w:ascii="Roboto" w:hAnsi="Roboto"/>
            <w:sz w:val="22"/>
            <w:szCs w:val="22"/>
            <w:lang w:val="en-US"/>
          </w:rPr>
          <w:delText xml:space="preserve"> a</w:delText>
        </w:r>
        <w:r w:rsidR="006A2392" w:rsidRPr="00040F1C" w:rsidDel="00973BA9">
          <w:rPr>
            <w:rFonts w:ascii="Roboto" w:hAnsi="Roboto"/>
            <w:sz w:val="22"/>
            <w:szCs w:val="22"/>
            <w:lang w:val="en-US"/>
          </w:rPr>
          <w:delText>n</w:delText>
        </w:r>
        <w:r w:rsidR="00A175F9" w:rsidRPr="00040F1C" w:rsidDel="00973BA9">
          <w:rPr>
            <w:rFonts w:ascii="Roboto" w:hAnsi="Roboto"/>
            <w:sz w:val="22"/>
            <w:szCs w:val="22"/>
            <w:lang w:val="en-US"/>
          </w:rPr>
          <w:delText xml:space="preserve"> </w:delText>
        </w:r>
        <w:commentRangeStart w:id="185"/>
        <w:r w:rsidR="006A2392" w:rsidRPr="00040F1C" w:rsidDel="00973BA9">
          <w:rPr>
            <w:rFonts w:ascii="Roboto" w:hAnsi="Roboto"/>
            <w:sz w:val="22"/>
            <w:szCs w:val="22"/>
            <w:lang w:val="en-US"/>
          </w:rPr>
          <w:delText>a</w:delText>
        </w:r>
        <w:r w:rsidR="00A175F9" w:rsidRPr="00040F1C" w:rsidDel="00973BA9">
          <w:rPr>
            <w:rFonts w:ascii="Roboto" w:hAnsi="Roboto"/>
            <w:sz w:val="22"/>
            <w:szCs w:val="22"/>
            <w:lang w:val="en-US"/>
          </w:rPr>
          <w:delText>HR</w:delText>
        </w:r>
        <w:commentRangeEnd w:id="185"/>
        <w:r w:rsidR="00253134" w:rsidDel="00973BA9">
          <w:rPr>
            <w:rStyle w:val="Kommentarhenvisning"/>
            <w:lang w:val="en-US" w:eastAsia="en-US"/>
          </w:rPr>
          <w:commentReference w:id="185"/>
        </w:r>
        <w:r w:rsidR="00A175F9" w:rsidRPr="00040F1C" w:rsidDel="00973BA9">
          <w:rPr>
            <w:rFonts w:ascii="Roboto" w:hAnsi="Roboto"/>
            <w:sz w:val="22"/>
            <w:szCs w:val="22"/>
            <w:lang w:val="en-US"/>
          </w:rPr>
          <w:delText xml:space="preserve"> </w:delText>
        </w:r>
      </w:del>
      <w:r w:rsidR="00A175F9" w:rsidRPr="00040F1C">
        <w:rPr>
          <w:rFonts w:ascii="Roboto" w:hAnsi="Roboto"/>
          <w:sz w:val="22"/>
          <w:szCs w:val="22"/>
          <w:lang w:val="en-US"/>
        </w:rPr>
        <w:t>of 1.</w:t>
      </w:r>
      <w:del w:id="186" w:author="Christoffer Vissing" w:date="2024-08-12T14:28:00Z" w16du:dateUtc="2024-08-12T12:28:00Z">
        <w:r w:rsidR="00431AEB" w:rsidDel="00973BA9">
          <w:rPr>
            <w:rFonts w:ascii="Roboto" w:hAnsi="Roboto"/>
            <w:sz w:val="22"/>
            <w:szCs w:val="22"/>
            <w:lang w:val="en-US"/>
          </w:rPr>
          <w:delText>3</w:delText>
        </w:r>
      </w:del>
      <w:r w:rsidR="00431AEB">
        <w:rPr>
          <w:rFonts w:ascii="Roboto" w:hAnsi="Roboto"/>
          <w:sz w:val="22"/>
          <w:szCs w:val="22"/>
          <w:lang w:val="en-US"/>
        </w:rPr>
        <w:t>2</w:t>
      </w:r>
      <w:ins w:id="187" w:author="Christoffer Vissing" w:date="2024-08-12T14:28:00Z" w16du:dateUtc="2024-08-12T12:28:00Z">
        <w:r w:rsidR="00973BA9">
          <w:rPr>
            <w:rFonts w:ascii="Roboto" w:hAnsi="Roboto"/>
            <w:sz w:val="22"/>
            <w:szCs w:val="22"/>
            <w:lang w:val="en-US"/>
          </w:rPr>
          <w:t>4</w:t>
        </w:r>
      </w:ins>
      <w:r w:rsidR="00A175F9" w:rsidRPr="00040F1C">
        <w:rPr>
          <w:rFonts w:ascii="Roboto" w:hAnsi="Roboto"/>
          <w:sz w:val="22"/>
          <w:szCs w:val="22"/>
          <w:lang w:val="en-US"/>
        </w:rPr>
        <w:t xml:space="preserve"> (CI: 1.1</w:t>
      </w:r>
      <w:del w:id="188" w:author="Christoffer Vissing" w:date="2024-08-12T14:28:00Z" w16du:dateUtc="2024-08-12T12:28:00Z">
        <w:r w:rsidR="00431AEB" w:rsidDel="00973BA9">
          <w:rPr>
            <w:rFonts w:ascii="Roboto" w:hAnsi="Roboto"/>
            <w:sz w:val="22"/>
            <w:szCs w:val="22"/>
            <w:lang w:val="en-US"/>
          </w:rPr>
          <w:delText>2</w:delText>
        </w:r>
      </w:del>
      <w:ins w:id="189" w:author="Christoffer Vissing" w:date="2024-08-12T14:28:00Z" w16du:dateUtc="2024-08-12T12:28:00Z">
        <w:r w:rsidR="00973BA9">
          <w:rPr>
            <w:rFonts w:ascii="Roboto" w:hAnsi="Roboto"/>
            <w:sz w:val="22"/>
            <w:szCs w:val="22"/>
            <w:lang w:val="en-US"/>
          </w:rPr>
          <w:t>3</w:t>
        </w:r>
      </w:ins>
      <w:r w:rsidR="00A175F9" w:rsidRPr="00040F1C">
        <w:rPr>
          <w:rFonts w:ascii="Roboto" w:hAnsi="Roboto"/>
          <w:sz w:val="22"/>
          <w:szCs w:val="22"/>
          <w:lang w:val="en-US"/>
        </w:rPr>
        <w:t xml:space="preserve"> to 1.</w:t>
      </w:r>
      <w:ins w:id="190" w:author="Christoffer Vissing" w:date="2024-08-12T14:28:00Z" w16du:dateUtc="2024-08-12T12:28:00Z">
        <w:r w:rsidR="00973BA9">
          <w:rPr>
            <w:rFonts w:ascii="Roboto" w:hAnsi="Roboto"/>
            <w:sz w:val="22"/>
            <w:szCs w:val="22"/>
            <w:lang w:val="en-US"/>
          </w:rPr>
          <w:t>37</w:t>
        </w:r>
      </w:ins>
      <w:del w:id="191" w:author="Christoffer Vissing" w:date="2024-08-12T14:28:00Z" w16du:dateUtc="2024-08-12T12:28:00Z">
        <w:r w:rsidR="00431AEB" w:rsidDel="00973BA9">
          <w:rPr>
            <w:rFonts w:ascii="Roboto" w:hAnsi="Roboto"/>
            <w:sz w:val="22"/>
            <w:szCs w:val="22"/>
            <w:lang w:val="en-US"/>
          </w:rPr>
          <w:delText>5</w:delText>
        </w:r>
        <w:r w:rsidR="00A175F9" w:rsidRPr="00040F1C" w:rsidDel="00973BA9">
          <w:rPr>
            <w:rFonts w:ascii="Roboto" w:hAnsi="Roboto"/>
            <w:sz w:val="22"/>
            <w:szCs w:val="22"/>
            <w:lang w:val="en-US"/>
          </w:rPr>
          <w:delText>6</w:delText>
        </w:r>
      </w:del>
      <w:r w:rsidR="00A175F9" w:rsidRPr="00040F1C">
        <w:rPr>
          <w:rFonts w:ascii="Roboto" w:hAnsi="Roboto"/>
          <w:sz w:val="22"/>
          <w:szCs w:val="22"/>
          <w:lang w:val="en-US"/>
        </w:rPr>
        <w:t>, p</w:t>
      </w:r>
      <w:ins w:id="192" w:author="Christoffer Vissing" w:date="2024-08-12T14:28:00Z" w16du:dateUtc="2024-08-12T12:28:00Z">
        <w:r w:rsidR="00973BA9">
          <w:rPr>
            <w:rFonts w:ascii="Roboto" w:hAnsi="Roboto"/>
            <w:sz w:val="22"/>
            <w:szCs w:val="22"/>
            <w:lang w:val="en-US"/>
          </w:rPr>
          <w:t>&lt;</w:t>
        </w:r>
      </w:ins>
      <w:del w:id="193" w:author="Christoffer Vissing" w:date="2024-08-12T14:28:00Z" w16du:dateUtc="2024-08-12T12:28:00Z">
        <w:r w:rsidR="00A175F9" w:rsidRPr="00040F1C" w:rsidDel="00973BA9">
          <w:rPr>
            <w:rFonts w:ascii="Roboto" w:hAnsi="Roboto"/>
            <w:sz w:val="22"/>
            <w:szCs w:val="22"/>
            <w:lang w:val="en-US"/>
          </w:rPr>
          <w:delText>=</w:delText>
        </w:r>
      </w:del>
      <w:r w:rsidR="00A175F9" w:rsidRPr="00040F1C">
        <w:rPr>
          <w:rFonts w:ascii="Roboto" w:hAnsi="Roboto"/>
          <w:sz w:val="22"/>
          <w:szCs w:val="22"/>
          <w:lang w:val="en-US"/>
        </w:rPr>
        <w:t>0.001) for developing atrial</w:t>
      </w:r>
      <w:ins w:id="194" w:author="Christoffer Vissing" w:date="2024-08-12T14:29:00Z" w16du:dateUtc="2024-08-12T12:29:00Z">
        <w:r w:rsidR="00973BA9">
          <w:rPr>
            <w:rFonts w:ascii="Roboto" w:hAnsi="Roboto"/>
            <w:sz w:val="22"/>
            <w:szCs w:val="22"/>
            <w:lang w:val="en-US"/>
          </w:rPr>
          <w:t xml:space="preserve"> fibrillation</w:t>
        </w:r>
      </w:ins>
      <w:del w:id="195" w:author="Christoffer Vissing" w:date="2024-08-12T14:28:00Z" w16du:dateUtc="2024-08-12T12:28:00Z">
        <w:r w:rsidR="00A175F9" w:rsidRPr="00040F1C" w:rsidDel="00973BA9">
          <w:rPr>
            <w:rFonts w:ascii="Roboto" w:hAnsi="Roboto"/>
            <w:sz w:val="22"/>
            <w:szCs w:val="22"/>
            <w:lang w:val="en-US"/>
          </w:rPr>
          <w:delText xml:space="preserve"> fibrillation (adjusted for age,</w:delText>
        </w:r>
        <w:r w:rsidR="00431AEB" w:rsidDel="00973BA9">
          <w:rPr>
            <w:rFonts w:ascii="Roboto" w:hAnsi="Roboto"/>
            <w:sz w:val="22"/>
            <w:szCs w:val="22"/>
            <w:lang w:val="en-US"/>
          </w:rPr>
          <w:delText xml:space="preserve"> sex,</w:delText>
        </w:r>
        <w:r w:rsidR="00A175F9" w:rsidRPr="00040F1C" w:rsidDel="00973BA9">
          <w:rPr>
            <w:rFonts w:ascii="Roboto" w:hAnsi="Roboto"/>
            <w:sz w:val="22"/>
            <w:szCs w:val="22"/>
            <w:lang w:val="en-US"/>
          </w:rPr>
          <w:delText xml:space="preserve"> obesity</w:delText>
        </w:r>
        <w:r w:rsidR="00431AEB" w:rsidDel="00973BA9">
          <w:rPr>
            <w:rFonts w:ascii="Roboto" w:hAnsi="Roboto"/>
            <w:sz w:val="22"/>
            <w:szCs w:val="22"/>
            <w:lang w:val="en-US"/>
          </w:rPr>
          <w:delText>,</w:delText>
        </w:r>
        <w:r w:rsidR="00A175F9" w:rsidRPr="00040F1C" w:rsidDel="00973BA9">
          <w:rPr>
            <w:rFonts w:ascii="Roboto" w:hAnsi="Roboto"/>
            <w:sz w:val="22"/>
            <w:szCs w:val="22"/>
            <w:lang w:val="en-US"/>
          </w:rPr>
          <w:delText xml:space="preserve"> and hypertension)</w:delText>
        </w:r>
      </w:del>
      <w:r w:rsidR="00A175F9" w:rsidRPr="00040F1C">
        <w:rPr>
          <w:rFonts w:ascii="Roboto" w:hAnsi="Roboto"/>
          <w:sz w:val="22"/>
          <w:szCs w:val="22"/>
          <w:lang w:val="en-US"/>
        </w:rPr>
        <w:t xml:space="preserve">. For the composite ventricular arrhythmia and the LV systolic dysfunction outcomes, the biggest relative difference </w:t>
      </w:r>
      <w:r w:rsidR="00900D32" w:rsidRPr="00040F1C">
        <w:rPr>
          <w:rFonts w:ascii="Roboto" w:hAnsi="Roboto"/>
          <w:sz w:val="22"/>
          <w:szCs w:val="22"/>
          <w:lang w:val="en-US"/>
        </w:rPr>
        <w:t>in</w:t>
      </w:r>
      <w:r w:rsidR="00A175F9" w:rsidRPr="00040F1C">
        <w:rPr>
          <w:rFonts w:ascii="Roboto" w:hAnsi="Roboto"/>
          <w:sz w:val="22"/>
          <w:szCs w:val="22"/>
          <w:lang w:val="en-US"/>
        </w:rPr>
        <w:t xml:space="preserve"> the age-specific incidence</w:t>
      </w:r>
      <w:r w:rsidR="0058399C" w:rsidRPr="00040F1C">
        <w:rPr>
          <w:rFonts w:ascii="Roboto" w:hAnsi="Roboto"/>
          <w:sz w:val="22"/>
          <w:szCs w:val="22"/>
          <w:lang w:val="en-US"/>
        </w:rPr>
        <w:t>s</w:t>
      </w:r>
      <w:r w:rsidR="00A175F9" w:rsidRPr="00040F1C">
        <w:rPr>
          <w:rFonts w:ascii="Roboto" w:hAnsi="Roboto"/>
          <w:sz w:val="22"/>
          <w:szCs w:val="22"/>
          <w:lang w:val="en-US"/>
        </w:rPr>
        <w:t xml:space="preserve"> </w:t>
      </w:r>
      <w:r w:rsidR="00900D32" w:rsidRPr="00040F1C">
        <w:rPr>
          <w:rFonts w:ascii="Roboto" w:hAnsi="Roboto"/>
          <w:sz w:val="22"/>
          <w:szCs w:val="22"/>
          <w:lang w:val="en-US"/>
        </w:rPr>
        <w:t xml:space="preserve">of the outcomes </w:t>
      </w:r>
      <w:r w:rsidR="00A175F9" w:rsidRPr="00040F1C">
        <w:rPr>
          <w:rFonts w:ascii="Roboto" w:hAnsi="Roboto"/>
          <w:sz w:val="22"/>
          <w:szCs w:val="22"/>
          <w:lang w:val="en-US"/>
        </w:rPr>
        <w:t>w</w:t>
      </w:r>
      <w:r w:rsidR="00900D32" w:rsidRPr="00040F1C">
        <w:rPr>
          <w:rFonts w:ascii="Roboto" w:hAnsi="Roboto"/>
          <w:sz w:val="22"/>
          <w:szCs w:val="22"/>
          <w:lang w:val="en-US"/>
        </w:rPr>
        <w:t>ere</w:t>
      </w:r>
      <w:r w:rsidR="00A175F9" w:rsidRPr="00040F1C">
        <w:rPr>
          <w:rFonts w:ascii="Roboto" w:hAnsi="Roboto"/>
          <w:sz w:val="22"/>
          <w:szCs w:val="22"/>
          <w:lang w:val="en-US"/>
        </w:rPr>
        <w:t xml:space="preserve"> observed</w:t>
      </w:r>
      <w:r w:rsidR="00A751D0">
        <w:rPr>
          <w:rFonts w:ascii="Roboto" w:hAnsi="Roboto"/>
          <w:sz w:val="22"/>
          <w:szCs w:val="22"/>
          <w:lang w:val="en-US"/>
        </w:rPr>
        <w:t xml:space="preserve"> in patients 65 years or older</w:t>
      </w:r>
      <w:r w:rsidR="00A175F9" w:rsidRPr="003C2490">
        <w:rPr>
          <w:rFonts w:ascii="Roboto" w:hAnsi="Roboto"/>
          <w:sz w:val="22"/>
          <w:szCs w:val="22"/>
          <w:lang w:val="en-US"/>
        </w:rPr>
        <w:t xml:space="preserve"> </w:t>
      </w:r>
      <w:r w:rsidR="00A175F9" w:rsidRPr="00040F1C">
        <w:rPr>
          <w:rFonts w:ascii="Roboto" w:hAnsi="Roboto"/>
          <w:sz w:val="22"/>
          <w:szCs w:val="22"/>
          <w:lang w:val="en-US"/>
        </w:rPr>
        <w:t>with an overall age-standardized incidence ratio of 1.3</w:t>
      </w:r>
      <w:r w:rsidR="00431AEB">
        <w:rPr>
          <w:rFonts w:ascii="Roboto" w:hAnsi="Roboto"/>
          <w:sz w:val="22"/>
          <w:szCs w:val="22"/>
          <w:lang w:val="en-US"/>
        </w:rPr>
        <w:t>0</w:t>
      </w:r>
      <w:r w:rsidR="00A175F9" w:rsidRPr="00040F1C">
        <w:rPr>
          <w:rFonts w:ascii="Roboto" w:hAnsi="Roboto"/>
          <w:sz w:val="22"/>
          <w:szCs w:val="22"/>
          <w:lang w:val="en-US"/>
        </w:rPr>
        <w:t xml:space="preserve"> (CI: 1.1</w:t>
      </w:r>
      <w:r w:rsidR="00431AEB">
        <w:rPr>
          <w:rFonts w:ascii="Roboto" w:hAnsi="Roboto"/>
          <w:sz w:val="22"/>
          <w:szCs w:val="22"/>
          <w:lang w:val="en-US"/>
        </w:rPr>
        <w:t>1</w:t>
      </w:r>
      <w:r w:rsidR="00A175F9" w:rsidRPr="003C2490">
        <w:rPr>
          <w:rFonts w:ascii="Roboto" w:hAnsi="Roboto"/>
          <w:sz w:val="22"/>
          <w:szCs w:val="22"/>
          <w:lang w:val="en-US"/>
        </w:rPr>
        <w:t xml:space="preserve"> to 1.5</w:t>
      </w:r>
      <w:r w:rsidR="00431AEB">
        <w:rPr>
          <w:rFonts w:ascii="Roboto" w:hAnsi="Roboto"/>
          <w:sz w:val="22"/>
          <w:szCs w:val="22"/>
          <w:lang w:val="en-US"/>
        </w:rPr>
        <w:t>2</w:t>
      </w:r>
      <w:r w:rsidR="00A175F9" w:rsidRPr="00040F1C">
        <w:rPr>
          <w:rFonts w:ascii="Roboto" w:hAnsi="Roboto"/>
          <w:sz w:val="22"/>
          <w:szCs w:val="22"/>
          <w:lang w:val="en-US"/>
        </w:rPr>
        <w:t>, p &lt;0.001) for ventricular arrhythmias</w:t>
      </w:r>
      <w:r w:rsidR="00205ABD">
        <w:rPr>
          <w:rFonts w:ascii="Roboto" w:hAnsi="Roboto"/>
          <w:sz w:val="22"/>
          <w:szCs w:val="22"/>
          <w:lang w:val="en-US"/>
        </w:rPr>
        <w:t xml:space="preserve"> (</w:t>
      </w:r>
      <w:r w:rsidR="00205ABD">
        <w:rPr>
          <w:rFonts w:ascii="Roboto" w:hAnsi="Roboto"/>
          <w:b/>
          <w:bCs/>
          <w:sz w:val="22"/>
          <w:szCs w:val="22"/>
          <w:lang w:val="en-US"/>
        </w:rPr>
        <w:t>supplementary figure 2</w:t>
      </w:r>
      <w:r w:rsidR="00205ABD">
        <w:rPr>
          <w:rFonts w:ascii="Roboto" w:hAnsi="Roboto"/>
          <w:sz w:val="22"/>
          <w:szCs w:val="22"/>
          <w:lang w:val="en-US"/>
        </w:rPr>
        <w:t>)</w:t>
      </w:r>
      <w:r w:rsidR="00782C80" w:rsidRPr="00040F1C">
        <w:rPr>
          <w:rFonts w:ascii="Roboto" w:hAnsi="Roboto"/>
          <w:sz w:val="22"/>
          <w:szCs w:val="22"/>
          <w:lang w:val="en-US"/>
        </w:rPr>
        <w:t>,</w:t>
      </w:r>
      <w:r w:rsidR="00A175F9" w:rsidRPr="00040F1C">
        <w:rPr>
          <w:rFonts w:ascii="Roboto" w:hAnsi="Roboto"/>
          <w:sz w:val="22"/>
          <w:szCs w:val="22"/>
          <w:lang w:val="en-US"/>
        </w:rPr>
        <w:t xml:space="preserve"> and 1.</w:t>
      </w:r>
      <w:r w:rsidR="00431AEB">
        <w:rPr>
          <w:rFonts w:ascii="Roboto" w:hAnsi="Roboto"/>
          <w:sz w:val="22"/>
          <w:szCs w:val="22"/>
          <w:lang w:val="en-US"/>
        </w:rPr>
        <w:t>22</w:t>
      </w:r>
      <w:r w:rsidR="00A175F9" w:rsidRPr="003C2490">
        <w:rPr>
          <w:rFonts w:ascii="Roboto" w:hAnsi="Roboto"/>
          <w:sz w:val="22"/>
          <w:szCs w:val="22"/>
          <w:lang w:val="en-US"/>
        </w:rPr>
        <w:t xml:space="preserve"> (CI: 1.</w:t>
      </w:r>
      <w:r w:rsidR="00431AEB">
        <w:rPr>
          <w:rFonts w:ascii="Roboto" w:hAnsi="Roboto"/>
          <w:sz w:val="22"/>
          <w:szCs w:val="22"/>
          <w:lang w:val="en-US"/>
        </w:rPr>
        <w:t>0</w:t>
      </w:r>
      <w:r w:rsidR="00A175F9" w:rsidRPr="003C2490">
        <w:rPr>
          <w:rFonts w:ascii="Roboto" w:hAnsi="Roboto"/>
          <w:sz w:val="22"/>
          <w:szCs w:val="22"/>
          <w:lang w:val="en-US"/>
        </w:rPr>
        <w:t>7 to 1.</w:t>
      </w:r>
      <w:r w:rsidR="00431AEB">
        <w:rPr>
          <w:rFonts w:ascii="Roboto" w:hAnsi="Roboto"/>
          <w:sz w:val="22"/>
          <w:szCs w:val="22"/>
          <w:lang w:val="en-US"/>
        </w:rPr>
        <w:t>39</w:t>
      </w:r>
      <w:r w:rsidR="00A175F9" w:rsidRPr="003C2490">
        <w:rPr>
          <w:rFonts w:ascii="Roboto" w:hAnsi="Roboto"/>
          <w:sz w:val="22"/>
          <w:szCs w:val="22"/>
          <w:lang w:val="en-US"/>
        </w:rPr>
        <w:t xml:space="preserve">, p </w:t>
      </w:r>
      <w:r w:rsidR="00431AEB">
        <w:rPr>
          <w:rFonts w:ascii="Roboto" w:hAnsi="Roboto"/>
          <w:sz w:val="22"/>
          <w:szCs w:val="22"/>
          <w:lang w:val="en-US"/>
        </w:rPr>
        <w:t>=</w:t>
      </w:r>
      <w:r w:rsidR="00A175F9" w:rsidRPr="003C2490">
        <w:rPr>
          <w:rFonts w:ascii="Roboto" w:hAnsi="Roboto"/>
          <w:sz w:val="22"/>
          <w:szCs w:val="22"/>
          <w:lang w:val="en-US"/>
        </w:rPr>
        <w:t>0.00</w:t>
      </w:r>
      <w:r w:rsidR="00431AEB">
        <w:rPr>
          <w:rFonts w:ascii="Roboto" w:hAnsi="Roboto"/>
          <w:sz w:val="22"/>
          <w:szCs w:val="22"/>
          <w:lang w:val="en-US"/>
        </w:rPr>
        <w:t>3</w:t>
      </w:r>
      <w:r w:rsidR="00A175F9" w:rsidRPr="00040F1C">
        <w:rPr>
          <w:rFonts w:ascii="Roboto" w:hAnsi="Roboto"/>
          <w:sz w:val="22"/>
          <w:szCs w:val="22"/>
          <w:lang w:val="en-US"/>
        </w:rPr>
        <w:t xml:space="preserve">) for LV systolic dysfunction in </w:t>
      </w:r>
      <w:proofErr w:type="spellStart"/>
      <w:r w:rsidR="00A175F9" w:rsidRPr="00040F1C">
        <w:rPr>
          <w:rFonts w:ascii="Roboto" w:hAnsi="Roboto"/>
          <w:sz w:val="22"/>
          <w:szCs w:val="22"/>
          <w:lang w:val="en-US"/>
        </w:rPr>
        <w:t>sarcomeric</w:t>
      </w:r>
      <w:proofErr w:type="spellEnd"/>
      <w:r w:rsidR="00A175F9" w:rsidRPr="00040F1C">
        <w:rPr>
          <w:rFonts w:ascii="Roboto" w:hAnsi="Roboto"/>
          <w:sz w:val="22"/>
          <w:szCs w:val="22"/>
          <w:lang w:val="en-US"/>
        </w:rPr>
        <w:t xml:space="preserve"> HCM</w:t>
      </w:r>
      <w:r w:rsidR="00205ABD">
        <w:rPr>
          <w:rFonts w:ascii="Roboto" w:hAnsi="Roboto"/>
          <w:sz w:val="22"/>
          <w:szCs w:val="22"/>
          <w:lang w:val="en-US"/>
        </w:rPr>
        <w:t xml:space="preserve"> (</w:t>
      </w:r>
      <w:r w:rsidR="00205ABD">
        <w:rPr>
          <w:rFonts w:ascii="Roboto" w:hAnsi="Roboto"/>
          <w:b/>
          <w:bCs/>
          <w:sz w:val="22"/>
          <w:szCs w:val="22"/>
          <w:lang w:val="en-US"/>
        </w:rPr>
        <w:t>supplementary figure 3</w:t>
      </w:r>
      <w:r w:rsidR="00205ABD" w:rsidRPr="00EF2CA0">
        <w:rPr>
          <w:rFonts w:ascii="Roboto" w:hAnsi="Roboto"/>
          <w:sz w:val="22"/>
          <w:szCs w:val="22"/>
          <w:lang w:val="en-US"/>
        </w:rPr>
        <w:t>)</w:t>
      </w:r>
      <w:r w:rsidR="00A175F9" w:rsidRPr="00040F1C">
        <w:rPr>
          <w:rFonts w:ascii="Roboto" w:hAnsi="Roboto"/>
          <w:sz w:val="22"/>
          <w:szCs w:val="22"/>
          <w:lang w:val="en-US"/>
        </w:rPr>
        <w:t>.</w:t>
      </w:r>
    </w:p>
    <w:p w14:paraId="690C64B2" w14:textId="1FD44C24" w:rsidR="00422DA9" w:rsidRPr="00040F1C" w:rsidDel="00973BA9" w:rsidRDefault="001B3DE8" w:rsidP="00DB6D77">
      <w:pPr>
        <w:spacing w:line="480" w:lineRule="auto"/>
        <w:rPr>
          <w:del w:id="196" w:author="Christoffer Vissing" w:date="2024-08-12T14:26:00Z" w16du:dateUtc="2024-08-12T12:26:00Z"/>
          <w:rFonts w:ascii="Roboto" w:hAnsi="Roboto"/>
          <w:sz w:val="22"/>
          <w:szCs w:val="22"/>
          <w:lang w:val="en-US"/>
        </w:rPr>
      </w:pPr>
      <w:del w:id="197" w:author="Christoffer Vissing" w:date="2024-08-12T14:26:00Z" w16du:dateUtc="2024-08-12T12:26:00Z">
        <w:r w:rsidRPr="00040F1C" w:rsidDel="00973BA9">
          <w:rPr>
            <w:rFonts w:ascii="Roboto" w:hAnsi="Roboto"/>
            <w:sz w:val="22"/>
            <w:szCs w:val="22"/>
            <w:lang w:val="en-US"/>
          </w:rPr>
          <w:delText>To</w:delText>
        </w:r>
        <w:r w:rsidR="00DB6D77" w:rsidRPr="00040F1C" w:rsidDel="00973BA9">
          <w:rPr>
            <w:rFonts w:ascii="Roboto" w:hAnsi="Roboto"/>
            <w:sz w:val="22"/>
            <w:szCs w:val="22"/>
            <w:lang w:val="en-US"/>
          </w:rPr>
          <w:delText xml:space="preserve"> evaluat</w:delText>
        </w:r>
        <w:r w:rsidRPr="00040F1C" w:rsidDel="00973BA9">
          <w:rPr>
            <w:rFonts w:ascii="Roboto" w:hAnsi="Roboto"/>
            <w:sz w:val="22"/>
            <w:szCs w:val="22"/>
            <w:lang w:val="en-US"/>
          </w:rPr>
          <w:delText>e</w:delText>
        </w:r>
        <w:r w:rsidR="00DB6D77" w:rsidRPr="00040F1C" w:rsidDel="00973BA9">
          <w:rPr>
            <w:rFonts w:ascii="Roboto" w:hAnsi="Roboto"/>
            <w:sz w:val="22"/>
            <w:szCs w:val="22"/>
            <w:lang w:val="en-US"/>
          </w:rPr>
          <w:delText xml:space="preserve"> the </w:delText>
        </w:r>
        <w:r w:rsidR="00036BA5" w:rsidDel="00973BA9">
          <w:rPr>
            <w:rFonts w:ascii="Roboto" w:hAnsi="Roboto"/>
            <w:sz w:val="22"/>
            <w:szCs w:val="22"/>
            <w:lang w:val="en-US"/>
          </w:rPr>
          <w:delText>clinical</w:delText>
        </w:r>
        <w:r w:rsidR="00036BA5" w:rsidRPr="00040F1C" w:rsidDel="00973BA9">
          <w:rPr>
            <w:rFonts w:ascii="Roboto" w:hAnsi="Roboto"/>
            <w:sz w:val="22"/>
            <w:szCs w:val="22"/>
            <w:lang w:val="en-US"/>
          </w:rPr>
          <w:delText xml:space="preserve"> </w:delText>
        </w:r>
        <w:r w:rsidR="00DB6D77" w:rsidRPr="00040F1C" w:rsidDel="00973BA9">
          <w:rPr>
            <w:rFonts w:ascii="Roboto" w:hAnsi="Roboto"/>
            <w:sz w:val="22"/>
            <w:szCs w:val="22"/>
            <w:lang w:val="en-US"/>
          </w:rPr>
          <w:delText xml:space="preserve">course of </w:delText>
        </w:r>
        <w:r w:rsidR="00056EEB" w:rsidRPr="00040F1C" w:rsidDel="00973BA9">
          <w:rPr>
            <w:rFonts w:ascii="Roboto" w:hAnsi="Roboto"/>
            <w:sz w:val="22"/>
            <w:szCs w:val="22"/>
            <w:lang w:val="en-US"/>
          </w:rPr>
          <w:delText>HCM</w:delText>
        </w:r>
        <w:r w:rsidR="00036BA5" w:rsidDel="00973BA9">
          <w:rPr>
            <w:rFonts w:ascii="Roboto" w:hAnsi="Roboto"/>
            <w:sz w:val="22"/>
            <w:szCs w:val="22"/>
            <w:lang w:val="en-US"/>
          </w:rPr>
          <w:delText xml:space="preserve"> throughout life</w:delText>
        </w:r>
        <w:r w:rsidR="00DB6D77" w:rsidRPr="00040F1C" w:rsidDel="00973BA9">
          <w:rPr>
            <w:rFonts w:ascii="Roboto" w:hAnsi="Roboto"/>
            <w:sz w:val="22"/>
            <w:szCs w:val="22"/>
            <w:lang w:val="en-US"/>
          </w:rPr>
          <w:delText xml:space="preserve">, we </w:delText>
        </w:r>
        <w:r w:rsidR="00BB3F00" w:rsidRPr="00040F1C" w:rsidDel="00973BA9">
          <w:rPr>
            <w:rFonts w:ascii="Roboto" w:hAnsi="Roboto"/>
            <w:sz w:val="22"/>
            <w:szCs w:val="22"/>
            <w:lang w:val="en-US"/>
          </w:rPr>
          <w:delText>evaluated the tim</w:delText>
        </w:r>
        <w:r w:rsidR="00CA4258" w:rsidRPr="00040F1C" w:rsidDel="00973BA9">
          <w:rPr>
            <w:rFonts w:ascii="Roboto" w:hAnsi="Roboto"/>
            <w:sz w:val="22"/>
            <w:szCs w:val="22"/>
            <w:lang w:val="en-US"/>
          </w:rPr>
          <w:delText>ing</w:delText>
        </w:r>
        <w:r w:rsidR="00BB3F00" w:rsidRPr="00040F1C" w:rsidDel="00973BA9">
          <w:rPr>
            <w:rFonts w:ascii="Roboto" w:hAnsi="Roboto"/>
            <w:sz w:val="22"/>
            <w:szCs w:val="22"/>
            <w:lang w:val="en-US"/>
          </w:rPr>
          <w:delText xml:space="preserve"> of </w:delText>
        </w:r>
        <w:r w:rsidR="00DD175D" w:rsidRPr="00040F1C" w:rsidDel="00973BA9">
          <w:rPr>
            <w:rFonts w:ascii="Roboto" w:hAnsi="Roboto"/>
            <w:sz w:val="22"/>
            <w:szCs w:val="22"/>
            <w:lang w:val="en-US"/>
          </w:rPr>
          <w:delText xml:space="preserve">onset </w:delText>
        </w:r>
        <w:r w:rsidR="00BB3F00" w:rsidRPr="00040F1C" w:rsidDel="00973BA9">
          <w:rPr>
            <w:rFonts w:ascii="Roboto" w:hAnsi="Roboto"/>
            <w:sz w:val="22"/>
            <w:szCs w:val="22"/>
            <w:lang w:val="en-US"/>
          </w:rPr>
          <w:delText xml:space="preserve">of </w:delText>
        </w:r>
        <w:r w:rsidR="00EA745E" w:rsidRPr="00040F1C" w:rsidDel="00973BA9">
          <w:rPr>
            <w:rFonts w:ascii="Roboto" w:hAnsi="Roboto"/>
            <w:sz w:val="22"/>
            <w:szCs w:val="22"/>
            <w:lang w:val="en-US"/>
          </w:rPr>
          <w:delText>6</w:delText>
        </w:r>
        <w:r w:rsidR="00DB6D77" w:rsidRPr="00040F1C" w:rsidDel="00973BA9">
          <w:rPr>
            <w:rFonts w:ascii="Roboto" w:hAnsi="Roboto"/>
            <w:sz w:val="22"/>
            <w:szCs w:val="22"/>
            <w:lang w:val="en-US"/>
          </w:rPr>
          <w:delText xml:space="preserve"> </w:delText>
        </w:r>
        <w:r w:rsidR="00EB68FB" w:rsidRPr="00040F1C" w:rsidDel="00973BA9">
          <w:rPr>
            <w:rFonts w:ascii="Roboto" w:hAnsi="Roboto"/>
            <w:sz w:val="22"/>
            <w:szCs w:val="22"/>
            <w:lang w:val="en-US"/>
          </w:rPr>
          <w:delText xml:space="preserve">adverse outcomes </w:delText>
        </w:r>
        <w:r w:rsidR="00EA745E" w:rsidRPr="00040F1C" w:rsidDel="00973BA9">
          <w:rPr>
            <w:rFonts w:ascii="Roboto" w:hAnsi="Roboto"/>
            <w:sz w:val="22"/>
            <w:szCs w:val="22"/>
            <w:lang w:val="en-US"/>
          </w:rPr>
          <w:delText>associated with</w:delText>
        </w:r>
        <w:r w:rsidR="00DB6D77" w:rsidRPr="00040F1C" w:rsidDel="00973BA9">
          <w:rPr>
            <w:rFonts w:ascii="Roboto" w:hAnsi="Roboto"/>
            <w:sz w:val="22"/>
            <w:szCs w:val="22"/>
            <w:lang w:val="en-US"/>
          </w:rPr>
          <w:delText xml:space="preserve"> </w:delText>
        </w:r>
        <w:r w:rsidR="00EA745E" w:rsidRPr="00040F1C" w:rsidDel="00973BA9">
          <w:rPr>
            <w:rFonts w:ascii="Roboto" w:hAnsi="Roboto"/>
            <w:sz w:val="22"/>
            <w:szCs w:val="22"/>
            <w:lang w:val="en-US"/>
          </w:rPr>
          <w:delText>HCM</w:delText>
        </w:r>
        <w:r w:rsidR="00EB440E" w:rsidRPr="00040F1C" w:rsidDel="00973BA9">
          <w:rPr>
            <w:rFonts w:ascii="Roboto" w:hAnsi="Roboto"/>
            <w:sz w:val="22"/>
            <w:szCs w:val="22"/>
            <w:lang w:val="en-US"/>
          </w:rPr>
          <w:delText xml:space="preserve"> from birth</w:delText>
        </w:r>
        <w:r w:rsidR="00EB68FB" w:rsidRPr="00040F1C" w:rsidDel="00973BA9">
          <w:rPr>
            <w:rFonts w:ascii="Roboto" w:hAnsi="Roboto"/>
            <w:sz w:val="22"/>
            <w:szCs w:val="22"/>
            <w:lang w:val="en-US"/>
          </w:rPr>
          <w:delText xml:space="preserve">: </w:delText>
        </w:r>
        <w:r w:rsidR="00DB6D77" w:rsidRPr="00040F1C" w:rsidDel="00973BA9">
          <w:rPr>
            <w:rFonts w:ascii="Roboto" w:hAnsi="Roboto"/>
            <w:sz w:val="22"/>
            <w:szCs w:val="22"/>
            <w:lang w:val="en-US"/>
          </w:rPr>
          <w:delText>atrial fibrillation, New York Heart Association [NYHA] class III/IV symptoms, LV systolic dysfunction</w:delText>
        </w:r>
        <w:r w:rsidR="00EB68FB" w:rsidRPr="00040F1C" w:rsidDel="00973BA9">
          <w:rPr>
            <w:rFonts w:ascii="Roboto" w:hAnsi="Roboto"/>
            <w:sz w:val="22"/>
            <w:szCs w:val="22"/>
            <w:lang w:val="en-US"/>
          </w:rPr>
          <w:delText xml:space="preserve"> (LV</w:delText>
        </w:r>
        <w:r w:rsidR="00662775" w:rsidDel="00973BA9">
          <w:rPr>
            <w:rFonts w:ascii="Roboto" w:hAnsi="Roboto"/>
            <w:sz w:val="22"/>
            <w:szCs w:val="22"/>
            <w:lang w:val="en-US"/>
          </w:rPr>
          <w:delText xml:space="preserve"> ejection fraction</w:delText>
        </w:r>
        <w:r w:rsidR="00EB68FB" w:rsidRPr="00040F1C" w:rsidDel="00973BA9">
          <w:rPr>
            <w:rFonts w:ascii="Roboto" w:hAnsi="Roboto"/>
            <w:sz w:val="22"/>
            <w:szCs w:val="22"/>
            <w:lang w:val="en-US"/>
          </w:rPr>
          <w:delText>&lt;50%)</w:delText>
        </w:r>
        <w:r w:rsidR="00DB6D77" w:rsidRPr="00040F1C" w:rsidDel="00973BA9">
          <w:rPr>
            <w:rFonts w:ascii="Roboto" w:hAnsi="Roboto"/>
            <w:sz w:val="22"/>
            <w:szCs w:val="22"/>
            <w:lang w:val="en-US"/>
          </w:rPr>
          <w:delText>, composite ventricular arrhythmia</w:delText>
        </w:r>
        <w:r w:rsidR="003C2490" w:rsidDel="00973BA9">
          <w:rPr>
            <w:rFonts w:ascii="Roboto" w:hAnsi="Roboto"/>
            <w:sz w:val="22"/>
            <w:szCs w:val="22"/>
            <w:lang w:val="en-US"/>
          </w:rPr>
          <w:delText xml:space="preserve"> outcome (cardiac arrest, SCD, </w:delText>
        </w:r>
        <w:commentRangeStart w:id="198"/>
        <w:r w:rsidR="003C2490" w:rsidDel="00973BA9">
          <w:rPr>
            <w:rFonts w:ascii="Roboto" w:hAnsi="Roboto"/>
            <w:sz w:val="22"/>
            <w:szCs w:val="22"/>
            <w:lang w:val="en-US"/>
          </w:rPr>
          <w:delText>appropriate ICD therapy</w:delText>
        </w:r>
        <w:commentRangeEnd w:id="198"/>
        <w:r w:rsidR="002B6FD8" w:rsidDel="00973BA9">
          <w:rPr>
            <w:rStyle w:val="Kommentarhenvisning"/>
            <w:lang w:val="en-US" w:eastAsia="en-US"/>
          </w:rPr>
          <w:commentReference w:id="198"/>
        </w:r>
        <w:r w:rsidR="003C2490" w:rsidDel="00973BA9">
          <w:rPr>
            <w:rFonts w:ascii="Roboto" w:hAnsi="Roboto"/>
            <w:sz w:val="22"/>
            <w:szCs w:val="22"/>
            <w:lang w:val="en-US"/>
          </w:rPr>
          <w:delText>)</w:delText>
        </w:r>
        <w:r w:rsidR="00DB6D77" w:rsidRPr="00040F1C" w:rsidDel="00973BA9">
          <w:rPr>
            <w:rFonts w:ascii="Roboto" w:hAnsi="Roboto"/>
            <w:sz w:val="22"/>
            <w:szCs w:val="22"/>
            <w:lang w:val="en-US"/>
          </w:rPr>
          <w:delText xml:space="preserve">, cardiac transplantation, and death. </w:delText>
        </w:r>
        <w:r w:rsidR="00556B72" w:rsidRPr="00040F1C" w:rsidDel="00973BA9">
          <w:rPr>
            <w:rFonts w:ascii="Roboto" w:hAnsi="Roboto"/>
            <w:sz w:val="22"/>
            <w:szCs w:val="22"/>
            <w:lang w:val="en-US"/>
          </w:rPr>
          <w:delText xml:space="preserve">Results from this analysis </w:delText>
        </w:r>
        <w:r w:rsidR="00DD175D" w:rsidRPr="00040F1C" w:rsidDel="00973BA9">
          <w:rPr>
            <w:rFonts w:ascii="Roboto" w:hAnsi="Roboto"/>
            <w:sz w:val="22"/>
            <w:szCs w:val="22"/>
            <w:lang w:val="en-US"/>
          </w:rPr>
          <w:delText>are summarized</w:delText>
        </w:r>
        <w:r w:rsidR="00556B72" w:rsidRPr="00040F1C" w:rsidDel="00973BA9">
          <w:rPr>
            <w:rFonts w:ascii="Roboto" w:hAnsi="Roboto"/>
            <w:sz w:val="22"/>
            <w:szCs w:val="22"/>
            <w:lang w:val="en-US"/>
          </w:rPr>
          <w:delText xml:space="preserve"> </w:delText>
        </w:r>
        <w:commentRangeStart w:id="199"/>
        <w:r w:rsidR="00556B72" w:rsidRPr="00040F1C" w:rsidDel="00973BA9">
          <w:rPr>
            <w:rFonts w:ascii="Roboto" w:hAnsi="Roboto"/>
            <w:sz w:val="22"/>
            <w:szCs w:val="22"/>
            <w:lang w:val="en-US"/>
          </w:rPr>
          <w:delText>in</w:delText>
        </w:r>
        <w:commentRangeEnd w:id="199"/>
        <w:r w:rsidR="00EE219C" w:rsidDel="00973BA9">
          <w:rPr>
            <w:rStyle w:val="Kommentarhenvisning"/>
            <w:lang w:val="en-US" w:eastAsia="en-US"/>
          </w:rPr>
          <w:commentReference w:id="199"/>
        </w:r>
        <w:r w:rsidR="00556B72" w:rsidRPr="00040F1C" w:rsidDel="00973BA9">
          <w:rPr>
            <w:rFonts w:ascii="Roboto" w:hAnsi="Roboto"/>
            <w:sz w:val="22"/>
            <w:szCs w:val="22"/>
            <w:lang w:val="en-US"/>
          </w:rPr>
          <w:delText xml:space="preserve"> </w:delText>
        </w:r>
        <w:commentRangeStart w:id="200"/>
        <w:r w:rsidR="00556B72" w:rsidRPr="00040F1C" w:rsidDel="00973BA9">
          <w:rPr>
            <w:rFonts w:ascii="Roboto" w:hAnsi="Roboto"/>
            <w:b/>
            <w:bCs/>
            <w:sz w:val="22"/>
            <w:szCs w:val="22"/>
            <w:lang w:val="en-US"/>
          </w:rPr>
          <w:delText xml:space="preserve">Figure </w:delText>
        </w:r>
        <w:r w:rsidR="0064123F" w:rsidRPr="00040F1C" w:rsidDel="00973BA9">
          <w:rPr>
            <w:rFonts w:ascii="Roboto" w:hAnsi="Roboto"/>
            <w:b/>
            <w:bCs/>
            <w:sz w:val="22"/>
            <w:szCs w:val="22"/>
            <w:lang w:val="en-US"/>
          </w:rPr>
          <w:delText>2</w:delText>
        </w:r>
        <w:commentRangeEnd w:id="200"/>
        <w:r w:rsidR="00942716" w:rsidDel="00973BA9">
          <w:rPr>
            <w:rStyle w:val="Kommentarhenvisning"/>
            <w:lang w:val="en-US" w:eastAsia="en-US"/>
          </w:rPr>
          <w:commentReference w:id="200"/>
        </w:r>
        <w:r w:rsidR="00556B72" w:rsidRPr="00040F1C" w:rsidDel="00973BA9">
          <w:rPr>
            <w:rFonts w:ascii="Roboto" w:hAnsi="Roboto"/>
            <w:sz w:val="22"/>
            <w:szCs w:val="22"/>
            <w:lang w:val="en-US"/>
          </w:rPr>
          <w:delText>, which shows</w:delText>
        </w:r>
        <w:r w:rsidR="00167E21" w:rsidRPr="00040F1C" w:rsidDel="00973BA9">
          <w:rPr>
            <w:rFonts w:ascii="Roboto" w:hAnsi="Roboto"/>
            <w:sz w:val="22"/>
            <w:szCs w:val="22"/>
            <w:lang w:val="en-US"/>
          </w:rPr>
          <w:delText xml:space="preserve"> </w:delText>
        </w:r>
        <w:r w:rsidR="00A330FA" w:rsidRPr="00040F1C" w:rsidDel="00973BA9">
          <w:rPr>
            <w:rFonts w:ascii="Roboto" w:hAnsi="Roboto"/>
            <w:sz w:val="22"/>
            <w:szCs w:val="22"/>
            <w:lang w:val="en-US"/>
          </w:rPr>
          <w:delText xml:space="preserve">the distribution of events according to age. </w:delText>
        </w:r>
        <w:r w:rsidR="003C2490" w:rsidDel="00973BA9">
          <w:rPr>
            <w:rFonts w:ascii="Roboto" w:hAnsi="Roboto"/>
            <w:sz w:val="22"/>
            <w:szCs w:val="22"/>
            <w:lang w:val="en-US"/>
          </w:rPr>
          <w:delText>In addition to being diagnosed at a younger age, the</w:delText>
        </w:r>
        <w:r w:rsidR="00A330FA" w:rsidRPr="00040F1C" w:rsidDel="00973BA9">
          <w:rPr>
            <w:rFonts w:ascii="Roboto" w:hAnsi="Roboto"/>
            <w:sz w:val="22"/>
            <w:szCs w:val="22"/>
            <w:lang w:val="en-US"/>
          </w:rPr>
          <w:delText xml:space="preserve"> age-distribution of</w:delText>
        </w:r>
        <w:r w:rsidR="0069060A" w:rsidRPr="00040F1C" w:rsidDel="00973BA9">
          <w:rPr>
            <w:rFonts w:ascii="Roboto" w:hAnsi="Roboto"/>
            <w:sz w:val="22"/>
            <w:szCs w:val="22"/>
            <w:lang w:val="en-US"/>
          </w:rPr>
          <w:delText xml:space="preserve"> </w:delText>
        </w:r>
        <w:r w:rsidR="003C2490" w:rsidDel="00973BA9">
          <w:rPr>
            <w:rFonts w:ascii="Roboto" w:hAnsi="Roboto"/>
            <w:sz w:val="22"/>
            <w:szCs w:val="22"/>
            <w:lang w:val="en-US"/>
          </w:rPr>
          <w:delText>these adverse</w:delText>
        </w:r>
        <w:r w:rsidR="00AE4DF8" w:rsidRPr="00040F1C" w:rsidDel="00973BA9">
          <w:rPr>
            <w:rFonts w:ascii="Roboto" w:hAnsi="Roboto"/>
            <w:sz w:val="22"/>
            <w:szCs w:val="22"/>
            <w:lang w:val="en-US"/>
          </w:rPr>
          <w:delText xml:space="preserve"> </w:delText>
        </w:r>
        <w:r w:rsidR="00EB68FB" w:rsidRPr="00040F1C" w:rsidDel="00973BA9">
          <w:rPr>
            <w:rFonts w:ascii="Roboto" w:hAnsi="Roboto"/>
            <w:sz w:val="22"/>
            <w:szCs w:val="22"/>
            <w:lang w:val="en-US"/>
          </w:rPr>
          <w:delText xml:space="preserve">outcomes </w:delText>
        </w:r>
        <w:r w:rsidR="0069060A" w:rsidRPr="00040F1C" w:rsidDel="00973BA9">
          <w:rPr>
            <w:rFonts w:ascii="Roboto" w:hAnsi="Roboto"/>
            <w:sz w:val="22"/>
            <w:szCs w:val="22"/>
            <w:lang w:val="en-US"/>
          </w:rPr>
          <w:delText xml:space="preserve">skewed </w:delText>
        </w:r>
        <w:r w:rsidR="00DD175D" w:rsidRPr="00040F1C" w:rsidDel="00973BA9">
          <w:rPr>
            <w:rFonts w:ascii="Roboto" w:hAnsi="Roboto"/>
            <w:sz w:val="22"/>
            <w:szCs w:val="22"/>
            <w:lang w:val="en-US"/>
          </w:rPr>
          <w:delText xml:space="preserve">earlier in life </w:delText>
        </w:r>
        <w:r w:rsidR="0069060A" w:rsidRPr="00040F1C" w:rsidDel="00973BA9">
          <w:rPr>
            <w:rFonts w:ascii="Roboto" w:hAnsi="Roboto"/>
            <w:sz w:val="22"/>
            <w:szCs w:val="22"/>
            <w:lang w:val="en-US"/>
          </w:rPr>
          <w:delText>for patients with sarcomeric HCM</w:delText>
        </w:r>
        <w:r w:rsidR="00BB654F" w:rsidRPr="00040F1C" w:rsidDel="00973BA9">
          <w:rPr>
            <w:rFonts w:ascii="Roboto" w:hAnsi="Roboto"/>
            <w:sz w:val="22"/>
            <w:szCs w:val="22"/>
            <w:lang w:val="en-US"/>
          </w:rPr>
          <w:delText xml:space="preserve">, but the distribution </w:delText>
        </w:r>
        <w:commentRangeStart w:id="201"/>
        <w:commentRangeStart w:id="202"/>
        <w:r w:rsidR="00BB654F" w:rsidRPr="00040F1C" w:rsidDel="00973BA9">
          <w:rPr>
            <w:rFonts w:ascii="Roboto" w:hAnsi="Roboto"/>
            <w:sz w:val="22"/>
            <w:szCs w:val="22"/>
            <w:lang w:val="en-US"/>
          </w:rPr>
          <w:delText>of incident events was wide</w:delText>
        </w:r>
        <w:r w:rsidR="00413FB0" w:rsidDel="00973BA9">
          <w:rPr>
            <w:rFonts w:ascii="Roboto" w:hAnsi="Roboto"/>
            <w:sz w:val="22"/>
            <w:szCs w:val="22"/>
            <w:lang w:val="en-US"/>
          </w:rPr>
          <w:delText>r</w:delText>
        </w:r>
        <w:commentRangeEnd w:id="201"/>
        <w:r w:rsidR="00BF7244" w:rsidDel="00973BA9">
          <w:rPr>
            <w:rStyle w:val="Kommentarhenvisning"/>
            <w:lang w:val="en-US" w:eastAsia="en-US"/>
          </w:rPr>
          <w:commentReference w:id="201"/>
        </w:r>
        <w:commentRangeEnd w:id="202"/>
        <w:r w:rsidR="00D657E5" w:rsidDel="00973BA9">
          <w:rPr>
            <w:rStyle w:val="Kommentarhenvisning"/>
            <w:lang w:val="en-US" w:eastAsia="en-US"/>
          </w:rPr>
          <w:commentReference w:id="202"/>
        </w:r>
        <w:r w:rsidR="00BB654F" w:rsidRPr="00040F1C" w:rsidDel="00973BA9">
          <w:rPr>
            <w:rFonts w:ascii="Roboto" w:hAnsi="Roboto"/>
            <w:sz w:val="22"/>
            <w:szCs w:val="22"/>
            <w:lang w:val="en-US"/>
          </w:rPr>
          <w:delText xml:space="preserve">; spread over </w:delText>
        </w:r>
        <w:r w:rsidR="00413FB0" w:rsidDel="00973BA9">
          <w:rPr>
            <w:rFonts w:ascii="Roboto" w:hAnsi="Roboto"/>
            <w:sz w:val="22"/>
            <w:szCs w:val="22"/>
            <w:lang w:val="en-US"/>
          </w:rPr>
          <w:delText>more of the lifespan</w:delText>
        </w:r>
        <w:r w:rsidR="0069060A" w:rsidRPr="00040F1C" w:rsidDel="00973BA9">
          <w:rPr>
            <w:rFonts w:ascii="Roboto" w:hAnsi="Roboto"/>
            <w:sz w:val="22"/>
            <w:szCs w:val="22"/>
            <w:lang w:val="en-US"/>
          </w:rPr>
          <w:delText xml:space="preserve">. </w:delText>
        </w:r>
        <w:r w:rsidR="00BB654F" w:rsidRPr="00040F1C" w:rsidDel="00973BA9">
          <w:rPr>
            <w:rFonts w:ascii="Roboto" w:hAnsi="Roboto"/>
            <w:sz w:val="22"/>
            <w:szCs w:val="22"/>
            <w:lang w:val="en-US"/>
          </w:rPr>
          <w:delText xml:space="preserve">In contrast, there was </w:delText>
        </w:r>
        <w:r w:rsidR="0069060A" w:rsidRPr="00040F1C" w:rsidDel="00973BA9">
          <w:rPr>
            <w:rFonts w:ascii="Roboto" w:hAnsi="Roboto"/>
            <w:sz w:val="22"/>
            <w:szCs w:val="22"/>
            <w:lang w:val="en-US"/>
          </w:rPr>
          <w:delText xml:space="preserve">a </w:delText>
        </w:r>
        <w:r w:rsidR="00413FB0" w:rsidDel="00973BA9">
          <w:rPr>
            <w:rFonts w:ascii="Roboto" w:hAnsi="Roboto"/>
            <w:sz w:val="22"/>
            <w:szCs w:val="22"/>
            <w:lang w:val="en-US"/>
          </w:rPr>
          <w:delText xml:space="preserve">slightly </w:delText>
        </w:r>
        <w:r w:rsidR="003C2490" w:rsidDel="00973BA9">
          <w:rPr>
            <w:rFonts w:ascii="Roboto" w:hAnsi="Roboto"/>
            <w:sz w:val="22"/>
            <w:szCs w:val="22"/>
            <w:lang w:val="en-US"/>
          </w:rPr>
          <w:delText>narrower</w:delText>
        </w:r>
        <w:r w:rsidR="0069060A" w:rsidRPr="00040F1C" w:rsidDel="00973BA9">
          <w:rPr>
            <w:rFonts w:ascii="Roboto" w:hAnsi="Roboto"/>
            <w:sz w:val="22"/>
            <w:szCs w:val="22"/>
            <w:lang w:val="en-US"/>
          </w:rPr>
          <w:delText xml:space="preserve"> distribution of </w:delText>
        </w:r>
        <w:r w:rsidR="004629A8" w:rsidRPr="00040F1C" w:rsidDel="00973BA9">
          <w:rPr>
            <w:rFonts w:ascii="Roboto" w:hAnsi="Roboto"/>
            <w:sz w:val="22"/>
            <w:szCs w:val="22"/>
            <w:lang w:val="en-US"/>
          </w:rPr>
          <w:delText>age</w:delText>
        </w:r>
        <w:r w:rsidR="00AE4DF8" w:rsidRPr="00040F1C" w:rsidDel="00973BA9">
          <w:rPr>
            <w:rFonts w:ascii="Roboto" w:hAnsi="Roboto"/>
            <w:sz w:val="22"/>
            <w:szCs w:val="22"/>
            <w:lang w:val="en-US"/>
          </w:rPr>
          <w:delText xml:space="preserve"> at </w:delText>
        </w:r>
        <w:r w:rsidR="00413FB0" w:rsidDel="00973BA9">
          <w:rPr>
            <w:rFonts w:ascii="Roboto" w:hAnsi="Roboto"/>
            <w:sz w:val="22"/>
            <w:szCs w:val="22"/>
            <w:lang w:val="en-US"/>
          </w:rPr>
          <w:delText>event</w:delText>
        </w:r>
        <w:r w:rsidR="001E0DCC" w:rsidRPr="00040F1C" w:rsidDel="00973BA9">
          <w:rPr>
            <w:rFonts w:ascii="Roboto" w:hAnsi="Roboto"/>
            <w:sz w:val="22"/>
            <w:szCs w:val="22"/>
            <w:lang w:val="en-US"/>
          </w:rPr>
          <w:delText xml:space="preserve"> </w:delText>
        </w:r>
        <w:r w:rsidR="00AE4DF8" w:rsidRPr="00040F1C" w:rsidDel="00973BA9">
          <w:rPr>
            <w:rFonts w:ascii="Roboto" w:hAnsi="Roboto"/>
            <w:sz w:val="22"/>
            <w:szCs w:val="22"/>
            <w:lang w:val="en-US"/>
          </w:rPr>
          <w:delText>in patients with non-sarcomeric HCM</w:delText>
        </w:r>
        <w:r w:rsidR="004629A8" w:rsidRPr="00040F1C" w:rsidDel="00973BA9">
          <w:rPr>
            <w:rFonts w:ascii="Roboto" w:hAnsi="Roboto"/>
            <w:sz w:val="22"/>
            <w:szCs w:val="22"/>
            <w:lang w:val="en-US"/>
          </w:rPr>
          <w:delText xml:space="preserve">, </w:delText>
        </w:r>
        <w:commentRangeStart w:id="203"/>
        <w:r w:rsidR="00AE4DF8" w:rsidRPr="00040F1C" w:rsidDel="00973BA9">
          <w:rPr>
            <w:rFonts w:ascii="Roboto" w:hAnsi="Roboto"/>
            <w:sz w:val="22"/>
            <w:szCs w:val="22"/>
            <w:lang w:val="en-US"/>
          </w:rPr>
          <w:delText xml:space="preserve">mostly </w:delText>
        </w:r>
        <w:r w:rsidR="004629A8" w:rsidRPr="00040F1C" w:rsidDel="00973BA9">
          <w:rPr>
            <w:rFonts w:ascii="Roboto" w:hAnsi="Roboto"/>
            <w:sz w:val="22"/>
            <w:szCs w:val="22"/>
            <w:lang w:val="en-US"/>
          </w:rPr>
          <w:delText xml:space="preserve">centered around the </w:delText>
        </w:r>
        <w:r w:rsidR="00413FB0" w:rsidDel="00973BA9">
          <w:rPr>
            <w:rFonts w:ascii="Roboto" w:hAnsi="Roboto"/>
            <w:sz w:val="22"/>
            <w:szCs w:val="22"/>
            <w:lang w:val="en-US"/>
          </w:rPr>
          <w:delText>age HCM would be diagnosed</w:delText>
        </w:r>
        <w:commentRangeEnd w:id="203"/>
        <w:r w:rsidR="00BF7244" w:rsidDel="00973BA9">
          <w:rPr>
            <w:rStyle w:val="Kommentarhenvisning"/>
            <w:lang w:val="en-US" w:eastAsia="en-US"/>
          </w:rPr>
          <w:commentReference w:id="203"/>
        </w:r>
        <w:r w:rsidR="004629A8" w:rsidRPr="00040F1C" w:rsidDel="00973BA9">
          <w:rPr>
            <w:rFonts w:ascii="Roboto" w:hAnsi="Roboto"/>
            <w:sz w:val="22"/>
            <w:szCs w:val="22"/>
            <w:lang w:val="en-US"/>
          </w:rPr>
          <w:delText>.</w:delText>
        </w:r>
        <w:r w:rsidR="00BD14EE" w:rsidRPr="00040F1C" w:rsidDel="00973BA9">
          <w:rPr>
            <w:rFonts w:ascii="Roboto" w:hAnsi="Roboto"/>
            <w:sz w:val="22"/>
            <w:szCs w:val="22"/>
            <w:lang w:val="en-US"/>
          </w:rPr>
          <w:delText xml:space="preserve"> </w:delText>
        </w:r>
      </w:del>
    </w:p>
    <w:p w14:paraId="7DC15CF0" w14:textId="0A46C74F" w:rsidR="00BB654F" w:rsidRDefault="00BB654F" w:rsidP="00DB6D77">
      <w:pPr>
        <w:spacing w:line="480" w:lineRule="auto"/>
        <w:rPr>
          <w:rFonts w:ascii="Roboto" w:hAnsi="Roboto"/>
          <w:b/>
          <w:bCs/>
          <w:sz w:val="22"/>
          <w:szCs w:val="22"/>
          <w:lang w:val="en-US"/>
        </w:rPr>
      </w:pPr>
    </w:p>
    <w:p w14:paraId="2CC93530" w14:textId="77777777" w:rsidR="00D35FAB" w:rsidRPr="00431AEB" w:rsidRDefault="00D35FAB" w:rsidP="00D35FAB">
      <w:pPr>
        <w:spacing w:line="480" w:lineRule="auto"/>
        <w:rPr>
          <w:rFonts w:ascii="Roboto" w:hAnsi="Roboto"/>
          <w:b/>
          <w:bCs/>
          <w:sz w:val="22"/>
          <w:szCs w:val="22"/>
          <w:lang w:val="en-US"/>
        </w:rPr>
      </w:pPr>
      <w:r w:rsidRPr="00431AEB">
        <w:rPr>
          <w:rFonts w:ascii="Roboto" w:hAnsi="Roboto"/>
          <w:b/>
          <w:bCs/>
          <w:sz w:val="22"/>
          <w:szCs w:val="22"/>
          <w:lang w:val="en-US"/>
        </w:rPr>
        <w:t xml:space="preserve">Mortality in </w:t>
      </w:r>
      <w:proofErr w:type="spellStart"/>
      <w:r w:rsidRPr="00431AEB">
        <w:rPr>
          <w:rFonts w:ascii="Roboto" w:hAnsi="Roboto"/>
          <w:b/>
          <w:bCs/>
          <w:sz w:val="22"/>
          <w:szCs w:val="22"/>
          <w:lang w:val="en-US"/>
        </w:rPr>
        <w:t>sarcomeric</w:t>
      </w:r>
      <w:proofErr w:type="spellEnd"/>
      <w:r w:rsidRPr="00431AEB">
        <w:rPr>
          <w:rFonts w:ascii="Roboto" w:hAnsi="Roboto"/>
          <w:b/>
          <w:bCs/>
          <w:sz w:val="22"/>
          <w:szCs w:val="22"/>
          <w:lang w:val="en-US"/>
        </w:rPr>
        <w:t xml:space="preserve"> and non-</w:t>
      </w:r>
      <w:proofErr w:type="spellStart"/>
      <w:r w:rsidRPr="00431AEB">
        <w:rPr>
          <w:rFonts w:ascii="Roboto" w:hAnsi="Roboto"/>
          <w:b/>
          <w:bCs/>
          <w:sz w:val="22"/>
          <w:szCs w:val="22"/>
          <w:lang w:val="en-US"/>
        </w:rPr>
        <w:t>sarcomeric</w:t>
      </w:r>
      <w:proofErr w:type="spellEnd"/>
      <w:r w:rsidRPr="00431AEB">
        <w:rPr>
          <w:rFonts w:ascii="Roboto" w:hAnsi="Roboto"/>
          <w:b/>
          <w:bCs/>
          <w:sz w:val="22"/>
          <w:szCs w:val="22"/>
          <w:lang w:val="en-US"/>
        </w:rPr>
        <w:t xml:space="preserve"> HCM</w:t>
      </w:r>
    </w:p>
    <w:p w14:paraId="5858D446" w14:textId="075463D8" w:rsidR="00D35FAB" w:rsidRDefault="00D35FAB" w:rsidP="00D35FAB">
      <w:pPr>
        <w:spacing w:line="480" w:lineRule="auto"/>
        <w:rPr>
          <w:rFonts w:ascii="Roboto" w:hAnsi="Roboto"/>
          <w:sz w:val="22"/>
          <w:szCs w:val="22"/>
          <w:lang w:val="en-US"/>
        </w:rPr>
      </w:pPr>
      <w:r w:rsidRPr="00431AEB">
        <w:rPr>
          <w:rFonts w:ascii="Roboto" w:hAnsi="Roboto"/>
          <w:sz w:val="22"/>
          <w:szCs w:val="22"/>
          <w:lang w:val="en-US"/>
        </w:rPr>
        <w:t xml:space="preserve">Finally, we investigated the timing and causes of death in patients with </w:t>
      </w:r>
      <w:proofErr w:type="spellStart"/>
      <w:r w:rsidRPr="00431AEB">
        <w:rPr>
          <w:rFonts w:ascii="Roboto" w:hAnsi="Roboto"/>
          <w:sz w:val="22"/>
          <w:szCs w:val="22"/>
          <w:lang w:val="en-US"/>
        </w:rPr>
        <w:t>sarcomeric</w:t>
      </w:r>
      <w:proofErr w:type="spellEnd"/>
      <w:r w:rsidRPr="00431AEB">
        <w:rPr>
          <w:rFonts w:ascii="Roboto" w:hAnsi="Roboto"/>
          <w:sz w:val="22"/>
          <w:szCs w:val="22"/>
          <w:lang w:val="en-US"/>
        </w:rPr>
        <w:t xml:space="preserve"> and non-</w:t>
      </w:r>
      <w:proofErr w:type="spellStart"/>
      <w:r w:rsidRPr="00431AEB">
        <w:rPr>
          <w:rFonts w:ascii="Roboto" w:hAnsi="Roboto"/>
          <w:sz w:val="22"/>
          <w:szCs w:val="22"/>
          <w:lang w:val="en-US"/>
        </w:rPr>
        <w:t>sarcomeric</w:t>
      </w:r>
      <w:proofErr w:type="spellEnd"/>
      <w:r w:rsidRPr="00431AEB">
        <w:rPr>
          <w:rFonts w:ascii="Roboto" w:hAnsi="Roboto"/>
          <w:sz w:val="22"/>
          <w:szCs w:val="22"/>
          <w:lang w:val="en-US"/>
        </w:rPr>
        <w:t xml:space="preserve"> HCM. A total of 5</w:t>
      </w:r>
      <w:r>
        <w:rPr>
          <w:rFonts w:ascii="Roboto" w:hAnsi="Roboto"/>
          <w:sz w:val="22"/>
          <w:szCs w:val="22"/>
          <w:lang w:val="en-US"/>
        </w:rPr>
        <w:t>9</w:t>
      </w:r>
      <w:r w:rsidRPr="003A41F5">
        <w:rPr>
          <w:rFonts w:ascii="Roboto" w:hAnsi="Roboto"/>
          <w:sz w:val="22"/>
          <w:szCs w:val="22"/>
          <w:lang w:val="en-US"/>
        </w:rPr>
        <w:t xml:space="preserve">1 (9.9%) patients died during follow-up, with similar all-cause </w:t>
      </w:r>
      <w:r w:rsidRPr="003A41F5">
        <w:rPr>
          <w:rFonts w:ascii="Roboto" w:hAnsi="Roboto"/>
          <w:sz w:val="22"/>
          <w:szCs w:val="22"/>
          <w:lang w:val="en-US"/>
        </w:rPr>
        <w:lastRenderedPageBreak/>
        <w:t xml:space="preserve">mortality in patients with </w:t>
      </w:r>
      <w:proofErr w:type="spellStart"/>
      <w:r w:rsidRPr="003A41F5">
        <w:rPr>
          <w:rFonts w:ascii="Roboto" w:hAnsi="Roboto"/>
          <w:sz w:val="22"/>
          <w:szCs w:val="22"/>
          <w:lang w:val="en-US"/>
        </w:rPr>
        <w:t>sarcomeric</w:t>
      </w:r>
      <w:proofErr w:type="spellEnd"/>
      <w:r w:rsidRPr="003A41F5">
        <w:rPr>
          <w:rFonts w:ascii="Roboto" w:hAnsi="Roboto"/>
          <w:sz w:val="22"/>
          <w:szCs w:val="22"/>
          <w:lang w:val="en-US"/>
        </w:rPr>
        <w:t xml:space="preserve"> and non-</w:t>
      </w:r>
      <w:proofErr w:type="spellStart"/>
      <w:r w:rsidRPr="003A41F5">
        <w:rPr>
          <w:rFonts w:ascii="Roboto" w:hAnsi="Roboto"/>
          <w:sz w:val="22"/>
          <w:szCs w:val="22"/>
          <w:lang w:val="en-US"/>
        </w:rPr>
        <w:t>sarcomeric</w:t>
      </w:r>
      <w:proofErr w:type="spellEnd"/>
      <w:r w:rsidRPr="003A41F5">
        <w:rPr>
          <w:rFonts w:ascii="Roboto" w:hAnsi="Roboto"/>
          <w:sz w:val="22"/>
          <w:szCs w:val="22"/>
          <w:lang w:val="en-US"/>
        </w:rPr>
        <w:t xml:space="preserve"> HCM (10% and 9.</w:t>
      </w:r>
      <w:r>
        <w:rPr>
          <w:rFonts w:ascii="Roboto" w:hAnsi="Roboto"/>
          <w:sz w:val="22"/>
          <w:szCs w:val="22"/>
          <w:lang w:val="en-US"/>
        </w:rPr>
        <w:t>6</w:t>
      </w:r>
      <w:r w:rsidRPr="003A41F5">
        <w:rPr>
          <w:rFonts w:ascii="Roboto" w:hAnsi="Roboto"/>
          <w:sz w:val="22"/>
          <w:szCs w:val="22"/>
          <w:lang w:val="en-US"/>
        </w:rPr>
        <w:t>% respectively). However, the mean age at death was</w:t>
      </w:r>
      <w:r>
        <w:rPr>
          <w:rFonts w:ascii="Roboto" w:hAnsi="Roboto"/>
          <w:sz w:val="22"/>
          <w:szCs w:val="22"/>
          <w:lang w:val="en-US"/>
        </w:rPr>
        <w:t xml:space="preserve"> 8.1 years</w:t>
      </w:r>
      <w:r w:rsidRPr="00431AEB">
        <w:rPr>
          <w:rFonts w:ascii="Roboto" w:hAnsi="Roboto"/>
          <w:sz w:val="22"/>
          <w:szCs w:val="22"/>
          <w:lang w:val="en-US"/>
        </w:rPr>
        <w:t xml:space="preserve"> lower (</w:t>
      </w:r>
      <w:r>
        <w:rPr>
          <w:rFonts w:ascii="Roboto" w:hAnsi="Roboto"/>
          <w:sz w:val="22"/>
          <w:szCs w:val="22"/>
          <w:lang w:val="en-US"/>
        </w:rPr>
        <w:t>CI: 5.6 to 10.5</w:t>
      </w:r>
      <w:r w:rsidRPr="00431AEB">
        <w:rPr>
          <w:rFonts w:ascii="Roboto" w:hAnsi="Roboto"/>
          <w:sz w:val="22"/>
          <w:szCs w:val="22"/>
          <w:lang w:val="en-US"/>
        </w:rPr>
        <w:t>, p &lt;0.001)</w:t>
      </w:r>
      <w:r>
        <w:rPr>
          <w:rFonts w:ascii="Roboto" w:hAnsi="Roboto"/>
          <w:sz w:val="22"/>
          <w:szCs w:val="22"/>
          <w:lang w:val="en-US"/>
        </w:rPr>
        <w:t xml:space="preserve"> in </w:t>
      </w:r>
      <w:proofErr w:type="spellStart"/>
      <w:r>
        <w:rPr>
          <w:rFonts w:ascii="Roboto" w:hAnsi="Roboto"/>
          <w:sz w:val="22"/>
          <w:szCs w:val="22"/>
          <w:lang w:val="en-US"/>
        </w:rPr>
        <w:t>sarcomeric</w:t>
      </w:r>
      <w:proofErr w:type="spellEnd"/>
      <w:r>
        <w:rPr>
          <w:rFonts w:ascii="Roboto" w:hAnsi="Roboto"/>
          <w:sz w:val="22"/>
          <w:szCs w:val="22"/>
          <w:lang w:val="en-US"/>
        </w:rPr>
        <w:t xml:space="preserve"> HCM</w:t>
      </w:r>
      <w:r w:rsidRPr="00431AEB">
        <w:rPr>
          <w:rFonts w:ascii="Roboto" w:hAnsi="Roboto"/>
          <w:sz w:val="22"/>
          <w:szCs w:val="22"/>
          <w:lang w:val="en-US"/>
        </w:rPr>
        <w:t xml:space="preserve">, </w:t>
      </w:r>
      <w:r>
        <w:rPr>
          <w:rFonts w:ascii="Roboto" w:hAnsi="Roboto"/>
          <w:sz w:val="22"/>
          <w:szCs w:val="22"/>
          <w:lang w:val="en-US"/>
        </w:rPr>
        <w:t>resulting in a</w:t>
      </w:r>
      <w:r w:rsidRPr="00431AEB">
        <w:rPr>
          <w:rFonts w:ascii="Roboto" w:hAnsi="Roboto"/>
          <w:sz w:val="22"/>
          <w:szCs w:val="22"/>
          <w:lang w:val="en-US"/>
        </w:rPr>
        <w:t xml:space="preserve"> standardized incidence ratio 1.</w:t>
      </w:r>
      <w:r>
        <w:rPr>
          <w:rFonts w:ascii="Roboto" w:hAnsi="Roboto"/>
          <w:sz w:val="22"/>
          <w:szCs w:val="22"/>
          <w:lang w:val="en-US"/>
        </w:rPr>
        <w:t>3</w:t>
      </w:r>
      <w:r w:rsidRPr="00431AEB">
        <w:rPr>
          <w:rFonts w:ascii="Roboto" w:hAnsi="Roboto"/>
          <w:sz w:val="22"/>
          <w:szCs w:val="22"/>
          <w:lang w:val="en-US"/>
        </w:rPr>
        <w:t>2 [CI: 1.1</w:t>
      </w:r>
      <w:r>
        <w:rPr>
          <w:rFonts w:ascii="Roboto" w:hAnsi="Roboto"/>
          <w:sz w:val="22"/>
          <w:szCs w:val="22"/>
          <w:lang w:val="en-US"/>
        </w:rPr>
        <w:t>8</w:t>
      </w:r>
      <w:r w:rsidRPr="00431AEB">
        <w:rPr>
          <w:rFonts w:ascii="Roboto" w:hAnsi="Roboto"/>
          <w:sz w:val="22"/>
          <w:szCs w:val="22"/>
          <w:lang w:val="en-US"/>
        </w:rPr>
        <w:t xml:space="preserve"> to 1.4</w:t>
      </w:r>
      <w:r>
        <w:rPr>
          <w:rFonts w:ascii="Roboto" w:hAnsi="Roboto"/>
          <w:sz w:val="22"/>
          <w:szCs w:val="22"/>
          <w:lang w:val="en-US"/>
        </w:rPr>
        <w:t>8</w:t>
      </w:r>
      <w:r w:rsidRPr="00431AEB">
        <w:rPr>
          <w:rFonts w:ascii="Roboto" w:hAnsi="Roboto"/>
          <w:sz w:val="22"/>
          <w:szCs w:val="22"/>
          <w:lang w:val="en-US"/>
        </w:rPr>
        <w:t xml:space="preserve">]) </w:t>
      </w:r>
      <w:r w:rsidRPr="00741F94">
        <w:rPr>
          <w:rFonts w:ascii="Roboto" w:hAnsi="Roboto"/>
          <w:sz w:val="22"/>
          <w:szCs w:val="22"/>
          <w:lang w:val="en-US"/>
        </w:rPr>
        <w:t>for all-cause mortality</w:t>
      </w:r>
      <w:r>
        <w:rPr>
          <w:rFonts w:ascii="Roboto" w:hAnsi="Roboto"/>
          <w:sz w:val="22"/>
          <w:szCs w:val="22"/>
          <w:lang w:val="en-US"/>
        </w:rPr>
        <w:t xml:space="preserve">, or a hazard ratio of 1.48 (CI: 1.25 to 1.75, p &lt;0.001) using age as the timescale, left-truncated at first </w:t>
      </w:r>
      <w:proofErr w:type="spellStart"/>
      <w:r>
        <w:rPr>
          <w:rFonts w:ascii="Roboto" w:hAnsi="Roboto"/>
          <w:sz w:val="22"/>
          <w:szCs w:val="22"/>
          <w:lang w:val="en-US"/>
        </w:rPr>
        <w:t>SHaRe</w:t>
      </w:r>
      <w:proofErr w:type="spellEnd"/>
      <w:r>
        <w:rPr>
          <w:rFonts w:ascii="Roboto" w:hAnsi="Roboto"/>
          <w:sz w:val="22"/>
          <w:szCs w:val="22"/>
          <w:lang w:val="en-US"/>
        </w:rPr>
        <w:t xml:space="preserve"> visit</w:t>
      </w:r>
      <w:r w:rsidRPr="003A41F5">
        <w:rPr>
          <w:rFonts w:ascii="Roboto" w:hAnsi="Roboto"/>
          <w:sz w:val="22"/>
          <w:szCs w:val="22"/>
          <w:lang w:val="en-US"/>
        </w:rPr>
        <w:t xml:space="preserve">. </w:t>
      </w:r>
      <w:r w:rsidRPr="00DF613E">
        <w:rPr>
          <w:rFonts w:ascii="Roboto" w:hAnsi="Roboto"/>
          <w:b/>
          <w:bCs/>
          <w:sz w:val="22"/>
          <w:szCs w:val="22"/>
          <w:lang w:val="en-US"/>
        </w:rPr>
        <w:t xml:space="preserve">Table </w:t>
      </w:r>
      <w:r w:rsidR="0031226B">
        <w:rPr>
          <w:rFonts w:ascii="Roboto" w:hAnsi="Roboto"/>
          <w:b/>
          <w:bCs/>
          <w:sz w:val="22"/>
          <w:szCs w:val="22"/>
          <w:lang w:val="en-US"/>
        </w:rPr>
        <w:t>2</w:t>
      </w:r>
      <w:r w:rsidRPr="00DF613E">
        <w:rPr>
          <w:rFonts w:ascii="Roboto" w:hAnsi="Roboto"/>
          <w:sz w:val="22"/>
          <w:szCs w:val="22"/>
          <w:lang w:val="en-US"/>
        </w:rPr>
        <w:t xml:space="preserve"> summarizes causes of death.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were more likely to die from sudden cardiac death (</w:t>
      </w:r>
      <w:r>
        <w:rPr>
          <w:rFonts w:ascii="Roboto" w:hAnsi="Roboto"/>
          <w:sz w:val="22"/>
          <w:szCs w:val="22"/>
          <w:lang w:val="en-US"/>
        </w:rPr>
        <w:t>19</w:t>
      </w:r>
      <w:r w:rsidRPr="00DF613E">
        <w:rPr>
          <w:rFonts w:ascii="Roboto" w:hAnsi="Roboto"/>
          <w:sz w:val="22"/>
          <w:szCs w:val="22"/>
          <w:lang w:val="en-US"/>
        </w:rPr>
        <w:t>% versus 1</w:t>
      </w:r>
      <w:r>
        <w:rPr>
          <w:rFonts w:ascii="Roboto" w:hAnsi="Roboto"/>
          <w:sz w:val="22"/>
          <w:szCs w:val="22"/>
          <w:lang w:val="en-US"/>
        </w:rPr>
        <w:t>0</w:t>
      </w:r>
      <w:r w:rsidRPr="00DF613E">
        <w:rPr>
          <w:rFonts w:ascii="Roboto" w:hAnsi="Roboto"/>
          <w:sz w:val="22"/>
          <w:szCs w:val="22"/>
          <w:lang w:val="en-US"/>
        </w:rPr>
        <w:t>% of deaths) and heart failure (2</w:t>
      </w:r>
      <w:r>
        <w:rPr>
          <w:rFonts w:ascii="Roboto" w:hAnsi="Roboto"/>
          <w:sz w:val="22"/>
          <w:szCs w:val="22"/>
          <w:lang w:val="en-US"/>
        </w:rPr>
        <w:t>6</w:t>
      </w:r>
      <w:r w:rsidRPr="00DF613E">
        <w:rPr>
          <w:rFonts w:ascii="Roboto" w:hAnsi="Roboto"/>
          <w:sz w:val="22"/>
          <w:szCs w:val="22"/>
          <w:lang w:val="en-US"/>
        </w:rPr>
        <w:t xml:space="preserve"> versus 9% of deaths). Overall, </w:t>
      </w:r>
      <w:r w:rsidR="00EF2CA0">
        <w:rPr>
          <w:rFonts w:ascii="Roboto" w:hAnsi="Roboto"/>
          <w:sz w:val="22"/>
          <w:szCs w:val="22"/>
          <w:lang w:val="en-US"/>
        </w:rPr>
        <w:t xml:space="preserve">patients with </w:t>
      </w:r>
      <w:proofErr w:type="spellStart"/>
      <w:r w:rsidR="00EF2CA0">
        <w:rPr>
          <w:rFonts w:ascii="Roboto" w:hAnsi="Roboto"/>
          <w:sz w:val="22"/>
          <w:szCs w:val="22"/>
          <w:lang w:val="en-US"/>
        </w:rPr>
        <w:t>sarcomeric</w:t>
      </w:r>
      <w:proofErr w:type="spellEnd"/>
      <w:r w:rsidR="00EF2CA0">
        <w:rPr>
          <w:rFonts w:ascii="Roboto" w:hAnsi="Roboto"/>
          <w:sz w:val="22"/>
          <w:szCs w:val="22"/>
          <w:lang w:val="en-US"/>
        </w:rPr>
        <w:t xml:space="preserve"> HCM had</w:t>
      </w:r>
      <w:r w:rsidRPr="00DF613E">
        <w:rPr>
          <w:rFonts w:ascii="Roboto" w:hAnsi="Roboto"/>
          <w:sz w:val="22"/>
          <w:szCs w:val="22"/>
          <w:lang w:val="en-US"/>
        </w:rPr>
        <w:t xml:space="preserve"> an odds ratio of 2.7</w:t>
      </w:r>
      <w:r>
        <w:rPr>
          <w:rFonts w:ascii="Roboto" w:hAnsi="Roboto"/>
          <w:sz w:val="22"/>
          <w:szCs w:val="22"/>
          <w:lang w:val="en-US"/>
        </w:rPr>
        <w:t>6</w:t>
      </w:r>
      <w:r w:rsidRPr="00DF613E">
        <w:rPr>
          <w:rFonts w:ascii="Roboto" w:hAnsi="Roboto"/>
          <w:sz w:val="22"/>
          <w:szCs w:val="22"/>
          <w:lang w:val="en-US"/>
        </w:rPr>
        <w:t xml:space="preserve"> (CI: 1.9</w:t>
      </w:r>
      <w:r>
        <w:rPr>
          <w:rFonts w:ascii="Roboto" w:hAnsi="Roboto"/>
          <w:sz w:val="22"/>
          <w:szCs w:val="22"/>
          <w:lang w:val="en-US"/>
        </w:rPr>
        <w:t>8</w:t>
      </w:r>
      <w:r w:rsidRPr="00DF613E">
        <w:rPr>
          <w:rFonts w:ascii="Roboto" w:hAnsi="Roboto"/>
          <w:sz w:val="22"/>
          <w:szCs w:val="22"/>
          <w:lang w:val="en-US"/>
        </w:rPr>
        <w:t xml:space="preserve"> to 3.8</w:t>
      </w:r>
      <w:r>
        <w:rPr>
          <w:rFonts w:ascii="Roboto" w:hAnsi="Roboto"/>
          <w:sz w:val="22"/>
          <w:szCs w:val="22"/>
          <w:lang w:val="en-US"/>
        </w:rPr>
        <w:t>9</w:t>
      </w:r>
      <w:r w:rsidRPr="00DF613E">
        <w:rPr>
          <w:rFonts w:ascii="Roboto" w:hAnsi="Roboto"/>
          <w:sz w:val="22"/>
          <w:szCs w:val="22"/>
          <w:lang w:val="en-US"/>
        </w:rPr>
        <w:t xml:space="preserve">, p&lt;0.001) of dying of either heart failure or sudden cardiac death. The cumulative incidence of HCM-related death (heart failure, stroke or SCD), from time of </w:t>
      </w:r>
      <w:r>
        <w:rPr>
          <w:rFonts w:ascii="Roboto" w:hAnsi="Roboto"/>
          <w:sz w:val="22"/>
          <w:szCs w:val="22"/>
          <w:lang w:val="en-US"/>
        </w:rPr>
        <w:t>first</w:t>
      </w:r>
      <w:r w:rsidRPr="00DF613E">
        <w:rPr>
          <w:rFonts w:ascii="Roboto" w:hAnsi="Roboto"/>
          <w:sz w:val="22"/>
          <w:szCs w:val="22"/>
          <w:lang w:val="en-US"/>
        </w:rPr>
        <w:t xml:space="preserve"> </w:t>
      </w:r>
      <w:proofErr w:type="spellStart"/>
      <w:r w:rsidRPr="00DF613E">
        <w:rPr>
          <w:rFonts w:ascii="Roboto" w:hAnsi="Roboto"/>
          <w:sz w:val="22"/>
          <w:szCs w:val="22"/>
          <w:lang w:val="en-US"/>
        </w:rPr>
        <w:t>SHaRe</w:t>
      </w:r>
      <w:proofErr w:type="spellEnd"/>
      <w:r>
        <w:rPr>
          <w:rFonts w:ascii="Roboto" w:hAnsi="Roboto"/>
          <w:sz w:val="22"/>
          <w:szCs w:val="22"/>
          <w:lang w:val="en-US"/>
        </w:rPr>
        <w:t xml:space="preserve"> visit,</w:t>
      </w:r>
      <w:r w:rsidRPr="00DF613E">
        <w:rPr>
          <w:rFonts w:ascii="Roboto" w:hAnsi="Roboto"/>
          <w:sz w:val="22"/>
          <w:szCs w:val="22"/>
          <w:lang w:val="en-US"/>
        </w:rPr>
        <w:t xml:space="preserve"> and the age-specific incidence of HCM-related</w:t>
      </w:r>
      <w:r w:rsidR="00AC2A89">
        <w:rPr>
          <w:rFonts w:ascii="Roboto" w:hAnsi="Roboto"/>
          <w:sz w:val="22"/>
          <w:szCs w:val="22"/>
          <w:lang w:val="en-US"/>
        </w:rPr>
        <w:t xml:space="preserve"> </w:t>
      </w:r>
      <w:r w:rsidRPr="00DF613E">
        <w:rPr>
          <w:rFonts w:ascii="Roboto" w:hAnsi="Roboto"/>
          <w:sz w:val="22"/>
          <w:szCs w:val="22"/>
          <w:lang w:val="en-US"/>
        </w:rPr>
        <w:t xml:space="preserve">death is shown in </w:t>
      </w:r>
      <w:r w:rsidRPr="00DF613E">
        <w:rPr>
          <w:rFonts w:ascii="Roboto" w:hAnsi="Roboto"/>
          <w:b/>
          <w:bCs/>
          <w:sz w:val="22"/>
          <w:szCs w:val="22"/>
          <w:lang w:val="en-US"/>
        </w:rPr>
        <w:t xml:space="preserve">Figure </w:t>
      </w:r>
      <w:ins w:id="204" w:author="Christoffer Vissing" w:date="2024-08-12T14:30:00Z" w16du:dateUtc="2024-08-12T12:30:00Z">
        <w:r w:rsidR="00973BA9">
          <w:rPr>
            <w:rFonts w:ascii="Roboto" w:hAnsi="Roboto"/>
            <w:b/>
            <w:bCs/>
            <w:sz w:val="22"/>
            <w:szCs w:val="22"/>
            <w:lang w:val="en-US"/>
          </w:rPr>
          <w:t>2</w:t>
        </w:r>
      </w:ins>
      <w:del w:id="205" w:author="Christoffer Vissing" w:date="2024-08-12T14:30:00Z" w16du:dateUtc="2024-08-12T12:30:00Z">
        <w:r w:rsidR="00EF2CA0" w:rsidDel="00973BA9">
          <w:rPr>
            <w:rFonts w:ascii="Roboto" w:hAnsi="Roboto"/>
            <w:b/>
            <w:bCs/>
            <w:sz w:val="22"/>
            <w:szCs w:val="22"/>
            <w:lang w:val="en-US"/>
          </w:rPr>
          <w:delText>3</w:delText>
        </w:r>
      </w:del>
      <w:r w:rsidRPr="00DF613E">
        <w:rPr>
          <w:rFonts w:ascii="Roboto" w:hAnsi="Roboto"/>
          <w:sz w:val="22"/>
          <w:szCs w:val="22"/>
          <w:lang w:val="en-US"/>
        </w:rPr>
        <w:t xml:space="preserve">.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had a higher cumulative incidence of HCM-related death</w:t>
      </w:r>
      <w:r>
        <w:rPr>
          <w:rFonts w:ascii="Roboto" w:hAnsi="Roboto"/>
          <w:sz w:val="22"/>
          <w:szCs w:val="22"/>
          <w:lang w:val="en-US"/>
        </w:rPr>
        <w:t xml:space="preserve"> during follow-up</w:t>
      </w:r>
      <w:r w:rsidRPr="00DF613E">
        <w:rPr>
          <w:rFonts w:ascii="Roboto" w:hAnsi="Roboto"/>
          <w:sz w:val="22"/>
          <w:szCs w:val="22"/>
          <w:lang w:val="en-US"/>
        </w:rPr>
        <w:t xml:space="preserve"> (HR 1.</w:t>
      </w:r>
      <w:r>
        <w:rPr>
          <w:rFonts w:ascii="Roboto" w:hAnsi="Roboto"/>
          <w:sz w:val="22"/>
          <w:szCs w:val="22"/>
          <w:lang w:val="en-US"/>
        </w:rPr>
        <w:t>75</w:t>
      </w:r>
      <w:r w:rsidRPr="00DF613E">
        <w:rPr>
          <w:rFonts w:ascii="Roboto" w:hAnsi="Roboto"/>
          <w:sz w:val="22"/>
          <w:szCs w:val="22"/>
          <w:lang w:val="en-US"/>
        </w:rPr>
        <w:t xml:space="preserve"> [CI: 1.2</w:t>
      </w:r>
      <w:r>
        <w:rPr>
          <w:rFonts w:ascii="Roboto" w:hAnsi="Roboto"/>
          <w:sz w:val="22"/>
          <w:szCs w:val="22"/>
          <w:lang w:val="en-US"/>
        </w:rPr>
        <w:t>6</w:t>
      </w:r>
      <w:r w:rsidRPr="00DF613E">
        <w:rPr>
          <w:rFonts w:ascii="Roboto" w:hAnsi="Roboto"/>
          <w:sz w:val="22"/>
          <w:szCs w:val="22"/>
          <w:lang w:val="en-US"/>
        </w:rPr>
        <w:t xml:space="preserve"> to 2.</w:t>
      </w:r>
      <w:r>
        <w:rPr>
          <w:rFonts w:ascii="Roboto" w:hAnsi="Roboto"/>
          <w:sz w:val="22"/>
          <w:szCs w:val="22"/>
          <w:lang w:val="en-US"/>
        </w:rPr>
        <w:t>44</w:t>
      </w:r>
      <w:r w:rsidRPr="00DF613E">
        <w:rPr>
          <w:rFonts w:ascii="Roboto" w:hAnsi="Roboto"/>
          <w:sz w:val="22"/>
          <w:szCs w:val="22"/>
          <w:lang w:val="en-US"/>
        </w:rPr>
        <w:t xml:space="preserve">, p </w:t>
      </w:r>
      <w:r>
        <w:rPr>
          <w:rFonts w:ascii="Roboto" w:hAnsi="Roboto"/>
          <w:sz w:val="22"/>
          <w:szCs w:val="22"/>
          <w:lang w:val="en-US"/>
        </w:rPr>
        <w:t>&lt;</w:t>
      </w:r>
      <w:r w:rsidRPr="00DF613E">
        <w:rPr>
          <w:rFonts w:ascii="Roboto" w:hAnsi="Roboto"/>
          <w:sz w:val="22"/>
          <w:szCs w:val="22"/>
          <w:lang w:val="en-US"/>
        </w:rPr>
        <w:t>0.00</w:t>
      </w:r>
      <w:r>
        <w:rPr>
          <w:rFonts w:ascii="Roboto" w:hAnsi="Roboto"/>
          <w:sz w:val="22"/>
          <w:szCs w:val="22"/>
          <w:lang w:val="en-US"/>
        </w:rPr>
        <w:t>1</w:t>
      </w:r>
      <w:r w:rsidRPr="00DF613E">
        <w:rPr>
          <w:rFonts w:ascii="Roboto" w:hAnsi="Roboto"/>
          <w:sz w:val="22"/>
          <w:szCs w:val="22"/>
          <w:lang w:val="en-US"/>
        </w:rPr>
        <w:t>]), and a significantly higher age-specific incidence in patients older than 45 years of age, with an overall standardized incidence ratio of 2.</w:t>
      </w:r>
      <w:r>
        <w:rPr>
          <w:rFonts w:ascii="Roboto" w:hAnsi="Roboto"/>
          <w:sz w:val="22"/>
          <w:szCs w:val="22"/>
          <w:lang w:val="en-US"/>
        </w:rPr>
        <w:t>18</w:t>
      </w:r>
      <w:r w:rsidRPr="00DF613E">
        <w:rPr>
          <w:rFonts w:ascii="Roboto" w:hAnsi="Roboto"/>
          <w:sz w:val="22"/>
          <w:szCs w:val="22"/>
          <w:lang w:val="en-US"/>
        </w:rPr>
        <w:t xml:space="preserve"> (CI: 1.</w:t>
      </w:r>
      <w:r>
        <w:rPr>
          <w:rFonts w:ascii="Roboto" w:hAnsi="Roboto"/>
          <w:sz w:val="22"/>
          <w:szCs w:val="22"/>
          <w:lang w:val="en-US"/>
        </w:rPr>
        <w:t>83</w:t>
      </w:r>
      <w:r w:rsidRPr="00DF613E">
        <w:rPr>
          <w:rFonts w:ascii="Roboto" w:hAnsi="Roboto"/>
          <w:sz w:val="22"/>
          <w:szCs w:val="22"/>
          <w:lang w:val="en-US"/>
        </w:rPr>
        <w:t xml:space="preserve"> to 2.</w:t>
      </w:r>
      <w:r>
        <w:rPr>
          <w:rFonts w:ascii="Roboto" w:hAnsi="Roboto"/>
          <w:sz w:val="22"/>
          <w:szCs w:val="22"/>
          <w:lang w:val="en-US"/>
        </w:rPr>
        <w:t>5</w:t>
      </w:r>
      <w:r w:rsidRPr="00DF613E">
        <w:rPr>
          <w:rFonts w:ascii="Roboto" w:hAnsi="Roboto"/>
          <w:sz w:val="22"/>
          <w:szCs w:val="22"/>
          <w:lang w:val="en-US"/>
        </w:rPr>
        <w:t xml:space="preserve">7) for HCM-related death in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w:t>
      </w:r>
    </w:p>
    <w:p w14:paraId="3C8EB9EF" w14:textId="77777777" w:rsidR="00D35FAB" w:rsidRPr="00040F1C" w:rsidRDefault="00D35FAB" w:rsidP="00D35FAB">
      <w:pPr>
        <w:spacing w:line="480" w:lineRule="auto"/>
        <w:rPr>
          <w:rFonts w:ascii="Roboto" w:hAnsi="Roboto"/>
          <w:b/>
          <w:bCs/>
          <w:sz w:val="22"/>
          <w:szCs w:val="22"/>
          <w:lang w:val="en-US"/>
        </w:rPr>
      </w:pPr>
    </w:p>
    <w:p w14:paraId="1B7FDD21" w14:textId="67654B6F" w:rsidR="0037016C" w:rsidRPr="00040F1C" w:rsidRDefault="002573A9" w:rsidP="00DB6D77">
      <w:pPr>
        <w:spacing w:line="480" w:lineRule="auto"/>
        <w:rPr>
          <w:rFonts w:ascii="Roboto" w:hAnsi="Roboto"/>
          <w:b/>
          <w:bCs/>
          <w:sz w:val="22"/>
          <w:szCs w:val="22"/>
          <w:lang w:val="en-US"/>
        </w:rPr>
      </w:pPr>
      <w:r w:rsidRPr="00040F1C">
        <w:rPr>
          <w:rFonts w:ascii="Roboto" w:hAnsi="Roboto"/>
          <w:b/>
          <w:bCs/>
          <w:sz w:val="22"/>
          <w:szCs w:val="22"/>
          <w:lang w:val="en-US"/>
        </w:rPr>
        <w:t xml:space="preserve">Temporal patterns of cardiovascular events </w:t>
      </w:r>
    </w:p>
    <w:p w14:paraId="6D220EB7" w14:textId="1C853CD6" w:rsidR="00D52FCA" w:rsidRPr="00431AEB" w:rsidDel="00E169B6" w:rsidRDefault="00DF1022" w:rsidP="00B13D40">
      <w:pPr>
        <w:spacing w:line="480" w:lineRule="auto"/>
        <w:rPr>
          <w:del w:id="206" w:author="Christoffer Vissing" w:date="2024-08-23T15:15:00Z" w16du:dateUtc="2024-08-23T13:15:00Z"/>
          <w:rFonts w:ascii="Roboto" w:hAnsi="Roboto"/>
          <w:sz w:val="22"/>
          <w:szCs w:val="22"/>
          <w:lang w:val="en-US"/>
        </w:rPr>
      </w:pPr>
      <w:commentRangeStart w:id="207"/>
      <w:del w:id="208" w:author="Christoffer Vissing" w:date="2024-08-23T15:15:00Z" w16du:dateUtc="2024-08-23T13:15:00Z">
        <w:r w:rsidRPr="00040F1C" w:rsidDel="00E169B6">
          <w:rPr>
            <w:rFonts w:ascii="Roboto" w:hAnsi="Roboto"/>
            <w:sz w:val="22"/>
            <w:szCs w:val="22"/>
            <w:lang w:val="en-US"/>
          </w:rPr>
          <w:delText xml:space="preserve">Our next objective was to evaluate </w:delText>
        </w:r>
        <w:r w:rsidR="003C2490" w:rsidDel="00E169B6">
          <w:rPr>
            <w:rFonts w:ascii="Roboto" w:hAnsi="Roboto"/>
            <w:sz w:val="22"/>
            <w:szCs w:val="22"/>
            <w:lang w:val="en-US"/>
          </w:rPr>
          <w:delText>whether</w:delText>
        </w:r>
        <w:r w:rsidRPr="00040F1C" w:rsidDel="00E169B6">
          <w:rPr>
            <w:rFonts w:ascii="Roboto" w:hAnsi="Roboto"/>
            <w:sz w:val="22"/>
            <w:szCs w:val="22"/>
            <w:lang w:val="en-US"/>
          </w:rPr>
          <w:delText xml:space="preserve"> </w:delText>
        </w:r>
        <w:r w:rsidR="003C2490" w:rsidDel="00E169B6">
          <w:rPr>
            <w:rFonts w:ascii="Roboto" w:hAnsi="Roboto"/>
            <w:sz w:val="22"/>
            <w:szCs w:val="22"/>
            <w:lang w:val="en-US"/>
          </w:rPr>
          <w:delText>adverse</w:delText>
        </w:r>
        <w:r w:rsidR="003C2490" w:rsidRPr="00040F1C" w:rsidDel="00E169B6">
          <w:rPr>
            <w:rFonts w:ascii="Roboto" w:hAnsi="Roboto"/>
            <w:sz w:val="22"/>
            <w:szCs w:val="22"/>
            <w:lang w:val="en-US"/>
          </w:rPr>
          <w:delText xml:space="preserve"> </w:delText>
        </w:r>
        <w:r w:rsidR="003B08C6" w:rsidRPr="00040F1C" w:rsidDel="00E169B6">
          <w:rPr>
            <w:rFonts w:ascii="Roboto" w:hAnsi="Roboto"/>
            <w:sz w:val="22"/>
            <w:szCs w:val="22"/>
            <w:lang w:val="en-US"/>
          </w:rPr>
          <w:delText>events</w:delText>
        </w:r>
        <w:r w:rsidR="003C2490" w:rsidDel="00E169B6">
          <w:rPr>
            <w:rFonts w:ascii="Roboto" w:hAnsi="Roboto"/>
            <w:sz w:val="22"/>
            <w:szCs w:val="22"/>
            <w:lang w:val="en-US"/>
          </w:rPr>
          <w:delText xml:space="preserve"> occurred</w:delText>
        </w:r>
        <w:r w:rsidR="00040F1C" w:rsidDel="00E169B6">
          <w:rPr>
            <w:rFonts w:ascii="Roboto" w:hAnsi="Roboto"/>
            <w:sz w:val="22"/>
            <w:szCs w:val="22"/>
            <w:lang w:val="en-US"/>
          </w:rPr>
          <w:delText xml:space="preserve"> in a specific </w:delText>
        </w:r>
        <w:r w:rsidR="00F422FE" w:rsidDel="00E169B6">
          <w:rPr>
            <w:rFonts w:ascii="Roboto" w:hAnsi="Roboto"/>
            <w:sz w:val="22"/>
            <w:szCs w:val="22"/>
            <w:lang w:val="en-US"/>
          </w:rPr>
          <w:delText>order</w:delText>
        </w:r>
        <w:r w:rsidR="00F422FE" w:rsidRPr="00F422FE" w:rsidDel="00E169B6">
          <w:rPr>
            <w:rFonts w:ascii="Roboto" w:hAnsi="Roboto"/>
            <w:sz w:val="22"/>
            <w:szCs w:val="22"/>
            <w:lang w:val="en-US"/>
          </w:rPr>
          <w:delText xml:space="preserve"> and</w:delText>
        </w:r>
        <w:r w:rsidR="00FF700B" w:rsidRPr="00907D0E" w:rsidDel="00E169B6">
          <w:rPr>
            <w:rFonts w:ascii="Roboto" w:hAnsi="Roboto"/>
            <w:sz w:val="22"/>
            <w:szCs w:val="22"/>
            <w:lang w:val="en-US"/>
          </w:rPr>
          <w:delText xml:space="preserve"> if </w:delText>
        </w:r>
        <w:r w:rsidR="00413FB0" w:rsidDel="00E169B6">
          <w:rPr>
            <w:rFonts w:ascii="Roboto" w:hAnsi="Roboto"/>
            <w:sz w:val="22"/>
            <w:szCs w:val="22"/>
            <w:lang w:val="en-US"/>
          </w:rPr>
          <w:delText>timing</w:delText>
        </w:r>
        <w:r w:rsidR="002573A9" w:rsidRPr="00907D0E" w:rsidDel="00E169B6">
          <w:rPr>
            <w:rFonts w:ascii="Roboto" w:hAnsi="Roboto"/>
            <w:sz w:val="22"/>
            <w:szCs w:val="22"/>
            <w:lang w:val="en-US"/>
          </w:rPr>
          <w:delText xml:space="preserve"> </w:delText>
        </w:r>
        <w:r w:rsidR="00413FB0" w:rsidDel="00E169B6">
          <w:rPr>
            <w:rFonts w:ascii="Roboto" w:hAnsi="Roboto"/>
            <w:sz w:val="22"/>
            <w:szCs w:val="22"/>
            <w:lang w:val="en-US"/>
          </w:rPr>
          <w:delText>differed</w:delText>
        </w:r>
        <w:r w:rsidR="00F422FE" w:rsidRPr="00907D0E" w:rsidDel="00E169B6">
          <w:rPr>
            <w:rFonts w:ascii="Roboto" w:hAnsi="Roboto"/>
            <w:sz w:val="22"/>
            <w:szCs w:val="22"/>
            <w:lang w:val="en-US"/>
          </w:rPr>
          <w:delText xml:space="preserve"> </w:delText>
        </w:r>
        <w:r w:rsidR="00F422FE" w:rsidDel="00E169B6">
          <w:rPr>
            <w:rFonts w:ascii="Roboto" w:hAnsi="Roboto"/>
            <w:sz w:val="22"/>
            <w:szCs w:val="22"/>
            <w:lang w:val="en-US"/>
          </w:rPr>
          <w:delText>by</w:delText>
        </w:r>
        <w:r w:rsidR="00F422FE" w:rsidRPr="00907D0E" w:rsidDel="00E169B6">
          <w:rPr>
            <w:rFonts w:ascii="Roboto" w:hAnsi="Roboto"/>
            <w:sz w:val="22"/>
            <w:szCs w:val="22"/>
            <w:lang w:val="en-US"/>
          </w:rPr>
          <w:delText xml:space="preserve"> </w:delText>
        </w:r>
        <w:r w:rsidR="002573A9" w:rsidRPr="00907D0E" w:rsidDel="00E169B6">
          <w:rPr>
            <w:rFonts w:ascii="Roboto" w:hAnsi="Roboto"/>
            <w:sz w:val="22"/>
            <w:szCs w:val="22"/>
            <w:lang w:val="en-US"/>
          </w:rPr>
          <w:delText xml:space="preserve">genetic </w:delText>
        </w:r>
        <w:r w:rsidR="00E12205" w:rsidRPr="00907D0E" w:rsidDel="00E169B6">
          <w:rPr>
            <w:rFonts w:ascii="Roboto" w:hAnsi="Roboto"/>
            <w:sz w:val="22"/>
            <w:szCs w:val="22"/>
            <w:lang w:val="en-US"/>
          </w:rPr>
          <w:delText>status</w:delText>
        </w:r>
        <w:r w:rsidR="00B13D40" w:rsidRPr="00907D0E" w:rsidDel="00E169B6">
          <w:rPr>
            <w:rFonts w:ascii="Roboto" w:hAnsi="Roboto"/>
            <w:sz w:val="22"/>
            <w:szCs w:val="22"/>
            <w:lang w:val="en-US"/>
          </w:rPr>
          <w:delText xml:space="preserve">. To do this, </w:delText>
        </w:r>
        <w:r w:rsidR="00B3368B" w:rsidRPr="00907D0E" w:rsidDel="00E169B6">
          <w:rPr>
            <w:rFonts w:ascii="Roboto" w:hAnsi="Roboto"/>
            <w:sz w:val="22"/>
            <w:szCs w:val="22"/>
            <w:lang w:val="en-US"/>
          </w:rPr>
          <w:delText xml:space="preserve">we </w:delText>
        </w:r>
        <w:r w:rsidR="004C6BCC" w:rsidRPr="00907D0E" w:rsidDel="00E169B6">
          <w:rPr>
            <w:rFonts w:ascii="Roboto" w:hAnsi="Roboto"/>
            <w:sz w:val="22"/>
            <w:szCs w:val="22"/>
            <w:lang w:val="en-US"/>
          </w:rPr>
          <w:delText>performed Cox proportional hazards modelling, including time-varying effects</w:delText>
        </w:r>
        <w:r w:rsidR="00DE73A8" w:rsidRPr="00907D0E" w:rsidDel="00E169B6">
          <w:rPr>
            <w:rFonts w:ascii="Roboto" w:hAnsi="Roboto"/>
            <w:sz w:val="22"/>
            <w:szCs w:val="22"/>
            <w:lang w:val="en-US"/>
          </w:rPr>
          <w:delText xml:space="preserve"> of</w:delText>
        </w:r>
        <w:r w:rsidR="00CC3ED5" w:rsidRPr="00907D0E" w:rsidDel="00E169B6">
          <w:rPr>
            <w:rFonts w:ascii="Roboto" w:hAnsi="Roboto"/>
            <w:sz w:val="22"/>
            <w:szCs w:val="22"/>
            <w:lang w:val="en-US"/>
          </w:rPr>
          <w:delText xml:space="preserve"> </w:delText>
        </w:r>
        <w:r w:rsidR="00A77028" w:rsidRPr="00907D0E" w:rsidDel="00E169B6">
          <w:rPr>
            <w:rFonts w:ascii="Roboto" w:hAnsi="Roboto"/>
            <w:sz w:val="22"/>
            <w:szCs w:val="22"/>
            <w:lang w:val="en-US"/>
          </w:rPr>
          <w:delText>key</w:delText>
        </w:r>
        <w:r w:rsidR="00DE73A8" w:rsidRPr="00907D0E" w:rsidDel="00E169B6">
          <w:rPr>
            <w:rFonts w:ascii="Roboto" w:hAnsi="Roboto"/>
            <w:sz w:val="22"/>
            <w:szCs w:val="22"/>
            <w:lang w:val="en-US"/>
          </w:rPr>
          <w:delText xml:space="preserve"> </w:delText>
        </w:r>
        <w:r w:rsidR="003221BA" w:rsidRPr="00907D0E" w:rsidDel="00E169B6">
          <w:rPr>
            <w:rFonts w:ascii="Roboto" w:hAnsi="Roboto"/>
            <w:sz w:val="22"/>
            <w:szCs w:val="22"/>
            <w:lang w:val="en-US"/>
          </w:rPr>
          <w:delText xml:space="preserve">disease </w:delText>
        </w:r>
        <w:r w:rsidR="003C2490" w:rsidDel="00E169B6">
          <w:rPr>
            <w:rFonts w:ascii="Roboto" w:hAnsi="Roboto"/>
            <w:sz w:val="22"/>
            <w:szCs w:val="22"/>
            <w:lang w:val="en-US"/>
          </w:rPr>
          <w:delText>modifiers</w:delText>
        </w:r>
        <w:r w:rsidR="003C2490" w:rsidRPr="00907D0E" w:rsidDel="00E169B6">
          <w:rPr>
            <w:rFonts w:ascii="Roboto" w:hAnsi="Roboto"/>
            <w:sz w:val="22"/>
            <w:szCs w:val="22"/>
            <w:lang w:val="en-US"/>
          </w:rPr>
          <w:delText xml:space="preserve"> </w:delText>
        </w:r>
        <w:r w:rsidR="00BB654F" w:rsidRPr="00431AEB" w:rsidDel="00E169B6">
          <w:rPr>
            <w:rFonts w:ascii="Roboto" w:hAnsi="Roboto"/>
            <w:sz w:val="22"/>
            <w:szCs w:val="22"/>
            <w:lang w:val="en-US"/>
          </w:rPr>
          <w:delText xml:space="preserve">(obesity, hypertension, obstruction, atrial fibrillation, </w:delText>
        </w:r>
      </w:del>
      <w:del w:id="209" w:author="Christoffer Vissing" w:date="2024-08-14T14:23:00Z" w16du:dateUtc="2024-08-14T12:23:00Z">
        <w:r w:rsidR="00BB654F" w:rsidRPr="00431AEB" w:rsidDel="00897A34">
          <w:rPr>
            <w:rFonts w:ascii="Roboto" w:hAnsi="Roboto"/>
            <w:sz w:val="22"/>
            <w:szCs w:val="22"/>
            <w:lang w:val="en-US"/>
          </w:rPr>
          <w:delText xml:space="preserve">NYHA III/IV symptoms, </w:delText>
        </w:r>
      </w:del>
      <w:del w:id="210" w:author="Christoffer Vissing" w:date="2024-08-23T15:15:00Z" w16du:dateUtc="2024-08-23T13:15:00Z">
        <w:r w:rsidR="00BB654F" w:rsidRPr="00753492" w:rsidDel="00E169B6">
          <w:rPr>
            <w:rFonts w:ascii="Roboto" w:hAnsi="Roboto"/>
            <w:sz w:val="22"/>
            <w:szCs w:val="22"/>
            <w:lang w:val="en-US"/>
          </w:rPr>
          <w:delText>LV</w:delText>
        </w:r>
      </w:del>
      <w:del w:id="211" w:author="Christoffer Vissing" w:date="2024-08-12T14:06:00Z" w16du:dateUtc="2024-08-12T12:06:00Z">
        <w:r w:rsidR="00BB654F" w:rsidRPr="00753492" w:rsidDel="00753492">
          <w:rPr>
            <w:rFonts w:ascii="Roboto" w:hAnsi="Roboto"/>
            <w:sz w:val="22"/>
            <w:szCs w:val="22"/>
            <w:lang w:val="en-US"/>
          </w:rPr>
          <w:delText>SD</w:delText>
        </w:r>
      </w:del>
      <w:del w:id="212" w:author="Christoffer Vissing" w:date="2024-08-14T14:23:00Z" w16du:dateUtc="2024-08-14T12:23:00Z">
        <w:r w:rsidR="00BB654F" w:rsidRPr="00431AEB" w:rsidDel="00897A34">
          <w:rPr>
            <w:rFonts w:ascii="Roboto" w:hAnsi="Roboto"/>
            <w:sz w:val="22"/>
            <w:szCs w:val="22"/>
            <w:lang w:val="en-US"/>
          </w:rPr>
          <w:delText>, ventricular arrhythmias</w:delText>
        </w:r>
      </w:del>
      <w:del w:id="213" w:author="Christoffer Vissing" w:date="2024-08-23T15:15:00Z" w16du:dateUtc="2024-08-23T13:15:00Z">
        <w:r w:rsidR="00BB654F" w:rsidRPr="00431AEB" w:rsidDel="00E169B6">
          <w:rPr>
            <w:rFonts w:ascii="Roboto" w:hAnsi="Roboto"/>
            <w:sz w:val="22"/>
            <w:szCs w:val="22"/>
            <w:lang w:val="en-US"/>
          </w:rPr>
          <w:delText xml:space="preserve">) </w:delText>
        </w:r>
        <w:r w:rsidR="00CC3ED5" w:rsidRPr="00431AEB" w:rsidDel="00E169B6">
          <w:rPr>
            <w:rFonts w:ascii="Roboto" w:hAnsi="Roboto"/>
            <w:sz w:val="22"/>
            <w:szCs w:val="22"/>
            <w:lang w:val="en-US"/>
          </w:rPr>
          <w:delText>on eight cardiovascular outcomes</w:delText>
        </w:r>
        <w:r w:rsidR="000115F1" w:rsidRPr="00431AEB" w:rsidDel="00E169B6">
          <w:rPr>
            <w:rFonts w:ascii="Roboto" w:hAnsi="Roboto"/>
            <w:sz w:val="22"/>
            <w:szCs w:val="22"/>
            <w:lang w:val="en-US"/>
          </w:rPr>
          <w:delText xml:space="preserve"> </w:delText>
        </w:r>
        <w:r w:rsidR="00DC3C24" w:rsidRPr="00431AEB" w:rsidDel="00E169B6">
          <w:rPr>
            <w:rFonts w:ascii="Roboto" w:hAnsi="Roboto"/>
            <w:sz w:val="22"/>
            <w:szCs w:val="22"/>
            <w:lang w:val="en-US"/>
          </w:rPr>
          <w:delText>(</w:delText>
        </w:r>
        <w:r w:rsidR="003C2490" w:rsidDel="00E169B6">
          <w:rPr>
            <w:rFonts w:ascii="Roboto" w:hAnsi="Roboto"/>
            <w:sz w:val="22"/>
            <w:szCs w:val="22"/>
            <w:lang w:val="en-US"/>
          </w:rPr>
          <w:delText>obstruction</w:delText>
        </w:r>
        <w:r w:rsidR="003221BA" w:rsidRPr="00431AEB" w:rsidDel="00E169B6">
          <w:rPr>
            <w:rFonts w:ascii="Roboto" w:hAnsi="Roboto"/>
            <w:sz w:val="22"/>
            <w:szCs w:val="22"/>
            <w:lang w:val="en-US"/>
          </w:rPr>
          <w:delText>, atrial fibrillation, NYHA III/IV symptoms, LV</w:delText>
        </w:r>
      </w:del>
      <w:del w:id="214" w:author="Christoffer Vissing" w:date="2024-08-12T14:07:00Z" w16du:dateUtc="2024-08-12T12:07:00Z">
        <w:r w:rsidR="003221BA" w:rsidRPr="00431AEB" w:rsidDel="00753492">
          <w:rPr>
            <w:rFonts w:ascii="Roboto" w:hAnsi="Roboto"/>
            <w:sz w:val="22"/>
            <w:szCs w:val="22"/>
            <w:lang w:val="en-US"/>
          </w:rPr>
          <w:delText>SD</w:delText>
        </w:r>
      </w:del>
      <w:del w:id="215" w:author="Christoffer Vissing" w:date="2024-08-23T15:15:00Z" w16du:dateUtc="2024-08-23T13:15:00Z">
        <w:r w:rsidR="003221BA" w:rsidRPr="00431AEB" w:rsidDel="00E169B6">
          <w:rPr>
            <w:rFonts w:ascii="Roboto" w:hAnsi="Roboto"/>
            <w:sz w:val="22"/>
            <w:szCs w:val="22"/>
            <w:lang w:val="en-US"/>
          </w:rPr>
          <w:delText xml:space="preserve">, ventricular arrhythmias, stroke, cardiac transplantation, all-cause death). </w:delText>
        </w:r>
        <w:r w:rsidR="003B08C6" w:rsidRPr="00431AEB" w:rsidDel="00E169B6">
          <w:rPr>
            <w:rFonts w:ascii="Roboto" w:hAnsi="Roboto"/>
            <w:sz w:val="22"/>
            <w:szCs w:val="22"/>
            <w:lang w:val="en-US"/>
          </w:rPr>
          <w:delText>Analyses</w:delText>
        </w:r>
        <w:r w:rsidR="003221BA" w:rsidRPr="00431AEB" w:rsidDel="00E169B6">
          <w:rPr>
            <w:rFonts w:ascii="Roboto" w:hAnsi="Roboto"/>
            <w:sz w:val="22"/>
            <w:szCs w:val="22"/>
            <w:lang w:val="en-US"/>
          </w:rPr>
          <w:delText xml:space="preserve"> were </w:delText>
        </w:r>
        <w:r w:rsidR="000115F1" w:rsidRPr="00431AEB" w:rsidDel="00E169B6">
          <w:rPr>
            <w:rFonts w:ascii="Roboto" w:hAnsi="Roboto"/>
            <w:sz w:val="22"/>
            <w:szCs w:val="22"/>
            <w:lang w:val="en-US"/>
          </w:rPr>
          <w:delText>adjusted for sex</w:delText>
        </w:r>
        <w:r w:rsidR="003B08C6" w:rsidRPr="00431AEB" w:rsidDel="00E169B6">
          <w:rPr>
            <w:rFonts w:ascii="Roboto" w:hAnsi="Roboto"/>
            <w:sz w:val="22"/>
            <w:szCs w:val="22"/>
            <w:lang w:val="en-US"/>
          </w:rPr>
          <w:delText xml:space="preserve">, </w:delText>
        </w:r>
        <w:r w:rsidR="00CC3ED5" w:rsidRPr="00431AEB" w:rsidDel="00E169B6">
          <w:rPr>
            <w:rFonts w:ascii="Roboto" w:hAnsi="Roboto"/>
            <w:sz w:val="22"/>
            <w:szCs w:val="22"/>
            <w:lang w:val="en-US"/>
          </w:rPr>
          <w:delText>corrected for multiple testing</w:delText>
        </w:r>
        <w:r w:rsidR="003B08C6" w:rsidRPr="00431AEB" w:rsidDel="00E169B6">
          <w:rPr>
            <w:rFonts w:ascii="Roboto" w:hAnsi="Roboto"/>
            <w:sz w:val="22"/>
            <w:szCs w:val="22"/>
            <w:lang w:val="en-US"/>
          </w:rPr>
          <w:delText>,</w:delText>
        </w:r>
        <w:r w:rsidR="00DC3C24" w:rsidRPr="00431AEB" w:rsidDel="00E169B6">
          <w:rPr>
            <w:rFonts w:ascii="Roboto" w:hAnsi="Roboto"/>
            <w:sz w:val="22"/>
            <w:szCs w:val="22"/>
            <w:lang w:val="en-US"/>
          </w:rPr>
          <w:delText xml:space="preserve"> and test</w:delText>
        </w:r>
        <w:r w:rsidR="00100304" w:rsidRPr="00431AEB" w:rsidDel="00E169B6">
          <w:rPr>
            <w:rFonts w:ascii="Roboto" w:hAnsi="Roboto"/>
            <w:sz w:val="22"/>
            <w:szCs w:val="22"/>
            <w:lang w:val="en-US"/>
          </w:rPr>
          <w:delText>ed</w:delText>
        </w:r>
        <w:r w:rsidR="00DC3C24" w:rsidRPr="00431AEB" w:rsidDel="00E169B6">
          <w:rPr>
            <w:rFonts w:ascii="Roboto" w:hAnsi="Roboto"/>
            <w:sz w:val="22"/>
            <w:szCs w:val="22"/>
            <w:lang w:val="en-US"/>
          </w:rPr>
          <w:delText xml:space="preserve"> for interaction with genetic status</w:delText>
        </w:r>
        <w:r w:rsidR="000E3A07" w:rsidRPr="00431AEB" w:rsidDel="00E169B6">
          <w:rPr>
            <w:rFonts w:ascii="Roboto" w:hAnsi="Roboto"/>
            <w:sz w:val="22"/>
            <w:szCs w:val="22"/>
            <w:lang w:val="en-US"/>
          </w:rPr>
          <w:delText>.</w:delText>
        </w:r>
        <w:r w:rsidR="00F2577C" w:rsidRPr="00431AEB" w:rsidDel="00E169B6">
          <w:rPr>
            <w:rFonts w:ascii="Roboto" w:hAnsi="Roboto"/>
            <w:sz w:val="22"/>
            <w:szCs w:val="22"/>
            <w:lang w:val="en-US"/>
          </w:rPr>
          <w:delText xml:space="preserve"> </w:delText>
        </w:r>
        <w:commentRangeEnd w:id="207"/>
        <w:r w:rsidR="005759C1" w:rsidDel="00E169B6">
          <w:rPr>
            <w:rStyle w:val="Kommentarhenvisning"/>
            <w:lang w:val="en-US" w:eastAsia="en-US"/>
          </w:rPr>
          <w:commentReference w:id="207"/>
        </w:r>
      </w:del>
    </w:p>
    <w:p w14:paraId="305B5588" w14:textId="506D2D74" w:rsidR="00D52FCA" w:rsidRPr="00431AEB" w:rsidRDefault="00CC3ED5" w:rsidP="00B13D40">
      <w:pPr>
        <w:spacing w:line="480" w:lineRule="auto"/>
        <w:rPr>
          <w:rFonts w:ascii="Roboto" w:hAnsi="Roboto"/>
          <w:sz w:val="22"/>
          <w:szCs w:val="22"/>
          <w:lang w:val="en-US"/>
        </w:rPr>
      </w:pPr>
      <w:del w:id="216" w:author="Christoffer Vissing" w:date="2024-08-23T15:16:00Z" w16du:dateUtc="2024-08-23T13:16:00Z">
        <w:r w:rsidRPr="00431AEB" w:rsidDel="00E169B6">
          <w:rPr>
            <w:rFonts w:ascii="Roboto" w:hAnsi="Roboto"/>
            <w:sz w:val="22"/>
            <w:szCs w:val="22"/>
            <w:lang w:val="en-US"/>
          </w:rPr>
          <w:delText>In this analysis,</w:delText>
        </w:r>
        <w:r w:rsidR="00FF700B" w:rsidRPr="00431AEB" w:rsidDel="00E169B6">
          <w:rPr>
            <w:rFonts w:ascii="Roboto" w:hAnsi="Roboto"/>
            <w:sz w:val="22"/>
            <w:szCs w:val="22"/>
            <w:lang w:val="en-US"/>
          </w:rPr>
          <w:delText xml:space="preserve"> we found </w:delText>
        </w:r>
      </w:del>
      <w:ins w:id="217" w:author="Christoffer Vissing" w:date="2024-08-23T15:16:00Z" w16du:dateUtc="2024-08-23T13:16:00Z">
        <w:r w:rsidR="00E169B6">
          <w:rPr>
            <w:rFonts w:ascii="Roboto" w:hAnsi="Roboto"/>
            <w:sz w:val="22"/>
            <w:szCs w:val="22"/>
            <w:lang w:val="en-US"/>
          </w:rPr>
          <w:t>Ne</w:t>
        </w:r>
      </w:ins>
      <w:ins w:id="218" w:author="Christoffer Vissing" w:date="2024-08-23T15:17:00Z" w16du:dateUtc="2024-08-23T13:17:00Z">
        <w:r w:rsidR="00E169B6">
          <w:rPr>
            <w:rFonts w:ascii="Roboto" w:hAnsi="Roboto"/>
            <w:sz w:val="22"/>
            <w:szCs w:val="22"/>
            <w:lang w:val="en-US"/>
          </w:rPr>
          <w:t xml:space="preserve">xt we investigated </w:t>
        </w:r>
      </w:ins>
      <w:r w:rsidR="00FF700B" w:rsidRPr="00431AEB">
        <w:rPr>
          <w:rFonts w:ascii="Roboto" w:hAnsi="Roboto"/>
          <w:sz w:val="22"/>
          <w:szCs w:val="22"/>
          <w:lang w:val="en-US"/>
        </w:rPr>
        <w:t>significant association</w:t>
      </w:r>
      <w:r w:rsidRPr="00431AEB">
        <w:rPr>
          <w:rFonts w:ascii="Roboto" w:hAnsi="Roboto"/>
          <w:sz w:val="22"/>
          <w:szCs w:val="22"/>
          <w:lang w:val="en-US"/>
        </w:rPr>
        <w:t>s</w:t>
      </w:r>
      <w:r w:rsidR="00D52FCA" w:rsidRPr="00431AEB">
        <w:rPr>
          <w:rFonts w:ascii="Roboto" w:hAnsi="Roboto"/>
          <w:sz w:val="22"/>
          <w:szCs w:val="22"/>
          <w:lang w:val="en-US"/>
        </w:rPr>
        <w:t xml:space="preserve"> between </w:t>
      </w:r>
      <w:ins w:id="219" w:author="Christoffer Vissing" w:date="2024-08-23T15:17:00Z" w16du:dateUtc="2024-08-23T13:17:00Z">
        <w:r w:rsidR="00E169B6">
          <w:rPr>
            <w:rFonts w:ascii="Roboto" w:hAnsi="Roboto"/>
            <w:sz w:val="22"/>
            <w:szCs w:val="22"/>
            <w:lang w:val="en-US"/>
          </w:rPr>
          <w:t>potential disease modifiers (</w:t>
        </w:r>
      </w:ins>
      <w:ins w:id="220" w:author="Christoffer Vissing" w:date="2024-08-23T15:19:00Z" w16du:dateUtc="2024-08-23T13:19:00Z">
        <w:r w:rsidR="00E169B6">
          <w:rPr>
            <w:rFonts w:ascii="Roboto" w:hAnsi="Roboto"/>
            <w:sz w:val="22"/>
            <w:szCs w:val="22"/>
            <w:lang w:val="en-US"/>
          </w:rPr>
          <w:t xml:space="preserve">obesity, hypertension, LV obstruction, atrial fibrillation and LV systolic </w:t>
        </w:r>
        <w:proofErr w:type="spellStart"/>
        <w:r w:rsidR="00E169B6">
          <w:rPr>
            <w:rFonts w:ascii="Roboto" w:hAnsi="Roboto"/>
            <w:sz w:val="22"/>
            <w:szCs w:val="22"/>
            <w:lang w:val="en-US"/>
          </w:rPr>
          <w:t>dysfucntion</w:t>
        </w:r>
      </w:ins>
      <w:proofErr w:type="spellEnd"/>
      <w:ins w:id="221" w:author="Christoffer Vissing" w:date="2024-08-23T15:17:00Z" w16du:dateUtc="2024-08-23T13:17:00Z">
        <w:r w:rsidR="00E169B6">
          <w:rPr>
            <w:rFonts w:ascii="Roboto" w:hAnsi="Roboto"/>
            <w:sz w:val="22"/>
            <w:szCs w:val="22"/>
            <w:lang w:val="en-US"/>
          </w:rPr>
          <w:t xml:space="preserve">) </w:t>
        </w:r>
      </w:ins>
      <w:ins w:id="222" w:author="Christoffer Vissing" w:date="2024-08-23T15:18:00Z" w16du:dateUtc="2024-08-23T13:18:00Z">
        <w:r w:rsidR="00E169B6">
          <w:rPr>
            <w:rFonts w:ascii="Roboto" w:hAnsi="Roboto"/>
            <w:sz w:val="22"/>
            <w:szCs w:val="22"/>
            <w:lang w:val="en-US"/>
          </w:rPr>
          <w:t xml:space="preserve">on the rate of subsequent </w:t>
        </w:r>
      </w:ins>
      <w:del w:id="223" w:author="Christoffer Vissing" w:date="2024-08-23T15:17:00Z" w16du:dateUtc="2024-08-23T13:17:00Z">
        <w:r w:rsidR="00C52160" w:rsidDel="00E169B6">
          <w:rPr>
            <w:rFonts w:ascii="Roboto" w:hAnsi="Roboto"/>
            <w:sz w:val="22"/>
            <w:szCs w:val="22"/>
            <w:lang w:val="en-US"/>
          </w:rPr>
          <w:delText>multiple</w:delText>
        </w:r>
        <w:r w:rsidR="00C52160" w:rsidRPr="00431AEB" w:rsidDel="00E169B6">
          <w:rPr>
            <w:rFonts w:ascii="Roboto" w:hAnsi="Roboto"/>
            <w:sz w:val="22"/>
            <w:szCs w:val="22"/>
            <w:lang w:val="en-US"/>
          </w:rPr>
          <w:delText xml:space="preserve"> </w:delText>
        </w:r>
        <w:r w:rsidR="003B08C6" w:rsidRPr="00431AEB" w:rsidDel="00E169B6">
          <w:rPr>
            <w:rFonts w:ascii="Roboto" w:hAnsi="Roboto"/>
            <w:sz w:val="22"/>
            <w:szCs w:val="22"/>
            <w:lang w:val="en-US"/>
          </w:rPr>
          <w:delText>modifier</w:delText>
        </w:r>
        <w:r w:rsidR="00D52FCA" w:rsidRPr="00431AEB" w:rsidDel="00E169B6">
          <w:rPr>
            <w:rFonts w:ascii="Roboto" w:hAnsi="Roboto"/>
            <w:sz w:val="22"/>
            <w:szCs w:val="22"/>
            <w:lang w:val="en-US"/>
          </w:rPr>
          <w:delText>-</w:delText>
        </w:r>
      </w:del>
      <w:r w:rsidR="00D52FCA" w:rsidRPr="00431AEB">
        <w:rPr>
          <w:rFonts w:ascii="Roboto" w:hAnsi="Roboto"/>
          <w:sz w:val="22"/>
          <w:szCs w:val="22"/>
          <w:lang w:val="en-US"/>
        </w:rPr>
        <w:t>outcome</w:t>
      </w:r>
      <w:ins w:id="224" w:author="Christoffer Vissing" w:date="2024-08-23T15:18:00Z" w16du:dateUtc="2024-08-23T13:18:00Z">
        <w:r w:rsidR="00E169B6">
          <w:rPr>
            <w:rFonts w:ascii="Roboto" w:hAnsi="Roboto"/>
            <w:sz w:val="22"/>
            <w:szCs w:val="22"/>
            <w:lang w:val="en-US"/>
          </w:rPr>
          <w:t>s</w:t>
        </w:r>
      </w:ins>
      <w:del w:id="225" w:author="Christoffer Vissing" w:date="2024-08-23T15:18:00Z" w16du:dateUtc="2024-08-23T13:18:00Z">
        <w:r w:rsidR="00D52FCA" w:rsidRPr="00431AEB" w:rsidDel="00E169B6">
          <w:rPr>
            <w:rFonts w:ascii="Roboto" w:hAnsi="Roboto"/>
            <w:sz w:val="22"/>
            <w:szCs w:val="22"/>
            <w:lang w:val="en-US"/>
          </w:rPr>
          <w:delText xml:space="preserve"> pairs</w:delText>
        </w:r>
      </w:del>
      <w:ins w:id="226" w:author="Christoffer Vissing" w:date="2024-08-23T15:18:00Z" w16du:dateUtc="2024-08-23T13:18:00Z">
        <w:r w:rsidR="00E169B6">
          <w:rPr>
            <w:rFonts w:ascii="Roboto" w:hAnsi="Roboto"/>
            <w:sz w:val="22"/>
            <w:szCs w:val="22"/>
            <w:lang w:val="en-US"/>
          </w:rPr>
          <w:t xml:space="preserve">, to identify </w:t>
        </w:r>
      </w:ins>
      <w:ins w:id="227" w:author="Christoffer Vissing" w:date="2024-08-23T15:19:00Z" w16du:dateUtc="2024-08-23T13:19:00Z">
        <w:r w:rsidR="00E169B6">
          <w:rPr>
            <w:rFonts w:ascii="Roboto" w:hAnsi="Roboto"/>
            <w:sz w:val="22"/>
            <w:szCs w:val="22"/>
            <w:lang w:val="en-US"/>
          </w:rPr>
          <w:t>exposure outcome pairs</w:t>
        </w:r>
      </w:ins>
      <w:del w:id="228" w:author="Christoffer Vissing" w:date="2024-08-23T15:19:00Z" w16du:dateUtc="2024-08-23T13:19:00Z">
        <w:r w:rsidR="00C52160" w:rsidDel="00E169B6">
          <w:rPr>
            <w:rFonts w:ascii="Roboto" w:hAnsi="Roboto"/>
            <w:sz w:val="22"/>
            <w:szCs w:val="22"/>
            <w:lang w:val="en-US"/>
          </w:rPr>
          <w:delText xml:space="preserve">, </w:delText>
        </w:r>
        <w:r w:rsidR="003C3095" w:rsidDel="00E169B6">
          <w:rPr>
            <w:rFonts w:ascii="Roboto" w:hAnsi="Roboto"/>
            <w:sz w:val="22"/>
            <w:szCs w:val="22"/>
            <w:lang w:val="en-US"/>
          </w:rPr>
          <w:delText>with one</w:delText>
        </w:r>
        <w:r w:rsidR="00070043" w:rsidDel="00E169B6">
          <w:rPr>
            <w:rFonts w:ascii="Roboto" w:hAnsi="Roboto"/>
            <w:sz w:val="22"/>
            <w:szCs w:val="22"/>
            <w:lang w:val="en-US"/>
          </w:rPr>
          <w:delText xml:space="preserve"> </w:delText>
        </w:r>
        <w:r w:rsidR="00413FB0" w:rsidDel="00E169B6">
          <w:rPr>
            <w:rFonts w:ascii="Roboto" w:hAnsi="Roboto"/>
            <w:sz w:val="22"/>
            <w:szCs w:val="22"/>
            <w:lang w:val="en-US"/>
          </w:rPr>
          <w:delText>preced</w:delText>
        </w:r>
        <w:r w:rsidR="003C3095" w:rsidDel="00E169B6">
          <w:rPr>
            <w:rFonts w:ascii="Roboto" w:hAnsi="Roboto"/>
            <w:sz w:val="22"/>
            <w:szCs w:val="22"/>
            <w:lang w:val="en-US"/>
          </w:rPr>
          <w:delText>ing</w:delText>
        </w:r>
        <w:r w:rsidR="00413FB0" w:rsidDel="00E169B6">
          <w:rPr>
            <w:rFonts w:ascii="Roboto" w:hAnsi="Roboto"/>
            <w:sz w:val="22"/>
            <w:szCs w:val="22"/>
            <w:lang w:val="en-US"/>
          </w:rPr>
          <w:delText xml:space="preserve"> </w:delText>
        </w:r>
        <w:r w:rsidR="003C3095" w:rsidDel="00E169B6">
          <w:rPr>
            <w:rFonts w:ascii="Roboto" w:hAnsi="Roboto"/>
            <w:sz w:val="22"/>
            <w:szCs w:val="22"/>
            <w:lang w:val="en-US"/>
          </w:rPr>
          <w:delText>the</w:delText>
        </w:r>
        <w:r w:rsidR="00413FB0" w:rsidDel="00E169B6">
          <w:rPr>
            <w:rFonts w:ascii="Roboto" w:hAnsi="Roboto"/>
            <w:sz w:val="22"/>
            <w:szCs w:val="22"/>
            <w:lang w:val="en-US"/>
          </w:rPr>
          <w:delText xml:space="preserve"> other</w:delText>
        </w:r>
      </w:del>
      <w:r w:rsidR="00525D5A">
        <w:rPr>
          <w:rFonts w:ascii="Roboto" w:hAnsi="Roboto"/>
          <w:sz w:val="22"/>
          <w:szCs w:val="22"/>
          <w:lang w:val="en-US"/>
        </w:rPr>
        <w:t xml:space="preserve"> </w:t>
      </w:r>
      <w:r w:rsidRPr="00431AEB">
        <w:rPr>
          <w:rFonts w:ascii="Roboto" w:hAnsi="Roboto"/>
          <w:sz w:val="22"/>
          <w:szCs w:val="22"/>
          <w:lang w:val="en-US"/>
        </w:rPr>
        <w:t>(</w:t>
      </w:r>
      <w:r w:rsidRPr="00431AEB">
        <w:rPr>
          <w:rFonts w:ascii="Roboto" w:hAnsi="Roboto"/>
          <w:b/>
          <w:bCs/>
          <w:sz w:val="22"/>
          <w:szCs w:val="22"/>
          <w:lang w:val="en-US"/>
        </w:rPr>
        <w:t xml:space="preserve">Figure </w:t>
      </w:r>
      <w:ins w:id="229" w:author="Christoffer Vissing" w:date="2024-08-12T14:31:00Z" w16du:dateUtc="2024-08-12T12:31:00Z">
        <w:r w:rsidR="00973BA9">
          <w:rPr>
            <w:rFonts w:ascii="Roboto" w:hAnsi="Roboto"/>
            <w:b/>
            <w:bCs/>
            <w:sz w:val="22"/>
            <w:szCs w:val="22"/>
            <w:lang w:val="en-US"/>
          </w:rPr>
          <w:t>3</w:t>
        </w:r>
      </w:ins>
      <w:commentRangeStart w:id="230"/>
      <w:del w:id="231" w:author="Christoffer Vissing" w:date="2024-08-12T14:31:00Z" w16du:dateUtc="2024-08-12T12:31:00Z">
        <w:r w:rsidR="00EF6167" w:rsidDel="00973BA9">
          <w:rPr>
            <w:rFonts w:ascii="Roboto" w:hAnsi="Roboto"/>
            <w:b/>
            <w:bCs/>
            <w:sz w:val="22"/>
            <w:szCs w:val="22"/>
            <w:lang w:val="en-US"/>
          </w:rPr>
          <w:delText>4</w:delText>
        </w:r>
      </w:del>
      <w:commentRangeEnd w:id="230"/>
      <w:r w:rsidR="00BB649E">
        <w:rPr>
          <w:rStyle w:val="Kommentarhenvisning"/>
          <w:lang w:val="en-US" w:eastAsia="en-US"/>
        </w:rPr>
        <w:commentReference w:id="230"/>
      </w:r>
      <w:r w:rsidRPr="0054323F">
        <w:rPr>
          <w:rFonts w:ascii="Roboto" w:hAnsi="Roboto"/>
          <w:sz w:val="22"/>
          <w:szCs w:val="22"/>
          <w:lang w:val="en-US"/>
        </w:rPr>
        <w:t>)</w:t>
      </w:r>
      <w:del w:id="232" w:author="Christoffer Vissing" w:date="2024-08-23T15:20:00Z" w16du:dateUtc="2024-08-23T13:20:00Z">
        <w:r w:rsidR="00136696" w:rsidRPr="001F2967" w:rsidDel="00E169B6">
          <w:rPr>
            <w:rFonts w:ascii="Roboto" w:hAnsi="Roboto"/>
            <w:sz w:val="22"/>
            <w:szCs w:val="22"/>
            <w:lang w:val="en-US"/>
          </w:rPr>
          <w:delText>, i.e.</w:delText>
        </w:r>
        <w:r w:rsidR="00136696" w:rsidDel="00E169B6">
          <w:rPr>
            <w:rFonts w:ascii="Roboto" w:hAnsi="Roboto"/>
            <w:sz w:val="22"/>
            <w:szCs w:val="22"/>
            <w:lang w:val="en-US"/>
          </w:rPr>
          <w:delText xml:space="preserve"> the occurrence of </w:delText>
        </w:r>
        <w:r w:rsidR="00413FB0" w:rsidDel="00E169B6">
          <w:rPr>
            <w:rFonts w:ascii="Roboto" w:hAnsi="Roboto"/>
            <w:sz w:val="22"/>
            <w:szCs w:val="22"/>
            <w:lang w:val="en-US"/>
          </w:rPr>
          <w:delText>one</w:delText>
        </w:r>
        <w:r w:rsidR="00136696" w:rsidDel="00E169B6">
          <w:rPr>
            <w:rFonts w:ascii="Roboto" w:hAnsi="Roboto"/>
            <w:sz w:val="22"/>
            <w:szCs w:val="22"/>
            <w:lang w:val="en-US"/>
          </w:rPr>
          <w:delText xml:space="preserve"> </w:delText>
        </w:r>
      </w:del>
      <w:commentRangeStart w:id="233"/>
      <w:del w:id="234" w:author="Christoffer Vissing" w:date="2024-08-12T14:36:00Z" w16du:dateUtc="2024-08-12T12:36:00Z">
        <w:r w:rsidR="00136696" w:rsidDel="00923EF4">
          <w:rPr>
            <w:rFonts w:ascii="Roboto" w:hAnsi="Roboto"/>
            <w:sz w:val="22"/>
            <w:szCs w:val="22"/>
            <w:lang w:val="en-US"/>
          </w:rPr>
          <w:delText>increased</w:delText>
        </w:r>
      </w:del>
      <w:commentRangeEnd w:id="233"/>
      <w:del w:id="235" w:author="Christoffer Vissing" w:date="2024-08-23T15:20:00Z" w16du:dateUtc="2024-08-23T13:20:00Z">
        <w:r w:rsidR="00AC61DA" w:rsidDel="00E169B6">
          <w:rPr>
            <w:rStyle w:val="Kommentarhenvisning"/>
            <w:lang w:val="en-US" w:eastAsia="en-US"/>
          </w:rPr>
          <w:commentReference w:id="233"/>
        </w:r>
      </w:del>
      <w:del w:id="236" w:author="Christoffer Vissing" w:date="2024-08-12T14:36:00Z" w16du:dateUtc="2024-08-12T12:36:00Z">
        <w:r w:rsidR="00136696" w:rsidDel="00923EF4">
          <w:rPr>
            <w:rFonts w:ascii="Roboto" w:hAnsi="Roboto"/>
            <w:sz w:val="22"/>
            <w:szCs w:val="22"/>
            <w:lang w:val="en-US"/>
          </w:rPr>
          <w:delText xml:space="preserve"> the</w:delText>
        </w:r>
        <w:r w:rsidR="0054323F" w:rsidDel="00923EF4">
          <w:rPr>
            <w:rFonts w:ascii="Roboto" w:hAnsi="Roboto"/>
            <w:sz w:val="22"/>
            <w:szCs w:val="22"/>
            <w:lang w:val="en-US"/>
          </w:rPr>
          <w:delText xml:space="preserve"> </w:delText>
        </w:r>
      </w:del>
      <w:del w:id="237" w:author="Christoffer Vissing" w:date="2024-08-23T15:20:00Z" w16du:dateUtc="2024-08-23T13:20:00Z">
        <w:r w:rsidR="0054323F" w:rsidDel="00E169B6">
          <w:rPr>
            <w:rFonts w:ascii="Roboto" w:hAnsi="Roboto"/>
            <w:sz w:val="22"/>
            <w:szCs w:val="22"/>
            <w:lang w:val="en-US"/>
          </w:rPr>
          <w:delText>subsequent</w:delText>
        </w:r>
        <w:r w:rsidR="00136696" w:rsidDel="00E169B6">
          <w:rPr>
            <w:rFonts w:ascii="Roboto" w:hAnsi="Roboto"/>
            <w:sz w:val="22"/>
            <w:szCs w:val="22"/>
            <w:lang w:val="en-US"/>
          </w:rPr>
          <w:delText xml:space="preserve"> </w:delText>
        </w:r>
      </w:del>
      <w:del w:id="238" w:author="Christoffer Vissing" w:date="2024-08-12T14:36:00Z" w16du:dateUtc="2024-08-12T12:36:00Z">
        <w:r w:rsidR="00136696" w:rsidDel="00923EF4">
          <w:rPr>
            <w:rFonts w:ascii="Roboto" w:hAnsi="Roboto"/>
            <w:sz w:val="22"/>
            <w:szCs w:val="22"/>
            <w:lang w:val="en-US"/>
          </w:rPr>
          <w:delText xml:space="preserve">occurrence </w:delText>
        </w:r>
      </w:del>
      <w:del w:id="239" w:author="Christoffer Vissing" w:date="2024-08-23T15:20:00Z" w16du:dateUtc="2024-08-23T13:20:00Z">
        <w:r w:rsidR="00136696" w:rsidDel="00E169B6">
          <w:rPr>
            <w:rFonts w:ascii="Roboto" w:hAnsi="Roboto"/>
            <w:sz w:val="22"/>
            <w:szCs w:val="22"/>
            <w:lang w:val="en-US"/>
          </w:rPr>
          <w:delText xml:space="preserve">of </w:delText>
        </w:r>
        <w:r w:rsidR="00413FB0" w:rsidDel="00E169B6">
          <w:rPr>
            <w:rFonts w:ascii="Roboto" w:hAnsi="Roboto"/>
            <w:sz w:val="22"/>
            <w:szCs w:val="22"/>
            <w:lang w:val="en-US"/>
          </w:rPr>
          <w:delText>the other</w:delText>
        </w:r>
      </w:del>
      <w:r w:rsidR="00FF700B" w:rsidRPr="00431AEB">
        <w:rPr>
          <w:rFonts w:ascii="Roboto" w:hAnsi="Roboto"/>
          <w:sz w:val="22"/>
          <w:szCs w:val="22"/>
          <w:lang w:val="en-US"/>
        </w:rPr>
        <w:t xml:space="preserve">. </w:t>
      </w:r>
      <w:r w:rsidR="005F3FDD" w:rsidRPr="00431AEB">
        <w:rPr>
          <w:rFonts w:ascii="Roboto" w:hAnsi="Roboto"/>
          <w:sz w:val="22"/>
          <w:szCs w:val="22"/>
          <w:lang w:val="en-US"/>
        </w:rPr>
        <w:t xml:space="preserve">Obesity was associated with </w:t>
      </w:r>
      <w:r w:rsidRPr="00431AEB">
        <w:rPr>
          <w:rFonts w:ascii="Roboto" w:hAnsi="Roboto"/>
          <w:sz w:val="22"/>
          <w:szCs w:val="22"/>
          <w:lang w:val="en-US"/>
        </w:rPr>
        <w:t>a higher rate</w:t>
      </w:r>
      <w:r w:rsidR="005F3FDD" w:rsidRPr="00431AEB">
        <w:rPr>
          <w:rFonts w:ascii="Roboto" w:hAnsi="Roboto"/>
          <w:sz w:val="22"/>
          <w:szCs w:val="22"/>
          <w:lang w:val="en-US"/>
        </w:rPr>
        <w:t xml:space="preserve"> of </w:t>
      </w:r>
      <w:r w:rsidR="003C2490">
        <w:rPr>
          <w:rFonts w:ascii="Roboto" w:hAnsi="Roboto"/>
          <w:sz w:val="22"/>
          <w:szCs w:val="22"/>
          <w:lang w:val="en-US"/>
        </w:rPr>
        <w:t xml:space="preserve">developing </w:t>
      </w:r>
      <w:r w:rsidR="005F3FDD" w:rsidRPr="00431AEB">
        <w:rPr>
          <w:rFonts w:ascii="Roboto" w:hAnsi="Roboto"/>
          <w:sz w:val="22"/>
          <w:szCs w:val="22"/>
          <w:lang w:val="en-US"/>
        </w:rPr>
        <w:t>obstructive physiology (HR 1.</w:t>
      </w:r>
      <w:r w:rsidR="0087104C" w:rsidRPr="00431AEB">
        <w:rPr>
          <w:rFonts w:ascii="Roboto" w:hAnsi="Roboto"/>
          <w:sz w:val="22"/>
          <w:szCs w:val="22"/>
          <w:lang w:val="en-US"/>
        </w:rPr>
        <w:t>7</w:t>
      </w:r>
      <w:r w:rsidR="00E44A75">
        <w:rPr>
          <w:rFonts w:ascii="Roboto" w:hAnsi="Roboto"/>
          <w:sz w:val="22"/>
          <w:szCs w:val="22"/>
          <w:lang w:val="en-US"/>
        </w:rPr>
        <w:t>9</w:t>
      </w:r>
      <w:r w:rsidR="0087104C" w:rsidRPr="003A41F5">
        <w:rPr>
          <w:rFonts w:ascii="Roboto" w:hAnsi="Roboto"/>
          <w:sz w:val="22"/>
          <w:szCs w:val="22"/>
          <w:lang w:val="en-US"/>
        </w:rPr>
        <w:t xml:space="preserve"> [CI 1.5</w:t>
      </w:r>
      <w:r w:rsidR="00E44A75">
        <w:rPr>
          <w:rFonts w:ascii="Roboto" w:hAnsi="Roboto"/>
          <w:sz w:val="22"/>
          <w:szCs w:val="22"/>
          <w:lang w:val="en-US"/>
        </w:rPr>
        <w:t>8</w:t>
      </w:r>
      <w:r w:rsidR="0087104C" w:rsidRPr="003A41F5">
        <w:rPr>
          <w:rFonts w:ascii="Roboto" w:hAnsi="Roboto"/>
          <w:sz w:val="22"/>
          <w:szCs w:val="22"/>
          <w:lang w:val="en-US"/>
        </w:rPr>
        <w:t>-2.02]</w:t>
      </w:r>
      <w:r w:rsidR="005F3FDD" w:rsidRPr="003A41F5">
        <w:rPr>
          <w:rFonts w:ascii="Roboto" w:hAnsi="Roboto"/>
          <w:sz w:val="22"/>
          <w:szCs w:val="22"/>
          <w:lang w:val="en-US"/>
        </w:rPr>
        <w:t>), atrial fibrillation (HR 1.</w:t>
      </w:r>
      <w:r w:rsidR="00E44A75">
        <w:rPr>
          <w:rFonts w:ascii="Roboto" w:hAnsi="Roboto"/>
          <w:sz w:val="22"/>
          <w:szCs w:val="22"/>
          <w:lang w:val="en-US"/>
        </w:rPr>
        <w:t>49</w:t>
      </w:r>
      <w:r w:rsidR="0087104C" w:rsidRPr="003A41F5">
        <w:rPr>
          <w:rFonts w:ascii="Roboto" w:hAnsi="Roboto"/>
          <w:sz w:val="22"/>
          <w:szCs w:val="22"/>
          <w:lang w:val="en-US"/>
        </w:rPr>
        <w:t xml:space="preserve"> [CI 1.2</w:t>
      </w:r>
      <w:r w:rsidR="00E44A75">
        <w:rPr>
          <w:rFonts w:ascii="Roboto" w:hAnsi="Roboto"/>
          <w:sz w:val="22"/>
          <w:szCs w:val="22"/>
          <w:lang w:val="en-US"/>
        </w:rPr>
        <w:t>8</w:t>
      </w:r>
      <w:r w:rsidR="0087104C" w:rsidRPr="00431AEB">
        <w:rPr>
          <w:rFonts w:ascii="Roboto" w:hAnsi="Roboto"/>
          <w:sz w:val="22"/>
          <w:szCs w:val="22"/>
          <w:lang w:val="en-US"/>
        </w:rPr>
        <w:t>-1.</w:t>
      </w:r>
      <w:r w:rsidR="00E44A75">
        <w:rPr>
          <w:rFonts w:ascii="Roboto" w:hAnsi="Roboto"/>
          <w:sz w:val="22"/>
          <w:szCs w:val="22"/>
          <w:lang w:val="en-US"/>
        </w:rPr>
        <w:t>73</w:t>
      </w:r>
      <w:r w:rsidR="0087104C" w:rsidRPr="003A41F5">
        <w:rPr>
          <w:rFonts w:ascii="Roboto" w:hAnsi="Roboto"/>
          <w:sz w:val="22"/>
          <w:szCs w:val="22"/>
          <w:lang w:val="en-US"/>
        </w:rPr>
        <w:t>]</w:t>
      </w:r>
      <w:r w:rsidR="005F3FDD" w:rsidRPr="003A41F5">
        <w:rPr>
          <w:rFonts w:ascii="Roboto" w:hAnsi="Roboto"/>
          <w:sz w:val="22"/>
          <w:szCs w:val="22"/>
          <w:lang w:val="en-US"/>
        </w:rPr>
        <w:t>) and NYHA class III-IV symptoms (HR 1.9</w:t>
      </w:r>
      <w:r w:rsidR="00E44A75">
        <w:rPr>
          <w:rFonts w:ascii="Roboto" w:hAnsi="Roboto"/>
          <w:sz w:val="22"/>
          <w:szCs w:val="22"/>
          <w:lang w:val="en-US"/>
        </w:rPr>
        <w:t>0</w:t>
      </w:r>
      <w:r w:rsidR="0087104C" w:rsidRPr="00431AEB">
        <w:rPr>
          <w:rFonts w:ascii="Roboto" w:hAnsi="Roboto"/>
          <w:sz w:val="22"/>
          <w:szCs w:val="22"/>
          <w:lang w:val="en-US"/>
        </w:rPr>
        <w:t xml:space="preserve"> [CI 1.62-2.2</w:t>
      </w:r>
      <w:r w:rsidR="00E44A75">
        <w:rPr>
          <w:rFonts w:ascii="Roboto" w:hAnsi="Roboto"/>
          <w:sz w:val="22"/>
          <w:szCs w:val="22"/>
          <w:lang w:val="en-US"/>
        </w:rPr>
        <w:t>3</w:t>
      </w:r>
      <w:r w:rsidR="0087104C" w:rsidRPr="00431AEB">
        <w:rPr>
          <w:rFonts w:ascii="Roboto" w:hAnsi="Roboto"/>
          <w:sz w:val="22"/>
          <w:szCs w:val="22"/>
          <w:lang w:val="en-US"/>
        </w:rPr>
        <w:t>]</w:t>
      </w:r>
      <w:r w:rsidR="005F3FDD" w:rsidRPr="00431AEB">
        <w:rPr>
          <w:rFonts w:ascii="Roboto" w:hAnsi="Roboto"/>
          <w:sz w:val="22"/>
          <w:szCs w:val="22"/>
          <w:lang w:val="en-US"/>
        </w:rPr>
        <w:t xml:space="preserve">). </w:t>
      </w:r>
      <w:r w:rsidR="00A008C6" w:rsidRPr="00431AEB">
        <w:rPr>
          <w:rFonts w:ascii="Roboto" w:hAnsi="Roboto"/>
          <w:sz w:val="22"/>
          <w:szCs w:val="22"/>
          <w:lang w:val="en-US"/>
        </w:rPr>
        <w:t>H</w:t>
      </w:r>
      <w:r w:rsidR="00A961C0" w:rsidRPr="00431AEB">
        <w:rPr>
          <w:rFonts w:ascii="Roboto" w:hAnsi="Roboto"/>
          <w:sz w:val="22"/>
          <w:szCs w:val="22"/>
          <w:lang w:val="en-US"/>
        </w:rPr>
        <w:t>ypertension</w:t>
      </w:r>
      <w:r w:rsidR="00A008C6" w:rsidRPr="00431AEB">
        <w:rPr>
          <w:rFonts w:ascii="Roboto" w:hAnsi="Roboto"/>
          <w:sz w:val="22"/>
          <w:szCs w:val="22"/>
          <w:lang w:val="en-US"/>
        </w:rPr>
        <w:t xml:space="preserve"> </w:t>
      </w:r>
      <w:r w:rsidR="0054323F">
        <w:rPr>
          <w:rFonts w:ascii="Roboto" w:hAnsi="Roboto"/>
          <w:sz w:val="22"/>
          <w:szCs w:val="22"/>
          <w:lang w:val="en-US"/>
        </w:rPr>
        <w:t>was associated</w:t>
      </w:r>
      <w:r w:rsidR="00A008C6" w:rsidRPr="00431AEB">
        <w:rPr>
          <w:rFonts w:ascii="Roboto" w:hAnsi="Roboto"/>
          <w:sz w:val="22"/>
          <w:szCs w:val="22"/>
          <w:lang w:val="en-US"/>
        </w:rPr>
        <w:t xml:space="preserve"> with incident LV obstruction (</w:t>
      </w:r>
      <w:r w:rsidR="005F3FDD" w:rsidRPr="00431AEB">
        <w:rPr>
          <w:rFonts w:ascii="Roboto" w:hAnsi="Roboto"/>
          <w:sz w:val="22"/>
          <w:szCs w:val="22"/>
          <w:lang w:val="en-US"/>
        </w:rPr>
        <w:t>HR 1.</w:t>
      </w:r>
      <w:r w:rsidR="0087104C" w:rsidRPr="00431AEB">
        <w:rPr>
          <w:rFonts w:ascii="Roboto" w:hAnsi="Roboto"/>
          <w:sz w:val="22"/>
          <w:szCs w:val="22"/>
          <w:lang w:val="en-US"/>
        </w:rPr>
        <w:t>4</w:t>
      </w:r>
      <w:r w:rsidR="00E44A75">
        <w:rPr>
          <w:rFonts w:ascii="Roboto" w:hAnsi="Roboto"/>
          <w:sz w:val="22"/>
          <w:szCs w:val="22"/>
          <w:lang w:val="en-US"/>
        </w:rPr>
        <w:t>1</w:t>
      </w:r>
      <w:r w:rsidR="0087104C" w:rsidRPr="003A41F5">
        <w:rPr>
          <w:rFonts w:ascii="Roboto" w:hAnsi="Roboto"/>
          <w:sz w:val="22"/>
          <w:szCs w:val="22"/>
          <w:lang w:val="en-US"/>
        </w:rPr>
        <w:t xml:space="preserve"> [CI 1.2</w:t>
      </w:r>
      <w:r w:rsidR="00E44A75">
        <w:rPr>
          <w:rFonts w:ascii="Roboto" w:hAnsi="Roboto"/>
          <w:sz w:val="22"/>
          <w:szCs w:val="22"/>
          <w:lang w:val="en-US"/>
        </w:rPr>
        <w:t>4</w:t>
      </w:r>
      <w:r w:rsidR="0087104C" w:rsidRPr="00431AEB">
        <w:rPr>
          <w:rFonts w:ascii="Roboto" w:hAnsi="Roboto"/>
          <w:sz w:val="22"/>
          <w:szCs w:val="22"/>
          <w:lang w:val="en-US"/>
        </w:rPr>
        <w:t>-1.61]</w:t>
      </w:r>
      <w:r w:rsidR="00A008C6" w:rsidRPr="00431AEB">
        <w:rPr>
          <w:rFonts w:ascii="Roboto" w:hAnsi="Roboto"/>
          <w:sz w:val="22"/>
          <w:szCs w:val="22"/>
          <w:lang w:val="en-US"/>
        </w:rPr>
        <w:t>)</w:t>
      </w:r>
      <w:r w:rsidR="003C2490">
        <w:rPr>
          <w:rFonts w:ascii="Roboto" w:hAnsi="Roboto"/>
          <w:sz w:val="22"/>
          <w:szCs w:val="22"/>
          <w:lang w:val="en-US"/>
        </w:rPr>
        <w:t>. O</w:t>
      </w:r>
      <w:r w:rsidR="005F3FDD" w:rsidRPr="00431AEB">
        <w:rPr>
          <w:rFonts w:ascii="Roboto" w:hAnsi="Roboto"/>
          <w:sz w:val="22"/>
          <w:szCs w:val="22"/>
          <w:lang w:val="en-US"/>
        </w:rPr>
        <w:t xml:space="preserve">bstruction was associated with </w:t>
      </w:r>
      <w:r w:rsidR="00F85441">
        <w:rPr>
          <w:rFonts w:ascii="Roboto" w:hAnsi="Roboto"/>
          <w:sz w:val="22"/>
          <w:szCs w:val="22"/>
          <w:lang w:val="en-US"/>
        </w:rPr>
        <w:t xml:space="preserve">higher rates of </w:t>
      </w:r>
      <w:r w:rsidR="005F3FDD" w:rsidRPr="00431AEB">
        <w:rPr>
          <w:rFonts w:ascii="Roboto" w:hAnsi="Roboto"/>
          <w:sz w:val="22"/>
          <w:szCs w:val="22"/>
          <w:lang w:val="en-US"/>
        </w:rPr>
        <w:t>incident atrial fibrillation (HR 1.</w:t>
      </w:r>
      <w:r w:rsidR="00E44A75">
        <w:rPr>
          <w:rFonts w:ascii="Roboto" w:hAnsi="Roboto"/>
          <w:sz w:val="22"/>
          <w:szCs w:val="22"/>
          <w:lang w:val="en-US"/>
        </w:rPr>
        <w:t>92</w:t>
      </w:r>
      <w:r w:rsidR="0087104C" w:rsidRPr="003A41F5">
        <w:rPr>
          <w:rFonts w:ascii="Roboto" w:hAnsi="Roboto"/>
          <w:sz w:val="22"/>
          <w:szCs w:val="22"/>
          <w:lang w:val="en-US"/>
        </w:rPr>
        <w:t xml:space="preserve"> [CI 1.</w:t>
      </w:r>
      <w:r w:rsidR="00E44A75">
        <w:rPr>
          <w:rFonts w:ascii="Roboto" w:hAnsi="Roboto"/>
          <w:sz w:val="22"/>
          <w:szCs w:val="22"/>
          <w:lang w:val="en-US"/>
        </w:rPr>
        <w:t>66</w:t>
      </w:r>
      <w:r w:rsidR="0087104C" w:rsidRPr="003A41F5">
        <w:rPr>
          <w:rFonts w:ascii="Roboto" w:hAnsi="Roboto"/>
          <w:sz w:val="22"/>
          <w:szCs w:val="22"/>
          <w:lang w:val="en-US"/>
        </w:rPr>
        <w:t>-2.</w:t>
      </w:r>
      <w:r w:rsidR="00E44A75">
        <w:rPr>
          <w:rFonts w:ascii="Roboto" w:hAnsi="Roboto"/>
          <w:sz w:val="22"/>
          <w:szCs w:val="22"/>
          <w:lang w:val="en-US"/>
        </w:rPr>
        <w:t>22</w:t>
      </w:r>
      <w:r w:rsidR="0087104C" w:rsidRPr="003A41F5">
        <w:rPr>
          <w:rFonts w:ascii="Roboto" w:hAnsi="Roboto"/>
          <w:sz w:val="22"/>
          <w:szCs w:val="22"/>
          <w:lang w:val="en-US"/>
        </w:rPr>
        <w:t>]</w:t>
      </w:r>
      <w:r w:rsidR="005F3FDD" w:rsidRPr="003A41F5">
        <w:rPr>
          <w:rFonts w:ascii="Roboto" w:hAnsi="Roboto"/>
          <w:sz w:val="22"/>
          <w:szCs w:val="22"/>
          <w:lang w:val="en-US"/>
        </w:rPr>
        <w:t>) and NYHA class III-IV symptoms (2.</w:t>
      </w:r>
      <w:r w:rsidR="00E44A75">
        <w:rPr>
          <w:rFonts w:ascii="Roboto" w:hAnsi="Roboto"/>
          <w:sz w:val="22"/>
          <w:szCs w:val="22"/>
          <w:lang w:val="en-US"/>
        </w:rPr>
        <w:t>23</w:t>
      </w:r>
      <w:r w:rsidR="0087104C" w:rsidRPr="003A41F5">
        <w:rPr>
          <w:rFonts w:ascii="Roboto" w:hAnsi="Roboto"/>
          <w:sz w:val="22"/>
          <w:szCs w:val="22"/>
          <w:lang w:val="en-US"/>
        </w:rPr>
        <w:t xml:space="preserve"> [CI 1.</w:t>
      </w:r>
      <w:r w:rsidR="00E44A75">
        <w:rPr>
          <w:rFonts w:ascii="Roboto" w:hAnsi="Roboto"/>
          <w:sz w:val="22"/>
          <w:szCs w:val="22"/>
          <w:lang w:val="en-US"/>
        </w:rPr>
        <w:t>9</w:t>
      </w:r>
      <w:r w:rsidR="0087104C" w:rsidRPr="003A41F5">
        <w:rPr>
          <w:rFonts w:ascii="Roboto" w:hAnsi="Roboto"/>
          <w:sz w:val="22"/>
          <w:szCs w:val="22"/>
          <w:lang w:val="en-US"/>
        </w:rPr>
        <w:t>0-2.</w:t>
      </w:r>
      <w:r w:rsidR="00E44A75">
        <w:rPr>
          <w:rFonts w:ascii="Roboto" w:hAnsi="Roboto"/>
          <w:sz w:val="22"/>
          <w:szCs w:val="22"/>
          <w:lang w:val="en-US"/>
        </w:rPr>
        <w:t>62</w:t>
      </w:r>
      <w:r w:rsidR="0087104C" w:rsidRPr="003A41F5">
        <w:rPr>
          <w:rFonts w:ascii="Roboto" w:hAnsi="Roboto"/>
          <w:sz w:val="22"/>
          <w:szCs w:val="22"/>
          <w:lang w:val="en-US"/>
        </w:rPr>
        <w:t>]</w:t>
      </w:r>
      <w:r w:rsidR="005F3FDD" w:rsidRPr="003A41F5">
        <w:rPr>
          <w:rFonts w:ascii="Roboto" w:hAnsi="Roboto"/>
          <w:sz w:val="22"/>
          <w:szCs w:val="22"/>
          <w:lang w:val="en-US"/>
        </w:rPr>
        <w:t>)</w:t>
      </w:r>
      <w:del w:id="240" w:author="Christoffer Vissing" w:date="2024-09-04T11:56:00Z" w16du:dateUtc="2024-09-04T09:56:00Z">
        <w:r w:rsidR="00CC498B" w:rsidDel="00500C2A">
          <w:rPr>
            <w:rFonts w:ascii="Roboto" w:hAnsi="Roboto"/>
            <w:sz w:val="22"/>
            <w:szCs w:val="22"/>
            <w:lang w:val="en-US"/>
          </w:rPr>
          <w:delText xml:space="preserve"> but </w:delText>
        </w:r>
        <w:commentRangeStart w:id="241"/>
        <w:commentRangeStart w:id="242"/>
        <w:commentRangeStart w:id="243"/>
        <w:r w:rsidR="00CC498B" w:rsidDel="00500C2A">
          <w:rPr>
            <w:rFonts w:ascii="Roboto" w:hAnsi="Roboto"/>
            <w:sz w:val="22"/>
            <w:szCs w:val="22"/>
            <w:lang w:val="en-US"/>
          </w:rPr>
          <w:delText>did not appear to increase risk of advanced heart failure, ventricular arrhythmias, stroke</w:delText>
        </w:r>
        <w:r w:rsidR="004A1BC5" w:rsidDel="00500C2A">
          <w:rPr>
            <w:rFonts w:ascii="Roboto" w:hAnsi="Roboto"/>
            <w:sz w:val="22"/>
            <w:szCs w:val="22"/>
            <w:lang w:val="en-US"/>
          </w:rPr>
          <w:delText>,</w:delText>
        </w:r>
        <w:r w:rsidR="00CC498B" w:rsidDel="00500C2A">
          <w:rPr>
            <w:rFonts w:ascii="Roboto" w:hAnsi="Roboto"/>
            <w:sz w:val="22"/>
            <w:szCs w:val="22"/>
            <w:lang w:val="en-US"/>
          </w:rPr>
          <w:delText xml:space="preserve"> or death</w:delText>
        </w:r>
      </w:del>
      <w:commentRangeEnd w:id="241"/>
      <w:r w:rsidR="00AC61DA">
        <w:rPr>
          <w:rStyle w:val="Kommentarhenvisning"/>
          <w:lang w:val="en-US" w:eastAsia="en-US"/>
        </w:rPr>
        <w:commentReference w:id="241"/>
      </w:r>
      <w:commentRangeEnd w:id="242"/>
      <w:r w:rsidR="005759C1">
        <w:rPr>
          <w:rStyle w:val="Kommentarhenvisning"/>
          <w:lang w:val="en-US" w:eastAsia="en-US"/>
        </w:rPr>
        <w:commentReference w:id="242"/>
      </w:r>
      <w:commentRangeEnd w:id="243"/>
      <w:r w:rsidR="005759C1">
        <w:rPr>
          <w:rStyle w:val="Kommentarhenvisning"/>
          <w:lang w:val="en-US" w:eastAsia="en-US"/>
        </w:rPr>
        <w:commentReference w:id="243"/>
      </w:r>
      <w:r w:rsidR="0090387A" w:rsidRPr="003A41F5">
        <w:rPr>
          <w:rFonts w:ascii="Roboto" w:hAnsi="Roboto"/>
          <w:sz w:val="22"/>
          <w:szCs w:val="22"/>
          <w:lang w:val="en-US"/>
        </w:rPr>
        <w:t xml:space="preserve">. </w:t>
      </w:r>
      <w:r w:rsidR="0049191A" w:rsidRPr="003A41F5">
        <w:rPr>
          <w:rFonts w:ascii="Roboto" w:hAnsi="Roboto"/>
          <w:sz w:val="22"/>
          <w:szCs w:val="22"/>
          <w:lang w:val="en-US"/>
        </w:rPr>
        <w:t>A</w:t>
      </w:r>
      <w:r w:rsidR="0094582D" w:rsidRPr="003A41F5">
        <w:rPr>
          <w:rFonts w:ascii="Roboto" w:hAnsi="Roboto"/>
          <w:sz w:val="22"/>
          <w:szCs w:val="22"/>
          <w:lang w:val="en-US"/>
        </w:rPr>
        <w:t xml:space="preserve">trial fibrillation </w:t>
      </w:r>
      <w:r w:rsidR="003C3095">
        <w:rPr>
          <w:rFonts w:ascii="Roboto" w:hAnsi="Roboto"/>
          <w:sz w:val="22"/>
          <w:szCs w:val="22"/>
          <w:lang w:val="en-US"/>
        </w:rPr>
        <w:t>was associated with the most subsequent events with</w:t>
      </w:r>
      <w:r w:rsidR="00F85441">
        <w:rPr>
          <w:rFonts w:ascii="Roboto" w:hAnsi="Roboto"/>
          <w:sz w:val="22"/>
          <w:szCs w:val="22"/>
          <w:lang w:val="en-US"/>
        </w:rPr>
        <w:t xml:space="preserve"> higher downstream rates of</w:t>
      </w:r>
      <w:r w:rsidR="00461927" w:rsidRPr="003A41F5">
        <w:rPr>
          <w:rFonts w:ascii="Roboto" w:hAnsi="Roboto"/>
          <w:sz w:val="22"/>
          <w:szCs w:val="22"/>
          <w:lang w:val="en-US"/>
        </w:rPr>
        <w:t xml:space="preserve"> </w:t>
      </w:r>
      <w:r w:rsidR="003C2490">
        <w:rPr>
          <w:rFonts w:ascii="Roboto" w:hAnsi="Roboto"/>
          <w:sz w:val="22"/>
          <w:szCs w:val="22"/>
          <w:lang w:val="en-US"/>
        </w:rPr>
        <w:t xml:space="preserve">developing </w:t>
      </w:r>
      <w:r w:rsidR="00461927" w:rsidRPr="00907D0E">
        <w:rPr>
          <w:rFonts w:ascii="Roboto" w:hAnsi="Roboto"/>
          <w:sz w:val="22"/>
          <w:szCs w:val="22"/>
          <w:lang w:val="en-US"/>
        </w:rPr>
        <w:t>incident</w:t>
      </w:r>
      <w:r w:rsidR="0049191A" w:rsidRPr="00907D0E">
        <w:rPr>
          <w:rFonts w:ascii="Roboto" w:hAnsi="Roboto"/>
          <w:sz w:val="22"/>
          <w:szCs w:val="22"/>
          <w:lang w:val="en-US"/>
        </w:rPr>
        <w:t xml:space="preserve"> </w:t>
      </w:r>
      <w:r w:rsidR="0094582D" w:rsidRPr="00907D0E">
        <w:rPr>
          <w:rFonts w:ascii="Roboto" w:hAnsi="Roboto"/>
          <w:sz w:val="22"/>
          <w:szCs w:val="22"/>
          <w:lang w:val="en-US"/>
        </w:rPr>
        <w:t xml:space="preserve">heart failure </w:t>
      </w:r>
      <w:r w:rsidR="0094582D" w:rsidRPr="003A41F5">
        <w:rPr>
          <w:rFonts w:ascii="Roboto" w:hAnsi="Roboto"/>
          <w:sz w:val="22"/>
          <w:szCs w:val="22"/>
          <w:lang w:val="en-US"/>
        </w:rPr>
        <w:t>outcomes</w:t>
      </w:r>
      <w:r w:rsidR="00B4257D" w:rsidRPr="003A41F5">
        <w:rPr>
          <w:rFonts w:ascii="Roboto" w:hAnsi="Roboto"/>
          <w:sz w:val="22"/>
          <w:szCs w:val="22"/>
          <w:lang w:val="en-US"/>
        </w:rPr>
        <w:t xml:space="preserve"> (HR </w:t>
      </w:r>
      <w:r w:rsidR="00102552" w:rsidRPr="003A41F5">
        <w:rPr>
          <w:rFonts w:ascii="Roboto" w:hAnsi="Roboto"/>
          <w:sz w:val="22"/>
          <w:szCs w:val="22"/>
          <w:lang w:val="en-US"/>
        </w:rPr>
        <w:t>2.0</w:t>
      </w:r>
      <w:r w:rsidR="00E44A75">
        <w:rPr>
          <w:rFonts w:ascii="Roboto" w:hAnsi="Roboto"/>
          <w:sz w:val="22"/>
          <w:szCs w:val="22"/>
          <w:lang w:val="en-US"/>
        </w:rPr>
        <w:t>5</w:t>
      </w:r>
      <w:r w:rsidR="00B4257D" w:rsidRPr="00431AEB">
        <w:rPr>
          <w:rFonts w:ascii="Roboto" w:hAnsi="Roboto"/>
          <w:sz w:val="22"/>
          <w:szCs w:val="22"/>
          <w:lang w:val="en-US"/>
        </w:rPr>
        <w:t xml:space="preserve"> for NYHA III-IV symptoms, HR 2.</w:t>
      </w:r>
      <w:r w:rsidR="00102552" w:rsidRPr="00431AEB">
        <w:rPr>
          <w:rFonts w:ascii="Roboto" w:hAnsi="Roboto"/>
          <w:sz w:val="22"/>
          <w:szCs w:val="22"/>
          <w:lang w:val="en-US"/>
        </w:rPr>
        <w:t>7</w:t>
      </w:r>
      <w:r w:rsidR="00E44A75">
        <w:rPr>
          <w:rFonts w:ascii="Roboto" w:hAnsi="Roboto"/>
          <w:sz w:val="22"/>
          <w:szCs w:val="22"/>
          <w:lang w:val="en-US"/>
        </w:rPr>
        <w:t>1</w:t>
      </w:r>
      <w:r w:rsidR="00B4257D" w:rsidRPr="00431AEB">
        <w:rPr>
          <w:rFonts w:ascii="Roboto" w:hAnsi="Roboto"/>
          <w:sz w:val="22"/>
          <w:szCs w:val="22"/>
          <w:lang w:val="en-US"/>
        </w:rPr>
        <w:t xml:space="preserve"> for LV</w:t>
      </w:r>
      <w:ins w:id="244" w:author="Christoffer Vissing" w:date="2024-08-12T14:07:00Z" w16du:dateUtc="2024-08-12T12:07:00Z">
        <w:r w:rsidR="00753492">
          <w:rPr>
            <w:rFonts w:ascii="Roboto" w:hAnsi="Roboto"/>
            <w:sz w:val="22"/>
            <w:szCs w:val="22"/>
            <w:lang w:val="en-US"/>
          </w:rPr>
          <w:t xml:space="preserve"> systolic dysfunction </w:t>
        </w:r>
      </w:ins>
      <w:del w:id="245" w:author="Christoffer Vissing" w:date="2024-08-12T14:07:00Z" w16du:dateUtc="2024-08-12T12:07:00Z">
        <w:r w:rsidR="00B4257D" w:rsidRPr="00431AEB" w:rsidDel="00753492">
          <w:rPr>
            <w:rFonts w:ascii="Roboto" w:hAnsi="Roboto"/>
            <w:sz w:val="22"/>
            <w:szCs w:val="22"/>
            <w:lang w:val="en-US"/>
          </w:rPr>
          <w:delText>SD</w:delText>
        </w:r>
      </w:del>
      <w:r w:rsidR="00B4257D" w:rsidRPr="00431AEB">
        <w:rPr>
          <w:rFonts w:ascii="Roboto" w:hAnsi="Roboto"/>
          <w:sz w:val="22"/>
          <w:szCs w:val="22"/>
          <w:lang w:val="en-US"/>
        </w:rPr>
        <w:t xml:space="preserve">, and </w:t>
      </w:r>
      <w:r w:rsidR="00E44A75">
        <w:rPr>
          <w:rFonts w:ascii="Roboto" w:hAnsi="Roboto"/>
          <w:sz w:val="22"/>
          <w:szCs w:val="22"/>
          <w:lang w:val="en-US"/>
        </w:rPr>
        <w:t>8</w:t>
      </w:r>
      <w:r w:rsidR="00B4257D" w:rsidRPr="00431AEB">
        <w:rPr>
          <w:rFonts w:ascii="Roboto" w:hAnsi="Roboto"/>
          <w:sz w:val="22"/>
          <w:szCs w:val="22"/>
          <w:lang w:val="en-US"/>
        </w:rPr>
        <w:t>.</w:t>
      </w:r>
      <w:r w:rsidR="00E44A75">
        <w:rPr>
          <w:rFonts w:ascii="Roboto" w:hAnsi="Roboto"/>
          <w:sz w:val="22"/>
          <w:szCs w:val="22"/>
          <w:lang w:val="en-US"/>
        </w:rPr>
        <w:t>2</w:t>
      </w:r>
      <w:r w:rsidR="00B4257D" w:rsidRPr="00431AEB">
        <w:rPr>
          <w:rFonts w:ascii="Roboto" w:hAnsi="Roboto"/>
          <w:sz w:val="22"/>
          <w:szCs w:val="22"/>
          <w:lang w:val="en-US"/>
        </w:rPr>
        <w:t xml:space="preserve"> for cardiac transplantation)</w:t>
      </w:r>
      <w:r w:rsidR="00461927" w:rsidRPr="00431AEB">
        <w:rPr>
          <w:rFonts w:ascii="Roboto" w:hAnsi="Roboto"/>
          <w:sz w:val="22"/>
          <w:szCs w:val="22"/>
          <w:lang w:val="en-US"/>
        </w:rPr>
        <w:t xml:space="preserve">, </w:t>
      </w:r>
      <w:r w:rsidR="00461927" w:rsidRPr="00431AEB">
        <w:rPr>
          <w:rFonts w:ascii="Roboto" w:hAnsi="Roboto"/>
          <w:sz w:val="22"/>
          <w:szCs w:val="22"/>
          <w:lang w:val="en-US"/>
        </w:rPr>
        <w:lastRenderedPageBreak/>
        <w:t>ventricular arrhythmias (HR 3.</w:t>
      </w:r>
      <w:r w:rsidR="00E44A75">
        <w:rPr>
          <w:rFonts w:ascii="Roboto" w:hAnsi="Roboto"/>
          <w:sz w:val="22"/>
          <w:szCs w:val="22"/>
          <w:lang w:val="en-US"/>
        </w:rPr>
        <w:t>21</w:t>
      </w:r>
      <w:r w:rsidR="00461927" w:rsidRPr="003A41F5">
        <w:rPr>
          <w:rFonts w:ascii="Roboto" w:hAnsi="Roboto"/>
          <w:sz w:val="22"/>
          <w:szCs w:val="22"/>
          <w:lang w:val="en-US"/>
        </w:rPr>
        <w:t xml:space="preserve"> [CI: 2.</w:t>
      </w:r>
      <w:r w:rsidR="00E44A75">
        <w:rPr>
          <w:rFonts w:ascii="Roboto" w:hAnsi="Roboto"/>
          <w:sz w:val="22"/>
          <w:szCs w:val="22"/>
          <w:lang w:val="en-US"/>
        </w:rPr>
        <w:t>42</w:t>
      </w:r>
      <w:r w:rsidR="00461927" w:rsidRPr="003A41F5">
        <w:rPr>
          <w:rFonts w:ascii="Roboto" w:hAnsi="Roboto"/>
          <w:sz w:val="22"/>
          <w:szCs w:val="22"/>
          <w:lang w:val="en-US"/>
        </w:rPr>
        <w:t>-4.</w:t>
      </w:r>
      <w:r w:rsidR="00102552" w:rsidRPr="003A41F5">
        <w:rPr>
          <w:rFonts w:ascii="Roboto" w:hAnsi="Roboto"/>
          <w:sz w:val="22"/>
          <w:szCs w:val="22"/>
          <w:lang w:val="en-US"/>
        </w:rPr>
        <w:t>2</w:t>
      </w:r>
      <w:r w:rsidR="00461927" w:rsidRPr="003A41F5">
        <w:rPr>
          <w:rFonts w:ascii="Roboto" w:hAnsi="Roboto"/>
          <w:sz w:val="22"/>
          <w:szCs w:val="22"/>
          <w:lang w:val="en-US"/>
        </w:rPr>
        <w:t>]), stroke (HR 2.</w:t>
      </w:r>
      <w:r w:rsidR="00E44A75">
        <w:rPr>
          <w:rFonts w:ascii="Roboto" w:hAnsi="Roboto"/>
          <w:sz w:val="22"/>
          <w:szCs w:val="22"/>
          <w:lang w:val="en-US"/>
        </w:rPr>
        <w:t>13</w:t>
      </w:r>
      <w:r w:rsidR="00461927" w:rsidRPr="003A41F5">
        <w:rPr>
          <w:rFonts w:ascii="Roboto" w:hAnsi="Roboto"/>
          <w:sz w:val="22"/>
          <w:szCs w:val="22"/>
          <w:lang w:val="en-US"/>
        </w:rPr>
        <w:t xml:space="preserve"> [CI: 1.</w:t>
      </w:r>
      <w:r w:rsidR="00E44A75">
        <w:rPr>
          <w:rFonts w:ascii="Roboto" w:hAnsi="Roboto"/>
          <w:sz w:val="22"/>
          <w:szCs w:val="22"/>
          <w:lang w:val="en-US"/>
        </w:rPr>
        <w:t>57</w:t>
      </w:r>
      <w:r w:rsidR="00461927" w:rsidRPr="003A41F5">
        <w:rPr>
          <w:rFonts w:ascii="Roboto" w:hAnsi="Roboto"/>
          <w:sz w:val="22"/>
          <w:szCs w:val="22"/>
          <w:lang w:val="en-US"/>
        </w:rPr>
        <w:t>-</w:t>
      </w:r>
      <w:r w:rsidR="00E44A75">
        <w:rPr>
          <w:rFonts w:ascii="Roboto" w:hAnsi="Roboto"/>
          <w:sz w:val="22"/>
          <w:szCs w:val="22"/>
          <w:lang w:val="en-US"/>
        </w:rPr>
        <w:t>2</w:t>
      </w:r>
      <w:r w:rsidR="00461927" w:rsidRPr="00431AEB">
        <w:rPr>
          <w:rFonts w:ascii="Roboto" w:hAnsi="Roboto"/>
          <w:sz w:val="22"/>
          <w:szCs w:val="22"/>
          <w:lang w:val="en-US"/>
        </w:rPr>
        <w:t>.</w:t>
      </w:r>
      <w:r w:rsidR="00E44A75">
        <w:rPr>
          <w:rFonts w:ascii="Roboto" w:hAnsi="Roboto"/>
          <w:sz w:val="22"/>
          <w:szCs w:val="22"/>
          <w:lang w:val="en-US"/>
        </w:rPr>
        <w:t>88</w:t>
      </w:r>
      <w:r w:rsidR="00461927" w:rsidRPr="003A41F5">
        <w:rPr>
          <w:rFonts w:ascii="Roboto" w:hAnsi="Roboto"/>
          <w:sz w:val="22"/>
          <w:szCs w:val="22"/>
          <w:lang w:val="en-US"/>
        </w:rPr>
        <w:t xml:space="preserve">]) and </w:t>
      </w:r>
      <w:r w:rsidR="00E44A75">
        <w:rPr>
          <w:rFonts w:ascii="Roboto" w:hAnsi="Roboto"/>
          <w:sz w:val="22"/>
          <w:szCs w:val="22"/>
          <w:lang w:val="en-US"/>
        </w:rPr>
        <w:t>all-cause mortality</w:t>
      </w:r>
      <w:r w:rsidR="00E44A75" w:rsidRPr="00431AEB">
        <w:rPr>
          <w:rFonts w:ascii="Roboto" w:hAnsi="Roboto"/>
          <w:sz w:val="22"/>
          <w:szCs w:val="22"/>
          <w:lang w:val="en-US"/>
        </w:rPr>
        <w:t xml:space="preserve"> </w:t>
      </w:r>
      <w:r w:rsidR="00461927" w:rsidRPr="00431AEB">
        <w:rPr>
          <w:rFonts w:ascii="Roboto" w:hAnsi="Roboto"/>
          <w:sz w:val="22"/>
          <w:szCs w:val="22"/>
          <w:lang w:val="en-US"/>
        </w:rPr>
        <w:t>(HR 1.9</w:t>
      </w:r>
      <w:r w:rsidR="00E44A75">
        <w:rPr>
          <w:rFonts w:ascii="Roboto" w:hAnsi="Roboto"/>
          <w:sz w:val="22"/>
          <w:szCs w:val="22"/>
          <w:lang w:val="en-US"/>
        </w:rPr>
        <w:t>9</w:t>
      </w:r>
      <w:r w:rsidR="00461927" w:rsidRPr="003A41F5">
        <w:rPr>
          <w:rFonts w:ascii="Roboto" w:hAnsi="Roboto"/>
          <w:sz w:val="22"/>
          <w:szCs w:val="22"/>
          <w:lang w:val="en-US"/>
        </w:rPr>
        <w:t xml:space="preserve"> [CI: 1.6</w:t>
      </w:r>
      <w:r w:rsidR="00E44A75">
        <w:rPr>
          <w:rFonts w:ascii="Roboto" w:hAnsi="Roboto"/>
          <w:sz w:val="22"/>
          <w:szCs w:val="22"/>
          <w:lang w:val="en-US"/>
        </w:rPr>
        <w:t>8</w:t>
      </w:r>
      <w:r w:rsidR="00461927" w:rsidRPr="003A41F5">
        <w:rPr>
          <w:rFonts w:ascii="Roboto" w:hAnsi="Roboto"/>
          <w:sz w:val="22"/>
          <w:szCs w:val="22"/>
          <w:lang w:val="en-US"/>
        </w:rPr>
        <w:t>-2.</w:t>
      </w:r>
      <w:r w:rsidR="00102552" w:rsidRPr="003A41F5">
        <w:rPr>
          <w:rFonts w:ascii="Roboto" w:hAnsi="Roboto"/>
          <w:sz w:val="22"/>
          <w:szCs w:val="22"/>
          <w:lang w:val="en-US"/>
        </w:rPr>
        <w:t>3</w:t>
      </w:r>
      <w:r w:rsidR="00E44A75">
        <w:rPr>
          <w:rFonts w:ascii="Roboto" w:hAnsi="Roboto"/>
          <w:sz w:val="22"/>
          <w:szCs w:val="22"/>
          <w:lang w:val="en-US"/>
        </w:rPr>
        <w:t>6</w:t>
      </w:r>
      <w:r w:rsidR="00461927" w:rsidRPr="00431AEB">
        <w:rPr>
          <w:rFonts w:ascii="Roboto" w:hAnsi="Roboto"/>
          <w:sz w:val="22"/>
          <w:szCs w:val="22"/>
          <w:lang w:val="en-US"/>
        </w:rPr>
        <w:t xml:space="preserve">]). </w:t>
      </w:r>
      <w:ins w:id="246" w:author="Christoffer Vissing" w:date="2024-08-23T15:20:00Z" w16du:dateUtc="2024-08-23T13:20:00Z">
        <w:r w:rsidR="00E169B6">
          <w:rPr>
            <w:rFonts w:ascii="Roboto" w:hAnsi="Roboto"/>
            <w:sz w:val="22"/>
            <w:szCs w:val="22"/>
            <w:lang w:val="en-US"/>
          </w:rPr>
          <w:t xml:space="preserve">Finally, </w:t>
        </w:r>
      </w:ins>
      <w:r w:rsidR="00D52FCA" w:rsidRPr="00431AEB">
        <w:rPr>
          <w:rFonts w:ascii="Roboto" w:hAnsi="Roboto"/>
          <w:sz w:val="22"/>
          <w:szCs w:val="22"/>
          <w:lang w:val="en-US"/>
        </w:rPr>
        <w:t xml:space="preserve">LV systolic dysfunction </w:t>
      </w:r>
      <w:r w:rsidR="00F85441">
        <w:rPr>
          <w:rFonts w:ascii="Roboto" w:hAnsi="Roboto"/>
          <w:sz w:val="22"/>
          <w:szCs w:val="22"/>
          <w:lang w:val="en-US"/>
        </w:rPr>
        <w:t xml:space="preserve">led to a higher </w:t>
      </w:r>
      <w:r w:rsidR="00554798" w:rsidRPr="00431AEB">
        <w:rPr>
          <w:rFonts w:ascii="Roboto" w:hAnsi="Roboto"/>
          <w:sz w:val="22"/>
          <w:szCs w:val="22"/>
          <w:lang w:val="en-US"/>
        </w:rPr>
        <w:t>inciden</w:t>
      </w:r>
      <w:r w:rsidR="00F85441">
        <w:rPr>
          <w:rFonts w:ascii="Roboto" w:hAnsi="Roboto"/>
          <w:sz w:val="22"/>
          <w:szCs w:val="22"/>
          <w:lang w:val="en-US"/>
        </w:rPr>
        <w:t>ce of</w:t>
      </w:r>
      <w:r w:rsidR="00D52FCA" w:rsidRPr="00431AEB">
        <w:rPr>
          <w:rFonts w:ascii="Roboto" w:hAnsi="Roboto"/>
          <w:sz w:val="22"/>
          <w:szCs w:val="22"/>
          <w:lang w:val="en-US"/>
        </w:rPr>
        <w:t xml:space="preserve"> NYHA class III-IV symptoms (HR </w:t>
      </w:r>
      <w:r w:rsidR="0087104C" w:rsidRPr="00431AEB">
        <w:rPr>
          <w:rFonts w:ascii="Roboto" w:hAnsi="Roboto"/>
          <w:sz w:val="22"/>
          <w:szCs w:val="22"/>
          <w:lang w:val="en-US"/>
        </w:rPr>
        <w:t>2</w:t>
      </w:r>
      <w:r w:rsidR="00D52FCA" w:rsidRPr="00431AEB">
        <w:rPr>
          <w:rFonts w:ascii="Roboto" w:hAnsi="Roboto"/>
          <w:sz w:val="22"/>
          <w:szCs w:val="22"/>
          <w:lang w:val="en-US"/>
        </w:rPr>
        <w:t>.</w:t>
      </w:r>
      <w:r w:rsidR="0087104C" w:rsidRPr="00431AEB">
        <w:rPr>
          <w:rFonts w:ascii="Roboto" w:hAnsi="Roboto"/>
          <w:sz w:val="22"/>
          <w:szCs w:val="22"/>
          <w:lang w:val="en-US"/>
        </w:rPr>
        <w:t>3</w:t>
      </w:r>
      <w:r w:rsidR="00E44A75">
        <w:rPr>
          <w:rFonts w:ascii="Roboto" w:hAnsi="Roboto"/>
          <w:sz w:val="22"/>
          <w:szCs w:val="22"/>
          <w:lang w:val="en-US"/>
        </w:rPr>
        <w:t>7</w:t>
      </w:r>
      <w:r w:rsidR="0087104C" w:rsidRPr="00431AEB">
        <w:rPr>
          <w:rFonts w:ascii="Roboto" w:hAnsi="Roboto"/>
          <w:sz w:val="22"/>
          <w:szCs w:val="22"/>
          <w:lang w:val="en-US"/>
        </w:rPr>
        <w:t xml:space="preserve"> [CI 1.</w:t>
      </w:r>
      <w:r w:rsidR="00E44A75">
        <w:rPr>
          <w:rFonts w:ascii="Roboto" w:hAnsi="Roboto"/>
          <w:sz w:val="22"/>
          <w:szCs w:val="22"/>
          <w:lang w:val="en-US"/>
        </w:rPr>
        <w:t>84</w:t>
      </w:r>
      <w:r w:rsidR="0087104C" w:rsidRPr="003A41F5">
        <w:rPr>
          <w:rFonts w:ascii="Roboto" w:hAnsi="Roboto"/>
          <w:sz w:val="22"/>
          <w:szCs w:val="22"/>
          <w:lang w:val="en-US"/>
        </w:rPr>
        <w:t>-</w:t>
      </w:r>
      <w:r w:rsidR="00E44A75">
        <w:rPr>
          <w:rFonts w:ascii="Roboto" w:hAnsi="Roboto"/>
          <w:sz w:val="22"/>
          <w:szCs w:val="22"/>
          <w:lang w:val="en-US"/>
        </w:rPr>
        <w:t>3</w:t>
      </w:r>
      <w:r w:rsidR="0087104C" w:rsidRPr="00431AEB">
        <w:rPr>
          <w:rFonts w:ascii="Roboto" w:hAnsi="Roboto"/>
          <w:sz w:val="22"/>
          <w:szCs w:val="22"/>
          <w:lang w:val="en-US"/>
        </w:rPr>
        <w:t>.0</w:t>
      </w:r>
      <w:r w:rsidR="00E44A75">
        <w:rPr>
          <w:rFonts w:ascii="Roboto" w:hAnsi="Roboto"/>
          <w:sz w:val="22"/>
          <w:szCs w:val="22"/>
          <w:lang w:val="en-US"/>
        </w:rPr>
        <w:t>5</w:t>
      </w:r>
      <w:r w:rsidR="0087104C" w:rsidRPr="00431AEB">
        <w:rPr>
          <w:rFonts w:ascii="Roboto" w:hAnsi="Roboto"/>
          <w:sz w:val="22"/>
          <w:szCs w:val="22"/>
          <w:lang w:val="en-US"/>
        </w:rPr>
        <w:t>]</w:t>
      </w:r>
      <w:r w:rsidR="00D52FCA" w:rsidRPr="00431AEB">
        <w:rPr>
          <w:rFonts w:ascii="Roboto" w:hAnsi="Roboto"/>
          <w:sz w:val="22"/>
          <w:szCs w:val="22"/>
          <w:lang w:val="en-US"/>
        </w:rPr>
        <w:t>), ventricular arrhythmias (HR 3.8</w:t>
      </w:r>
      <w:r w:rsidR="00E44A75">
        <w:rPr>
          <w:rFonts w:ascii="Roboto" w:hAnsi="Roboto"/>
          <w:sz w:val="22"/>
          <w:szCs w:val="22"/>
          <w:lang w:val="en-US"/>
        </w:rPr>
        <w:t>1</w:t>
      </w:r>
      <w:r w:rsidR="00E27B32" w:rsidRPr="00431AEB">
        <w:rPr>
          <w:rFonts w:ascii="Roboto" w:hAnsi="Roboto"/>
          <w:sz w:val="22"/>
          <w:szCs w:val="22"/>
          <w:lang w:val="en-US"/>
        </w:rPr>
        <w:t xml:space="preserve"> [CI 2.7</w:t>
      </w:r>
      <w:r w:rsidR="00E44A75">
        <w:rPr>
          <w:rFonts w:ascii="Roboto" w:hAnsi="Roboto"/>
          <w:sz w:val="22"/>
          <w:szCs w:val="22"/>
          <w:lang w:val="en-US"/>
        </w:rPr>
        <w:t>5</w:t>
      </w:r>
      <w:r w:rsidR="00E27B32" w:rsidRPr="00431AEB">
        <w:rPr>
          <w:rFonts w:ascii="Roboto" w:hAnsi="Roboto"/>
          <w:sz w:val="22"/>
          <w:szCs w:val="22"/>
          <w:lang w:val="en-US"/>
        </w:rPr>
        <w:t>-5.3]</w:t>
      </w:r>
      <w:r w:rsidR="00D52FCA" w:rsidRPr="00431AEB">
        <w:rPr>
          <w:rFonts w:ascii="Roboto" w:hAnsi="Roboto"/>
          <w:sz w:val="22"/>
          <w:szCs w:val="22"/>
          <w:lang w:val="en-US"/>
        </w:rPr>
        <w:t>), cardiac transplantation (HR 3</w:t>
      </w:r>
      <w:r w:rsidR="00E44A75">
        <w:rPr>
          <w:rFonts w:ascii="Roboto" w:hAnsi="Roboto"/>
          <w:sz w:val="22"/>
          <w:szCs w:val="22"/>
          <w:lang w:val="en-US"/>
        </w:rPr>
        <w:t>9</w:t>
      </w:r>
      <w:r w:rsidR="00E27B32" w:rsidRPr="00431AEB">
        <w:rPr>
          <w:rFonts w:ascii="Roboto" w:hAnsi="Roboto"/>
          <w:sz w:val="22"/>
          <w:szCs w:val="22"/>
          <w:lang w:val="en-US"/>
        </w:rPr>
        <w:t xml:space="preserve"> [CI: 2</w:t>
      </w:r>
      <w:r w:rsidR="00E44A75">
        <w:rPr>
          <w:rFonts w:ascii="Roboto" w:hAnsi="Roboto"/>
          <w:sz w:val="22"/>
          <w:szCs w:val="22"/>
          <w:lang w:val="en-US"/>
        </w:rPr>
        <w:t>6</w:t>
      </w:r>
      <w:r w:rsidR="00E27B32" w:rsidRPr="00431AEB">
        <w:rPr>
          <w:rFonts w:ascii="Roboto" w:hAnsi="Roboto"/>
          <w:sz w:val="22"/>
          <w:szCs w:val="22"/>
          <w:lang w:val="en-US"/>
        </w:rPr>
        <w:t>-5</w:t>
      </w:r>
      <w:r w:rsidR="00E44A75">
        <w:rPr>
          <w:rFonts w:ascii="Roboto" w:hAnsi="Roboto"/>
          <w:sz w:val="22"/>
          <w:szCs w:val="22"/>
          <w:lang w:val="en-US"/>
        </w:rPr>
        <w:t>9</w:t>
      </w:r>
      <w:r w:rsidR="00E27B32" w:rsidRPr="00431AEB">
        <w:rPr>
          <w:rFonts w:ascii="Roboto" w:hAnsi="Roboto"/>
          <w:sz w:val="22"/>
          <w:szCs w:val="22"/>
          <w:lang w:val="en-US"/>
        </w:rPr>
        <w:t>]</w:t>
      </w:r>
      <w:r w:rsidR="00D52FCA" w:rsidRPr="00431AEB">
        <w:rPr>
          <w:rFonts w:ascii="Roboto" w:hAnsi="Roboto"/>
          <w:sz w:val="22"/>
          <w:szCs w:val="22"/>
          <w:lang w:val="en-US"/>
        </w:rPr>
        <w:t xml:space="preserve">) and </w:t>
      </w:r>
      <w:r w:rsidR="00E44A75">
        <w:rPr>
          <w:rFonts w:ascii="Roboto" w:hAnsi="Roboto"/>
          <w:sz w:val="22"/>
          <w:szCs w:val="22"/>
          <w:lang w:val="en-US"/>
        </w:rPr>
        <w:t>all-cause mortality</w:t>
      </w:r>
      <w:r w:rsidR="00E44A75" w:rsidRPr="00741F94">
        <w:rPr>
          <w:rFonts w:ascii="Roboto" w:hAnsi="Roboto"/>
          <w:sz w:val="22"/>
          <w:szCs w:val="22"/>
          <w:lang w:val="en-US"/>
        </w:rPr>
        <w:t xml:space="preserve"> </w:t>
      </w:r>
      <w:r w:rsidR="00D52FCA" w:rsidRPr="003A41F5">
        <w:rPr>
          <w:rFonts w:ascii="Roboto" w:hAnsi="Roboto"/>
          <w:sz w:val="22"/>
          <w:szCs w:val="22"/>
          <w:lang w:val="en-US"/>
        </w:rPr>
        <w:t>(HR 3.8</w:t>
      </w:r>
      <w:r w:rsidR="00E44A75">
        <w:rPr>
          <w:rFonts w:ascii="Roboto" w:hAnsi="Roboto"/>
          <w:sz w:val="22"/>
          <w:szCs w:val="22"/>
          <w:lang w:val="en-US"/>
        </w:rPr>
        <w:t>4</w:t>
      </w:r>
      <w:r w:rsidR="00E27B32" w:rsidRPr="00431AEB">
        <w:rPr>
          <w:rFonts w:ascii="Roboto" w:hAnsi="Roboto"/>
          <w:sz w:val="22"/>
          <w:szCs w:val="22"/>
          <w:lang w:val="en-US"/>
        </w:rPr>
        <w:t xml:space="preserve"> [CI 3.</w:t>
      </w:r>
      <w:r w:rsidR="00E44A75">
        <w:rPr>
          <w:rFonts w:ascii="Roboto" w:hAnsi="Roboto"/>
          <w:sz w:val="22"/>
          <w:szCs w:val="22"/>
          <w:lang w:val="en-US"/>
        </w:rPr>
        <w:t>16</w:t>
      </w:r>
      <w:r w:rsidR="00E27B32" w:rsidRPr="003A41F5">
        <w:rPr>
          <w:rFonts w:ascii="Roboto" w:hAnsi="Roboto"/>
          <w:sz w:val="22"/>
          <w:szCs w:val="22"/>
          <w:lang w:val="en-US"/>
        </w:rPr>
        <w:t>-4.7],</w:t>
      </w:r>
      <w:r w:rsidR="00D52FCA" w:rsidRPr="003A41F5">
        <w:rPr>
          <w:rFonts w:ascii="Roboto" w:hAnsi="Roboto"/>
          <w:sz w:val="22"/>
          <w:szCs w:val="22"/>
          <w:lang w:val="en-US"/>
        </w:rPr>
        <w:t xml:space="preserve">). </w:t>
      </w:r>
      <w:del w:id="247" w:author="Christoffer Vissing" w:date="2024-08-23T15:20:00Z" w16du:dateUtc="2024-08-23T13:20:00Z">
        <w:r w:rsidR="00D52FCA" w:rsidRPr="003A41F5" w:rsidDel="00E169B6">
          <w:rPr>
            <w:rFonts w:ascii="Roboto" w:hAnsi="Roboto"/>
            <w:sz w:val="22"/>
            <w:szCs w:val="22"/>
            <w:lang w:val="en-US"/>
          </w:rPr>
          <w:delText>Finally, ventricular arrhythmias were a</w:delText>
        </w:r>
        <w:r w:rsidR="00D52FCA" w:rsidRPr="00907D0E" w:rsidDel="00E169B6">
          <w:rPr>
            <w:rFonts w:ascii="Roboto" w:hAnsi="Roboto"/>
            <w:sz w:val="22"/>
            <w:szCs w:val="22"/>
            <w:lang w:val="en-US"/>
          </w:rPr>
          <w:delText>ssociated with</w:delText>
        </w:r>
        <w:r w:rsidR="003C2490" w:rsidDel="00E169B6">
          <w:rPr>
            <w:rFonts w:ascii="Roboto" w:hAnsi="Roboto"/>
            <w:sz w:val="22"/>
            <w:szCs w:val="22"/>
            <w:lang w:val="en-US"/>
          </w:rPr>
          <w:delText xml:space="preserve"> and increased risk of</w:delText>
        </w:r>
        <w:r w:rsidR="00D52FCA" w:rsidRPr="00907D0E" w:rsidDel="00E169B6">
          <w:rPr>
            <w:rFonts w:ascii="Roboto" w:hAnsi="Roboto"/>
            <w:sz w:val="22"/>
            <w:szCs w:val="22"/>
            <w:lang w:val="en-US"/>
          </w:rPr>
          <w:delText xml:space="preserve"> incident atrial fibrillation</w:delText>
        </w:r>
        <w:r w:rsidR="00554798" w:rsidRPr="00907D0E" w:rsidDel="00E169B6">
          <w:rPr>
            <w:rFonts w:ascii="Roboto" w:hAnsi="Roboto"/>
            <w:sz w:val="22"/>
            <w:szCs w:val="22"/>
            <w:lang w:val="en-US"/>
          </w:rPr>
          <w:delText xml:space="preserve"> (HR 1</w:delText>
        </w:r>
        <w:r w:rsidR="00554798" w:rsidRPr="003A41F5" w:rsidDel="00E169B6">
          <w:rPr>
            <w:rFonts w:ascii="Roboto" w:hAnsi="Roboto"/>
            <w:sz w:val="22"/>
            <w:szCs w:val="22"/>
            <w:lang w:val="en-US"/>
          </w:rPr>
          <w:delText>.8</w:delText>
        </w:r>
        <w:r w:rsidR="00E44A75" w:rsidDel="00E169B6">
          <w:rPr>
            <w:rFonts w:ascii="Roboto" w:hAnsi="Roboto"/>
            <w:sz w:val="22"/>
            <w:szCs w:val="22"/>
            <w:lang w:val="en-US"/>
          </w:rPr>
          <w:delText>6</w:delText>
        </w:r>
        <w:r w:rsidR="0087104C" w:rsidRPr="003A41F5" w:rsidDel="00E169B6">
          <w:rPr>
            <w:rFonts w:ascii="Roboto" w:hAnsi="Roboto"/>
            <w:sz w:val="22"/>
            <w:szCs w:val="22"/>
            <w:lang w:val="en-US"/>
          </w:rPr>
          <w:delText xml:space="preserve"> [CI 1.</w:delText>
        </w:r>
        <w:r w:rsidR="00E44A75" w:rsidDel="00E169B6">
          <w:rPr>
            <w:rFonts w:ascii="Roboto" w:hAnsi="Roboto"/>
            <w:sz w:val="22"/>
            <w:szCs w:val="22"/>
            <w:lang w:val="en-US"/>
          </w:rPr>
          <w:delText>44</w:delText>
        </w:r>
        <w:r w:rsidR="0087104C" w:rsidRPr="003A41F5" w:rsidDel="00E169B6">
          <w:rPr>
            <w:rFonts w:ascii="Roboto" w:hAnsi="Roboto"/>
            <w:sz w:val="22"/>
            <w:szCs w:val="22"/>
            <w:lang w:val="en-US"/>
          </w:rPr>
          <w:delText>-2.</w:delText>
        </w:r>
        <w:r w:rsidR="00E44A75" w:rsidDel="00E169B6">
          <w:rPr>
            <w:rFonts w:ascii="Roboto" w:hAnsi="Roboto"/>
            <w:sz w:val="22"/>
            <w:szCs w:val="22"/>
            <w:lang w:val="en-US"/>
          </w:rPr>
          <w:delText>40</w:delText>
        </w:r>
        <w:r w:rsidR="0087104C" w:rsidRPr="003A41F5" w:rsidDel="00E169B6">
          <w:rPr>
            <w:rFonts w:ascii="Roboto" w:hAnsi="Roboto"/>
            <w:sz w:val="22"/>
            <w:szCs w:val="22"/>
            <w:lang w:val="en-US"/>
          </w:rPr>
          <w:delText>]</w:delText>
        </w:r>
        <w:r w:rsidR="00554798" w:rsidRPr="003A41F5" w:rsidDel="00E169B6">
          <w:rPr>
            <w:rFonts w:ascii="Roboto" w:hAnsi="Roboto"/>
            <w:sz w:val="22"/>
            <w:szCs w:val="22"/>
            <w:lang w:val="en-US"/>
          </w:rPr>
          <w:delText>)</w:delText>
        </w:r>
        <w:r w:rsidR="00D52FCA" w:rsidRPr="003A41F5" w:rsidDel="00E169B6">
          <w:rPr>
            <w:rFonts w:ascii="Roboto" w:hAnsi="Roboto"/>
            <w:sz w:val="22"/>
            <w:szCs w:val="22"/>
            <w:lang w:val="en-US"/>
          </w:rPr>
          <w:delText>, LV systolic dysfunction (HR 3.</w:delText>
        </w:r>
        <w:r w:rsidR="00E44A75" w:rsidDel="00E169B6">
          <w:rPr>
            <w:rFonts w:ascii="Roboto" w:hAnsi="Roboto"/>
            <w:sz w:val="22"/>
            <w:szCs w:val="22"/>
            <w:lang w:val="en-US"/>
          </w:rPr>
          <w:delText>7</w:delText>
        </w:r>
        <w:r w:rsidR="00D52FCA" w:rsidRPr="00431AEB" w:rsidDel="00E169B6">
          <w:rPr>
            <w:rFonts w:ascii="Roboto" w:hAnsi="Roboto"/>
            <w:sz w:val="22"/>
            <w:szCs w:val="22"/>
            <w:lang w:val="en-US"/>
          </w:rPr>
          <w:delText>8</w:delText>
        </w:r>
        <w:r w:rsidR="0087104C" w:rsidRPr="00431AEB" w:rsidDel="00E169B6">
          <w:rPr>
            <w:rFonts w:ascii="Roboto" w:hAnsi="Roboto"/>
            <w:sz w:val="22"/>
            <w:szCs w:val="22"/>
            <w:lang w:val="en-US"/>
          </w:rPr>
          <w:delText xml:space="preserve"> [CI </w:delText>
        </w:r>
        <w:r w:rsidR="00E44A75" w:rsidDel="00E169B6">
          <w:rPr>
            <w:rFonts w:ascii="Roboto" w:hAnsi="Roboto"/>
            <w:sz w:val="22"/>
            <w:szCs w:val="22"/>
            <w:lang w:val="en-US"/>
          </w:rPr>
          <w:delText>2.97</w:delText>
        </w:r>
        <w:r w:rsidR="0087104C" w:rsidRPr="003A41F5" w:rsidDel="00E169B6">
          <w:rPr>
            <w:rFonts w:ascii="Roboto" w:hAnsi="Roboto"/>
            <w:sz w:val="22"/>
            <w:szCs w:val="22"/>
            <w:lang w:val="en-US"/>
          </w:rPr>
          <w:delText>-4.</w:delText>
        </w:r>
        <w:r w:rsidR="00E44A75" w:rsidDel="00E169B6">
          <w:rPr>
            <w:rFonts w:ascii="Roboto" w:hAnsi="Roboto"/>
            <w:sz w:val="22"/>
            <w:szCs w:val="22"/>
            <w:lang w:val="en-US"/>
          </w:rPr>
          <w:delText>8</w:delText>
        </w:r>
        <w:r w:rsidR="0087104C" w:rsidRPr="00431AEB" w:rsidDel="00E169B6">
          <w:rPr>
            <w:rFonts w:ascii="Roboto" w:hAnsi="Roboto"/>
            <w:sz w:val="22"/>
            <w:szCs w:val="22"/>
            <w:lang w:val="en-US"/>
          </w:rPr>
          <w:delText>]</w:delText>
        </w:r>
        <w:r w:rsidR="00D52FCA" w:rsidRPr="00431AEB" w:rsidDel="00E169B6">
          <w:rPr>
            <w:rFonts w:ascii="Roboto" w:hAnsi="Roboto"/>
            <w:sz w:val="22"/>
            <w:szCs w:val="22"/>
            <w:lang w:val="en-US"/>
          </w:rPr>
          <w:delText>), cardiac transplantation (HR 7.</w:delText>
        </w:r>
        <w:r w:rsidR="00E44A75" w:rsidDel="00E169B6">
          <w:rPr>
            <w:rFonts w:ascii="Roboto" w:hAnsi="Roboto"/>
            <w:sz w:val="22"/>
            <w:szCs w:val="22"/>
            <w:lang w:val="en-US"/>
          </w:rPr>
          <w:delText>2</w:delText>
        </w:r>
        <w:r w:rsidR="0087104C" w:rsidRPr="003A41F5" w:rsidDel="00E169B6">
          <w:rPr>
            <w:rFonts w:ascii="Roboto" w:hAnsi="Roboto"/>
            <w:sz w:val="22"/>
            <w:szCs w:val="22"/>
            <w:lang w:val="en-US"/>
          </w:rPr>
          <w:delText xml:space="preserve"> [CI 4.</w:delText>
        </w:r>
        <w:r w:rsidR="00E44A75" w:rsidDel="00E169B6">
          <w:rPr>
            <w:rFonts w:ascii="Roboto" w:hAnsi="Roboto"/>
            <w:sz w:val="22"/>
            <w:szCs w:val="22"/>
            <w:lang w:val="en-US"/>
          </w:rPr>
          <w:delText>8</w:delText>
        </w:r>
        <w:r w:rsidR="0087104C" w:rsidRPr="00431AEB" w:rsidDel="00E169B6">
          <w:rPr>
            <w:rFonts w:ascii="Roboto" w:hAnsi="Roboto"/>
            <w:sz w:val="22"/>
            <w:szCs w:val="22"/>
            <w:lang w:val="en-US"/>
          </w:rPr>
          <w:delText>-11]</w:delText>
        </w:r>
        <w:r w:rsidR="00D52FCA" w:rsidRPr="00431AEB" w:rsidDel="00E169B6">
          <w:rPr>
            <w:rFonts w:ascii="Roboto" w:hAnsi="Roboto"/>
            <w:sz w:val="22"/>
            <w:szCs w:val="22"/>
            <w:lang w:val="en-US"/>
          </w:rPr>
          <w:delText xml:space="preserve">) and </w:delText>
        </w:r>
        <w:r w:rsidR="00E44A75" w:rsidDel="00E169B6">
          <w:rPr>
            <w:rFonts w:ascii="Roboto" w:hAnsi="Roboto"/>
            <w:sz w:val="22"/>
            <w:szCs w:val="22"/>
            <w:lang w:val="en-US"/>
          </w:rPr>
          <w:delText>all-cause mortality</w:delText>
        </w:r>
        <w:r w:rsidR="00E44A75" w:rsidRPr="00431AEB" w:rsidDel="00E169B6">
          <w:rPr>
            <w:rFonts w:ascii="Roboto" w:hAnsi="Roboto"/>
            <w:sz w:val="22"/>
            <w:szCs w:val="22"/>
            <w:lang w:val="en-US"/>
          </w:rPr>
          <w:delText xml:space="preserve"> </w:delText>
        </w:r>
        <w:r w:rsidR="00D52FCA" w:rsidRPr="00431AEB" w:rsidDel="00E169B6">
          <w:rPr>
            <w:rFonts w:ascii="Roboto" w:hAnsi="Roboto"/>
            <w:sz w:val="22"/>
            <w:szCs w:val="22"/>
            <w:lang w:val="en-US"/>
          </w:rPr>
          <w:delText>(HR 5.</w:delText>
        </w:r>
        <w:r w:rsidR="00E44A75" w:rsidDel="00E169B6">
          <w:rPr>
            <w:rFonts w:ascii="Roboto" w:hAnsi="Roboto"/>
            <w:sz w:val="22"/>
            <w:szCs w:val="22"/>
            <w:lang w:val="en-US"/>
          </w:rPr>
          <w:delText>4</w:delText>
        </w:r>
        <w:r w:rsidR="0087104C" w:rsidRPr="00431AEB" w:rsidDel="00E169B6">
          <w:rPr>
            <w:rFonts w:ascii="Roboto" w:hAnsi="Roboto"/>
            <w:sz w:val="22"/>
            <w:szCs w:val="22"/>
            <w:lang w:val="en-US"/>
          </w:rPr>
          <w:delText xml:space="preserve"> [CI 4.</w:delText>
        </w:r>
        <w:r w:rsidR="00E44A75" w:rsidDel="00E169B6">
          <w:rPr>
            <w:rFonts w:ascii="Roboto" w:hAnsi="Roboto"/>
            <w:sz w:val="22"/>
            <w:szCs w:val="22"/>
            <w:lang w:val="en-US"/>
          </w:rPr>
          <w:delText>4</w:delText>
        </w:r>
        <w:r w:rsidR="0087104C" w:rsidRPr="00431AEB" w:rsidDel="00E169B6">
          <w:rPr>
            <w:rFonts w:ascii="Roboto" w:hAnsi="Roboto"/>
            <w:sz w:val="22"/>
            <w:szCs w:val="22"/>
            <w:lang w:val="en-US"/>
          </w:rPr>
          <w:delText>-6.</w:delText>
        </w:r>
        <w:r w:rsidR="00E44A75" w:rsidDel="00E169B6">
          <w:rPr>
            <w:rFonts w:ascii="Roboto" w:hAnsi="Roboto"/>
            <w:sz w:val="22"/>
            <w:szCs w:val="22"/>
            <w:lang w:val="en-US"/>
          </w:rPr>
          <w:delText>5</w:delText>
        </w:r>
        <w:r w:rsidR="0087104C" w:rsidRPr="00431AEB" w:rsidDel="00E169B6">
          <w:rPr>
            <w:rFonts w:ascii="Roboto" w:hAnsi="Roboto"/>
            <w:sz w:val="22"/>
            <w:szCs w:val="22"/>
            <w:lang w:val="en-US"/>
          </w:rPr>
          <w:delText>]</w:delText>
        </w:r>
        <w:r w:rsidR="00D52FCA" w:rsidRPr="00431AEB" w:rsidDel="00E169B6">
          <w:rPr>
            <w:rFonts w:ascii="Roboto" w:hAnsi="Roboto"/>
            <w:sz w:val="22"/>
            <w:szCs w:val="22"/>
            <w:lang w:val="en-US"/>
          </w:rPr>
          <w:delText xml:space="preserve">). </w:delText>
        </w:r>
      </w:del>
    </w:p>
    <w:p w14:paraId="460283A7" w14:textId="193D45A9" w:rsidR="009B21C5" w:rsidRPr="00431AEB" w:rsidRDefault="00DA5B65" w:rsidP="00D51E41">
      <w:pPr>
        <w:spacing w:line="480" w:lineRule="auto"/>
        <w:rPr>
          <w:rFonts w:ascii="Roboto" w:hAnsi="Roboto"/>
          <w:sz w:val="22"/>
          <w:szCs w:val="22"/>
          <w:lang w:val="en-US"/>
        </w:rPr>
      </w:pPr>
      <w:r w:rsidRPr="00431AEB">
        <w:rPr>
          <w:rFonts w:ascii="Roboto" w:hAnsi="Roboto"/>
          <w:sz w:val="22"/>
          <w:szCs w:val="22"/>
          <w:lang w:val="en-US"/>
        </w:rPr>
        <w:t>I</w:t>
      </w:r>
      <w:r w:rsidR="00461927" w:rsidRPr="00431AEB">
        <w:rPr>
          <w:rFonts w:ascii="Roboto" w:hAnsi="Roboto"/>
          <w:sz w:val="22"/>
          <w:szCs w:val="22"/>
          <w:lang w:val="en-US"/>
        </w:rPr>
        <w:t>nteraction analysis</w:t>
      </w:r>
      <w:r w:rsidR="00934456">
        <w:rPr>
          <w:rFonts w:ascii="Roboto" w:hAnsi="Roboto"/>
          <w:sz w:val="22"/>
          <w:szCs w:val="22"/>
          <w:lang w:val="en-US"/>
        </w:rPr>
        <w:t xml:space="preserve"> was performed to determine how</w:t>
      </w:r>
      <w:r w:rsidR="00A961C0" w:rsidRPr="00431AEB">
        <w:rPr>
          <w:rFonts w:ascii="Roboto" w:hAnsi="Roboto"/>
          <w:sz w:val="22"/>
          <w:szCs w:val="22"/>
          <w:lang w:val="en-US"/>
        </w:rPr>
        <w:t xml:space="preserve"> </w:t>
      </w:r>
      <w:r w:rsidR="004373F9" w:rsidRPr="00431AEB">
        <w:rPr>
          <w:rFonts w:ascii="Roboto" w:hAnsi="Roboto"/>
          <w:sz w:val="22"/>
          <w:szCs w:val="22"/>
          <w:lang w:val="en-US"/>
        </w:rPr>
        <w:t>genetic</w:t>
      </w:r>
      <w:r w:rsidR="00A961C0" w:rsidRPr="00431AEB">
        <w:rPr>
          <w:rFonts w:ascii="Roboto" w:hAnsi="Roboto"/>
          <w:sz w:val="22"/>
          <w:szCs w:val="22"/>
          <w:lang w:val="en-US"/>
        </w:rPr>
        <w:t xml:space="preserve"> status modified the </w:t>
      </w:r>
      <w:r w:rsidR="008F6EC6" w:rsidRPr="00431AEB">
        <w:rPr>
          <w:rFonts w:ascii="Roboto" w:hAnsi="Roboto"/>
          <w:sz w:val="22"/>
          <w:szCs w:val="22"/>
          <w:lang w:val="en-US"/>
        </w:rPr>
        <w:t xml:space="preserve">impact </w:t>
      </w:r>
      <w:r w:rsidR="00A961C0" w:rsidRPr="00431AEB">
        <w:rPr>
          <w:rFonts w:ascii="Roboto" w:hAnsi="Roboto"/>
          <w:sz w:val="22"/>
          <w:szCs w:val="22"/>
          <w:lang w:val="en-US"/>
        </w:rPr>
        <w:t xml:space="preserve">of </w:t>
      </w:r>
      <w:r w:rsidR="00BC0D22" w:rsidRPr="00040F1C">
        <w:rPr>
          <w:rFonts w:ascii="Roboto" w:hAnsi="Roboto"/>
          <w:sz w:val="22"/>
          <w:szCs w:val="22"/>
          <w:lang w:val="en-US"/>
        </w:rPr>
        <w:t>modifier</w:t>
      </w:r>
      <w:r w:rsidR="00040F1C">
        <w:rPr>
          <w:rFonts w:ascii="Roboto" w:hAnsi="Roboto"/>
          <w:sz w:val="22"/>
          <w:szCs w:val="22"/>
          <w:lang w:val="en-US"/>
        </w:rPr>
        <w:t>-</w:t>
      </w:r>
      <w:r w:rsidR="00554798" w:rsidRPr="00040F1C">
        <w:rPr>
          <w:rFonts w:ascii="Roboto" w:hAnsi="Roboto"/>
          <w:sz w:val="22"/>
          <w:szCs w:val="22"/>
          <w:lang w:val="en-US"/>
        </w:rPr>
        <w:t>outcome pairs</w:t>
      </w:r>
      <w:r w:rsidR="008B3D84">
        <w:rPr>
          <w:rFonts w:ascii="Roboto" w:hAnsi="Roboto"/>
          <w:sz w:val="22"/>
          <w:szCs w:val="22"/>
          <w:lang w:val="en-US"/>
        </w:rPr>
        <w:t>.</w:t>
      </w:r>
      <w:r w:rsidR="00BC0D22" w:rsidRPr="00040F1C">
        <w:rPr>
          <w:rFonts w:ascii="Roboto" w:hAnsi="Roboto"/>
          <w:sz w:val="22"/>
          <w:szCs w:val="22"/>
          <w:lang w:val="en-US"/>
        </w:rPr>
        <w:t xml:space="preserve"> </w:t>
      </w:r>
      <w:r w:rsidR="00BC0D22" w:rsidRPr="00040F1C">
        <w:rPr>
          <w:rFonts w:ascii="Roboto" w:hAnsi="Roboto"/>
          <w:b/>
          <w:bCs/>
          <w:sz w:val="22"/>
          <w:szCs w:val="22"/>
          <w:lang w:val="en-US"/>
        </w:rPr>
        <w:t xml:space="preserve">Figure </w:t>
      </w:r>
      <w:ins w:id="248" w:author="Christoffer Vissing" w:date="2024-08-12T14:31:00Z" w16du:dateUtc="2024-08-12T12:31:00Z">
        <w:r w:rsidR="00973BA9">
          <w:rPr>
            <w:rFonts w:ascii="Roboto" w:hAnsi="Roboto"/>
            <w:b/>
            <w:bCs/>
            <w:sz w:val="22"/>
            <w:szCs w:val="22"/>
            <w:lang w:val="en-US"/>
          </w:rPr>
          <w:t>4</w:t>
        </w:r>
      </w:ins>
      <w:del w:id="249" w:author="Christoffer Vissing" w:date="2024-08-12T14:31:00Z" w16du:dateUtc="2024-08-12T12:31:00Z">
        <w:r w:rsidR="00EF6167" w:rsidDel="00973BA9">
          <w:rPr>
            <w:rFonts w:ascii="Roboto" w:hAnsi="Roboto"/>
            <w:b/>
            <w:bCs/>
            <w:sz w:val="22"/>
            <w:szCs w:val="22"/>
            <w:lang w:val="en-US"/>
          </w:rPr>
          <w:delText>5</w:delText>
        </w:r>
      </w:del>
      <w:r w:rsidR="00934456">
        <w:rPr>
          <w:rFonts w:ascii="Roboto" w:hAnsi="Roboto"/>
          <w:sz w:val="22"/>
          <w:szCs w:val="22"/>
          <w:lang w:val="en-US"/>
        </w:rPr>
        <w:t xml:space="preserve"> shows the time-adjusted hazard ratios for </w:t>
      </w:r>
      <w:r w:rsidR="0052778E">
        <w:rPr>
          <w:rFonts w:ascii="Roboto" w:hAnsi="Roboto"/>
          <w:sz w:val="22"/>
          <w:szCs w:val="22"/>
          <w:lang w:val="en-US"/>
        </w:rPr>
        <w:t>modifier</w:t>
      </w:r>
      <w:r w:rsidR="00934456">
        <w:rPr>
          <w:rFonts w:ascii="Roboto" w:hAnsi="Roboto"/>
          <w:sz w:val="22"/>
          <w:szCs w:val="22"/>
          <w:lang w:val="en-US"/>
        </w:rPr>
        <w:t>-outcome pairs, stratified by genotype</w:t>
      </w:r>
      <w:ins w:id="250" w:author="Christoffer Vissing" w:date="2024-09-04T13:36:00Z" w16du:dateUtc="2024-09-04T11:36:00Z">
        <w:r w:rsidR="008C0E95">
          <w:rPr>
            <w:rFonts w:ascii="Roboto" w:hAnsi="Roboto"/>
            <w:sz w:val="22"/>
            <w:szCs w:val="22"/>
            <w:lang w:val="en-US"/>
          </w:rPr>
          <w:t xml:space="preserve">, and using age as the time-scale left-truncated at </w:t>
        </w:r>
      </w:ins>
      <w:ins w:id="251" w:author="Christoffer Vissing" w:date="2024-09-04T13:37:00Z" w16du:dateUtc="2024-09-04T11:37:00Z">
        <w:r w:rsidR="008C0E95">
          <w:rPr>
            <w:rFonts w:ascii="Roboto" w:hAnsi="Roboto"/>
            <w:sz w:val="22"/>
            <w:szCs w:val="22"/>
            <w:lang w:val="en-US"/>
          </w:rPr>
          <w:t xml:space="preserve">the first visit at a </w:t>
        </w:r>
        <w:proofErr w:type="spellStart"/>
        <w:r w:rsidR="008C0E95">
          <w:rPr>
            <w:rFonts w:ascii="Roboto" w:hAnsi="Roboto"/>
            <w:sz w:val="22"/>
            <w:szCs w:val="22"/>
            <w:lang w:val="en-US"/>
          </w:rPr>
          <w:t>SHaRe</w:t>
        </w:r>
        <w:proofErr w:type="spellEnd"/>
        <w:r w:rsidR="008C0E95">
          <w:rPr>
            <w:rFonts w:ascii="Roboto" w:hAnsi="Roboto"/>
            <w:sz w:val="22"/>
            <w:szCs w:val="22"/>
            <w:lang w:val="en-US"/>
          </w:rPr>
          <w:t xml:space="preserve"> site</w:t>
        </w:r>
      </w:ins>
      <w:r w:rsidRPr="00040F1C">
        <w:rPr>
          <w:rFonts w:ascii="Roboto" w:hAnsi="Roboto"/>
          <w:sz w:val="22"/>
          <w:szCs w:val="22"/>
          <w:lang w:val="en-US"/>
        </w:rPr>
        <w:t>.</w:t>
      </w:r>
      <w:r w:rsidR="00934456">
        <w:rPr>
          <w:rFonts w:ascii="Roboto" w:hAnsi="Roboto"/>
          <w:sz w:val="22"/>
          <w:szCs w:val="22"/>
          <w:lang w:val="en-US"/>
        </w:rPr>
        <w:t xml:space="preserve"> </w:t>
      </w:r>
      <w:r w:rsidR="0052778E">
        <w:rPr>
          <w:rFonts w:ascii="Roboto" w:hAnsi="Roboto"/>
          <w:sz w:val="22"/>
          <w:szCs w:val="22"/>
          <w:lang w:val="en-US"/>
        </w:rPr>
        <w:t>E</w:t>
      </w:r>
      <w:r w:rsidR="00934456">
        <w:rPr>
          <w:rFonts w:ascii="Roboto" w:hAnsi="Roboto"/>
          <w:sz w:val="22"/>
          <w:szCs w:val="22"/>
          <w:lang w:val="en-US"/>
        </w:rPr>
        <w:t>ffect ratios</w:t>
      </w:r>
      <w:r w:rsidR="0052778E">
        <w:rPr>
          <w:rFonts w:ascii="Roboto" w:hAnsi="Roboto"/>
          <w:sz w:val="22"/>
          <w:szCs w:val="22"/>
          <w:lang w:val="en-US"/>
        </w:rPr>
        <w:t xml:space="preserve"> were calculated</w:t>
      </w:r>
      <w:r w:rsidR="00934456">
        <w:rPr>
          <w:rFonts w:ascii="Roboto" w:hAnsi="Roboto"/>
          <w:sz w:val="22"/>
          <w:szCs w:val="22"/>
          <w:lang w:val="en-US"/>
        </w:rPr>
        <w:t xml:space="preserve"> to determine the differential impact of the exposure in </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versus non-</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HCM.</w:t>
      </w:r>
      <w:r w:rsidRPr="00040F1C">
        <w:rPr>
          <w:rFonts w:ascii="Roboto" w:hAnsi="Roboto"/>
          <w:sz w:val="22"/>
          <w:szCs w:val="22"/>
          <w:lang w:val="en-US"/>
        </w:rPr>
        <w:t xml:space="preserve"> </w:t>
      </w:r>
      <w:r w:rsidR="003C3095">
        <w:rPr>
          <w:rFonts w:ascii="Roboto" w:hAnsi="Roboto"/>
          <w:sz w:val="22"/>
          <w:szCs w:val="22"/>
          <w:lang w:val="en-US"/>
        </w:rPr>
        <w:t xml:space="preserve">The impact of hypertension and obesity </w:t>
      </w:r>
      <w:r w:rsidR="00934456">
        <w:rPr>
          <w:rFonts w:ascii="Roboto" w:hAnsi="Roboto"/>
          <w:sz w:val="22"/>
          <w:szCs w:val="22"/>
          <w:lang w:val="en-US"/>
        </w:rPr>
        <w:t>for subsequent development of LV obstruction was</w:t>
      </w:r>
      <w:r w:rsidR="003C3095">
        <w:rPr>
          <w:rFonts w:ascii="Roboto" w:hAnsi="Roboto"/>
          <w:sz w:val="22"/>
          <w:szCs w:val="22"/>
          <w:lang w:val="en-US"/>
        </w:rPr>
        <w:t xml:space="preserve"> greater in non-</w:t>
      </w:r>
      <w:proofErr w:type="spellStart"/>
      <w:r w:rsidR="003C3095">
        <w:rPr>
          <w:rFonts w:ascii="Roboto" w:hAnsi="Roboto"/>
          <w:sz w:val="22"/>
          <w:szCs w:val="22"/>
          <w:lang w:val="en-US"/>
        </w:rPr>
        <w:t>sarcomeric</w:t>
      </w:r>
      <w:proofErr w:type="spellEnd"/>
      <w:r w:rsidR="003C3095">
        <w:rPr>
          <w:rFonts w:ascii="Roboto" w:hAnsi="Roboto"/>
          <w:sz w:val="22"/>
          <w:szCs w:val="22"/>
          <w:lang w:val="en-US"/>
        </w:rPr>
        <w:t xml:space="preserve"> HCM</w:t>
      </w:r>
      <w:r w:rsidR="00934456">
        <w:rPr>
          <w:rFonts w:ascii="Roboto" w:hAnsi="Roboto"/>
          <w:sz w:val="22"/>
          <w:szCs w:val="22"/>
          <w:lang w:val="en-US"/>
        </w:rPr>
        <w:t xml:space="preserve"> (</w:t>
      </w:r>
      <w:r w:rsidR="00934456" w:rsidRPr="00431AEB">
        <w:rPr>
          <w:rFonts w:ascii="Roboto" w:hAnsi="Roboto"/>
          <w:sz w:val="22"/>
          <w:szCs w:val="22"/>
          <w:lang w:val="en-US"/>
        </w:rPr>
        <w:t>effect ratio 2.</w:t>
      </w:r>
      <w:r w:rsidR="00934456">
        <w:rPr>
          <w:rFonts w:ascii="Roboto" w:hAnsi="Roboto"/>
          <w:sz w:val="22"/>
          <w:szCs w:val="22"/>
          <w:lang w:val="en-US"/>
        </w:rPr>
        <w:t>20</w:t>
      </w:r>
      <w:r w:rsidR="00934456" w:rsidRPr="00431AEB">
        <w:rPr>
          <w:rFonts w:ascii="Roboto" w:hAnsi="Roboto"/>
          <w:sz w:val="22"/>
          <w:szCs w:val="22"/>
          <w:lang w:val="en-US"/>
        </w:rPr>
        <w:t xml:space="preserve"> [CI 1.</w:t>
      </w:r>
      <w:r w:rsidR="00934456">
        <w:rPr>
          <w:rFonts w:ascii="Roboto" w:hAnsi="Roboto"/>
          <w:sz w:val="22"/>
          <w:szCs w:val="22"/>
          <w:lang w:val="en-US"/>
        </w:rPr>
        <w:t>7</w:t>
      </w:r>
      <w:r w:rsidR="00934456" w:rsidRPr="00431AEB">
        <w:rPr>
          <w:rFonts w:ascii="Roboto" w:hAnsi="Roboto"/>
          <w:sz w:val="22"/>
          <w:szCs w:val="22"/>
          <w:lang w:val="en-US"/>
        </w:rPr>
        <w:t>9-2.6</w:t>
      </w:r>
      <w:r w:rsidR="00934456">
        <w:rPr>
          <w:rFonts w:ascii="Roboto" w:hAnsi="Roboto"/>
          <w:sz w:val="22"/>
          <w:szCs w:val="22"/>
          <w:lang w:val="en-US"/>
        </w:rPr>
        <w:t>9</w:t>
      </w:r>
      <w:r w:rsidR="00934456" w:rsidRPr="00431AEB">
        <w:rPr>
          <w:rFonts w:ascii="Roboto" w:hAnsi="Roboto"/>
          <w:sz w:val="22"/>
          <w:szCs w:val="22"/>
          <w:lang w:val="en-US"/>
        </w:rPr>
        <w:t>]) for obesity and 2.</w:t>
      </w:r>
      <w:r w:rsidR="00934456">
        <w:rPr>
          <w:rFonts w:ascii="Roboto" w:hAnsi="Roboto"/>
          <w:sz w:val="22"/>
          <w:szCs w:val="22"/>
          <w:lang w:val="en-US"/>
        </w:rPr>
        <w:t>70</w:t>
      </w:r>
      <w:r w:rsidR="00934456" w:rsidRPr="00431AEB">
        <w:rPr>
          <w:rFonts w:ascii="Roboto" w:hAnsi="Roboto"/>
          <w:sz w:val="22"/>
          <w:szCs w:val="22"/>
          <w:lang w:val="en-US"/>
        </w:rPr>
        <w:t xml:space="preserve"> [CI 2.</w:t>
      </w:r>
      <w:r w:rsidR="00934456">
        <w:rPr>
          <w:rFonts w:ascii="Roboto" w:hAnsi="Roboto"/>
          <w:sz w:val="22"/>
          <w:szCs w:val="22"/>
          <w:lang w:val="en-US"/>
        </w:rPr>
        <w:t>20</w:t>
      </w:r>
      <w:r w:rsidR="00934456" w:rsidRPr="00431AEB">
        <w:rPr>
          <w:rFonts w:ascii="Roboto" w:hAnsi="Roboto"/>
          <w:sz w:val="22"/>
          <w:szCs w:val="22"/>
          <w:lang w:val="en-US"/>
        </w:rPr>
        <w:t>-3.3</w:t>
      </w:r>
      <w:r w:rsidR="00934456">
        <w:rPr>
          <w:rFonts w:ascii="Roboto" w:hAnsi="Roboto"/>
          <w:sz w:val="22"/>
          <w:szCs w:val="22"/>
          <w:lang w:val="en-US"/>
        </w:rPr>
        <w:t>1</w:t>
      </w:r>
      <w:r w:rsidR="00934456" w:rsidRPr="00431AEB">
        <w:rPr>
          <w:rFonts w:ascii="Roboto" w:hAnsi="Roboto"/>
          <w:sz w:val="22"/>
          <w:szCs w:val="22"/>
          <w:lang w:val="en-US"/>
        </w:rPr>
        <w:t xml:space="preserve"> for hypertension)</w:t>
      </w:r>
      <w:r w:rsidR="003C3095">
        <w:rPr>
          <w:rFonts w:ascii="Roboto" w:hAnsi="Roboto"/>
          <w:sz w:val="22"/>
          <w:szCs w:val="22"/>
          <w:lang w:val="en-US"/>
        </w:rPr>
        <w:t>. The impact of obstruction, atrial fibrillation</w:t>
      </w:r>
      <w:r w:rsidR="0054323F">
        <w:rPr>
          <w:rFonts w:ascii="Roboto" w:hAnsi="Roboto"/>
          <w:sz w:val="22"/>
          <w:szCs w:val="22"/>
          <w:lang w:val="en-US"/>
        </w:rPr>
        <w:t>,</w:t>
      </w:r>
      <w:r w:rsidR="003C3095">
        <w:rPr>
          <w:rFonts w:ascii="Roboto" w:hAnsi="Roboto"/>
          <w:sz w:val="22"/>
          <w:szCs w:val="22"/>
          <w:lang w:val="en-US"/>
        </w:rPr>
        <w:t xml:space="preserve"> and ventricular arrhythmias</w:t>
      </w:r>
      <w:r w:rsidR="00934456">
        <w:rPr>
          <w:rFonts w:ascii="Roboto" w:hAnsi="Roboto"/>
          <w:sz w:val="22"/>
          <w:szCs w:val="22"/>
          <w:lang w:val="en-US"/>
        </w:rPr>
        <w:t xml:space="preserve"> for the development of subsequent adverse events</w:t>
      </w:r>
      <w:r w:rsidR="003C3095">
        <w:rPr>
          <w:rFonts w:ascii="Roboto" w:hAnsi="Roboto"/>
          <w:sz w:val="22"/>
          <w:szCs w:val="22"/>
          <w:lang w:val="en-US"/>
        </w:rPr>
        <w:t xml:space="preserve"> </w:t>
      </w:r>
      <w:r w:rsidR="00934456">
        <w:rPr>
          <w:rFonts w:ascii="Roboto" w:hAnsi="Roboto"/>
          <w:sz w:val="22"/>
          <w:szCs w:val="22"/>
          <w:lang w:val="en-US"/>
        </w:rPr>
        <w:t>was</w:t>
      </w:r>
      <w:r w:rsidR="003C3095">
        <w:rPr>
          <w:rFonts w:ascii="Roboto" w:hAnsi="Roboto"/>
          <w:sz w:val="22"/>
          <w:szCs w:val="22"/>
          <w:lang w:val="en-US"/>
        </w:rPr>
        <w:t xml:space="preserve"> greater in </w:t>
      </w:r>
      <w:proofErr w:type="spellStart"/>
      <w:r w:rsidR="003C3095">
        <w:rPr>
          <w:rFonts w:ascii="Roboto" w:hAnsi="Roboto"/>
          <w:sz w:val="22"/>
          <w:szCs w:val="22"/>
          <w:lang w:val="en-US"/>
        </w:rPr>
        <w:t>sarcomeric</w:t>
      </w:r>
      <w:proofErr w:type="spellEnd"/>
      <w:r w:rsidR="003C3095">
        <w:rPr>
          <w:rFonts w:ascii="Roboto" w:hAnsi="Roboto"/>
          <w:sz w:val="22"/>
          <w:szCs w:val="22"/>
          <w:lang w:val="en-US"/>
        </w:rPr>
        <w:t xml:space="preserve"> HCM. </w:t>
      </w:r>
      <w:r w:rsidR="0054323F" w:rsidRPr="00431AEB">
        <w:rPr>
          <w:rFonts w:ascii="Roboto" w:hAnsi="Roboto"/>
          <w:sz w:val="22"/>
          <w:szCs w:val="22"/>
          <w:lang w:val="en-US"/>
        </w:rPr>
        <w:t xml:space="preserve">LV systolic dysfunction conferred higher risk in </w:t>
      </w:r>
      <w:proofErr w:type="spellStart"/>
      <w:r w:rsidR="0054323F" w:rsidRPr="00431AEB">
        <w:rPr>
          <w:rFonts w:ascii="Roboto" w:hAnsi="Roboto"/>
          <w:sz w:val="22"/>
          <w:szCs w:val="22"/>
          <w:lang w:val="en-US"/>
        </w:rPr>
        <w:t>sarcomeric</w:t>
      </w:r>
      <w:proofErr w:type="spellEnd"/>
      <w:r w:rsidR="0054323F" w:rsidRPr="00431AEB">
        <w:rPr>
          <w:rFonts w:ascii="Roboto" w:hAnsi="Roboto"/>
          <w:sz w:val="22"/>
          <w:szCs w:val="22"/>
          <w:lang w:val="en-US"/>
        </w:rPr>
        <w:t xml:space="preserve"> HCM regarding developing NYHA class III-IV symptoms (effect ratio </w:t>
      </w:r>
      <w:r w:rsidR="0054323F">
        <w:rPr>
          <w:rFonts w:ascii="Roboto" w:hAnsi="Roboto"/>
          <w:sz w:val="22"/>
          <w:szCs w:val="22"/>
          <w:lang w:val="en-US"/>
        </w:rPr>
        <w:t>2</w:t>
      </w:r>
      <w:r w:rsidR="0054323F" w:rsidRPr="00431AEB">
        <w:rPr>
          <w:rFonts w:ascii="Roboto" w:hAnsi="Roboto"/>
          <w:sz w:val="22"/>
          <w:szCs w:val="22"/>
          <w:lang w:val="en-US"/>
        </w:rPr>
        <w:t>.</w:t>
      </w:r>
      <w:r w:rsidR="0054323F">
        <w:rPr>
          <w:rFonts w:ascii="Roboto" w:hAnsi="Roboto"/>
          <w:sz w:val="22"/>
          <w:szCs w:val="22"/>
          <w:lang w:val="en-US"/>
        </w:rPr>
        <w:t>6</w:t>
      </w:r>
      <w:r w:rsidR="0054323F" w:rsidRPr="00431AEB">
        <w:rPr>
          <w:rFonts w:ascii="Roboto" w:hAnsi="Roboto"/>
          <w:sz w:val="22"/>
          <w:szCs w:val="22"/>
          <w:lang w:val="en-US"/>
        </w:rPr>
        <w:t>5 [CI 1.</w:t>
      </w:r>
      <w:r w:rsidR="0054323F">
        <w:rPr>
          <w:rFonts w:ascii="Roboto" w:hAnsi="Roboto"/>
          <w:sz w:val="22"/>
          <w:szCs w:val="22"/>
          <w:lang w:val="en-US"/>
        </w:rPr>
        <w:t>50</w:t>
      </w:r>
      <w:r w:rsidR="0054323F" w:rsidRPr="00431AEB">
        <w:rPr>
          <w:rFonts w:ascii="Roboto" w:hAnsi="Roboto"/>
          <w:sz w:val="22"/>
          <w:szCs w:val="22"/>
          <w:lang w:val="en-US"/>
        </w:rPr>
        <w:t>-</w:t>
      </w:r>
      <w:r w:rsidR="0054323F">
        <w:rPr>
          <w:rFonts w:ascii="Roboto" w:hAnsi="Roboto"/>
          <w:sz w:val="22"/>
          <w:szCs w:val="22"/>
          <w:lang w:val="en-US"/>
        </w:rPr>
        <w:t>4</w:t>
      </w:r>
      <w:r w:rsidR="0054323F" w:rsidRPr="00431AEB">
        <w:rPr>
          <w:rFonts w:ascii="Roboto" w:hAnsi="Roboto"/>
          <w:sz w:val="22"/>
          <w:szCs w:val="22"/>
          <w:lang w:val="en-US"/>
        </w:rPr>
        <w:t>.7</w:t>
      </w:r>
      <w:r w:rsidR="0054323F">
        <w:rPr>
          <w:rFonts w:ascii="Roboto" w:hAnsi="Roboto"/>
          <w:sz w:val="22"/>
          <w:szCs w:val="22"/>
          <w:lang w:val="en-US"/>
        </w:rPr>
        <w:t>1</w:t>
      </w:r>
      <w:r w:rsidR="0054323F" w:rsidRPr="00431AEB">
        <w:rPr>
          <w:rFonts w:ascii="Roboto" w:hAnsi="Roboto"/>
          <w:sz w:val="22"/>
          <w:szCs w:val="22"/>
          <w:lang w:val="en-US"/>
        </w:rPr>
        <w:t>]) and death (effect ratio 1.</w:t>
      </w:r>
      <w:r w:rsidR="0054323F">
        <w:rPr>
          <w:rFonts w:ascii="Roboto" w:hAnsi="Roboto"/>
          <w:sz w:val="22"/>
          <w:szCs w:val="22"/>
          <w:lang w:val="en-US"/>
        </w:rPr>
        <w:t>9</w:t>
      </w:r>
      <w:r w:rsidR="0054323F" w:rsidRPr="00431AEB">
        <w:rPr>
          <w:rFonts w:ascii="Roboto" w:hAnsi="Roboto"/>
          <w:sz w:val="22"/>
          <w:szCs w:val="22"/>
          <w:lang w:val="en-US"/>
        </w:rPr>
        <w:t>5 [CI 1.</w:t>
      </w:r>
      <w:r w:rsidR="0054323F">
        <w:rPr>
          <w:rFonts w:ascii="Roboto" w:hAnsi="Roboto"/>
          <w:sz w:val="22"/>
          <w:szCs w:val="22"/>
          <w:lang w:val="en-US"/>
        </w:rPr>
        <w:t>3</w:t>
      </w:r>
      <w:r w:rsidR="0054323F" w:rsidRPr="00431AEB">
        <w:rPr>
          <w:rFonts w:ascii="Roboto" w:hAnsi="Roboto"/>
          <w:sz w:val="22"/>
          <w:szCs w:val="22"/>
          <w:lang w:val="en-US"/>
        </w:rPr>
        <w:t>2-2.</w:t>
      </w:r>
      <w:r w:rsidR="0054323F">
        <w:rPr>
          <w:rFonts w:ascii="Roboto" w:hAnsi="Roboto"/>
          <w:sz w:val="22"/>
          <w:szCs w:val="22"/>
          <w:lang w:val="en-US"/>
        </w:rPr>
        <w:t>22</w:t>
      </w:r>
      <w:r w:rsidR="0054323F" w:rsidRPr="00431AEB">
        <w:rPr>
          <w:rFonts w:ascii="Roboto" w:hAnsi="Roboto"/>
          <w:sz w:val="22"/>
          <w:szCs w:val="22"/>
          <w:lang w:val="en-US"/>
        </w:rPr>
        <w:t>]).</w:t>
      </w:r>
      <w:r w:rsidR="0054323F">
        <w:rPr>
          <w:rFonts w:ascii="Roboto" w:hAnsi="Roboto"/>
          <w:sz w:val="22"/>
          <w:szCs w:val="22"/>
          <w:lang w:val="en-US"/>
        </w:rPr>
        <w:t xml:space="preserve"> </w:t>
      </w:r>
      <w:r w:rsidR="004C5855" w:rsidRPr="00431AEB">
        <w:rPr>
          <w:rFonts w:ascii="Roboto" w:hAnsi="Roboto"/>
          <w:sz w:val="22"/>
          <w:szCs w:val="22"/>
          <w:lang w:val="en-US"/>
        </w:rPr>
        <w:t>The largest interaction effects were found for atrial fibrillation</w:t>
      </w:r>
      <w:r w:rsidR="00934456">
        <w:rPr>
          <w:rFonts w:ascii="Roboto" w:hAnsi="Roboto"/>
          <w:sz w:val="22"/>
          <w:szCs w:val="22"/>
          <w:lang w:val="en-US"/>
        </w:rPr>
        <w:t xml:space="preserve">. In </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relative to non-</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HCM, atrial fibrillation</w:t>
      </w:r>
      <w:ins w:id="252" w:author="Christoffer Vissing" w:date="2024-08-12T14:39:00Z" w16du:dateUtc="2024-08-12T12:39:00Z">
        <w:r w:rsidR="00923EF4">
          <w:rPr>
            <w:rFonts w:ascii="Roboto" w:hAnsi="Roboto"/>
            <w:sz w:val="22"/>
            <w:szCs w:val="22"/>
            <w:lang w:val="en-US"/>
          </w:rPr>
          <w:t xml:space="preserve"> was associated with an</w:t>
        </w:r>
      </w:ins>
      <w:r w:rsidR="00934456">
        <w:rPr>
          <w:rFonts w:ascii="Roboto" w:hAnsi="Roboto"/>
          <w:sz w:val="22"/>
          <w:szCs w:val="22"/>
          <w:lang w:val="en-US"/>
        </w:rPr>
        <w:t xml:space="preserve"> </w:t>
      </w:r>
      <w:r w:rsidR="004C5855" w:rsidRPr="00431AEB">
        <w:rPr>
          <w:rFonts w:ascii="Roboto" w:hAnsi="Roboto"/>
          <w:sz w:val="22"/>
          <w:szCs w:val="22"/>
          <w:lang w:val="en-US"/>
        </w:rPr>
        <w:t>increas</w:t>
      </w:r>
      <w:r w:rsidR="00934456">
        <w:rPr>
          <w:rFonts w:ascii="Roboto" w:hAnsi="Roboto"/>
          <w:sz w:val="22"/>
          <w:szCs w:val="22"/>
          <w:lang w:val="en-US"/>
        </w:rPr>
        <w:t>ed</w:t>
      </w:r>
      <w:r w:rsidR="004C5855" w:rsidRPr="00431AEB">
        <w:rPr>
          <w:rFonts w:ascii="Roboto" w:hAnsi="Roboto"/>
          <w:sz w:val="22"/>
          <w:szCs w:val="22"/>
          <w:lang w:val="en-US"/>
        </w:rPr>
        <w:t xml:space="preserve"> </w:t>
      </w:r>
      <w:del w:id="253" w:author="Christoffer Vissing" w:date="2024-08-12T14:39:00Z" w16du:dateUtc="2024-08-12T12:39:00Z">
        <w:r w:rsidR="004C5855" w:rsidRPr="00431AEB" w:rsidDel="00923EF4">
          <w:rPr>
            <w:rFonts w:ascii="Roboto" w:hAnsi="Roboto"/>
            <w:sz w:val="22"/>
            <w:szCs w:val="22"/>
            <w:lang w:val="en-US"/>
          </w:rPr>
          <w:delText xml:space="preserve">the </w:delText>
        </w:r>
      </w:del>
      <w:r w:rsidR="004C5855" w:rsidRPr="00431AEB">
        <w:rPr>
          <w:rFonts w:ascii="Roboto" w:hAnsi="Roboto"/>
          <w:sz w:val="22"/>
          <w:szCs w:val="22"/>
          <w:lang w:val="en-US"/>
        </w:rPr>
        <w:t>risk of developing LV systolic dysfunction (effect ratio 2.0</w:t>
      </w:r>
      <w:r w:rsidR="00D04008">
        <w:rPr>
          <w:rFonts w:ascii="Roboto" w:hAnsi="Roboto"/>
          <w:sz w:val="22"/>
          <w:szCs w:val="22"/>
          <w:lang w:val="en-US"/>
        </w:rPr>
        <w:t>6</w:t>
      </w:r>
      <w:r w:rsidR="004C5855" w:rsidRPr="00431AEB">
        <w:rPr>
          <w:rFonts w:ascii="Roboto" w:hAnsi="Roboto"/>
          <w:sz w:val="22"/>
          <w:szCs w:val="22"/>
          <w:lang w:val="en-US"/>
        </w:rPr>
        <w:t xml:space="preserve"> [CI 1.4</w:t>
      </w:r>
      <w:r w:rsidR="00D04008">
        <w:rPr>
          <w:rFonts w:ascii="Roboto" w:hAnsi="Roboto"/>
          <w:sz w:val="22"/>
          <w:szCs w:val="22"/>
          <w:lang w:val="en-US"/>
        </w:rPr>
        <w:t>9</w:t>
      </w:r>
      <w:r w:rsidR="004C5855" w:rsidRPr="00431AEB">
        <w:rPr>
          <w:rFonts w:ascii="Roboto" w:hAnsi="Roboto"/>
          <w:sz w:val="22"/>
          <w:szCs w:val="22"/>
          <w:lang w:val="en-US"/>
        </w:rPr>
        <w:t>-2.84]), ventricular arrhythmias (effect ratio 1.</w:t>
      </w:r>
      <w:r w:rsidR="00D04008">
        <w:rPr>
          <w:rFonts w:ascii="Roboto" w:hAnsi="Roboto"/>
          <w:sz w:val="22"/>
          <w:szCs w:val="22"/>
          <w:lang w:val="en-US"/>
        </w:rPr>
        <w:t>9</w:t>
      </w:r>
      <w:r w:rsidR="004C5855" w:rsidRPr="00431AEB">
        <w:rPr>
          <w:rFonts w:ascii="Roboto" w:hAnsi="Roboto"/>
          <w:sz w:val="22"/>
          <w:szCs w:val="22"/>
          <w:lang w:val="en-US"/>
        </w:rPr>
        <w:t>9 [CI 1.</w:t>
      </w:r>
      <w:r w:rsidR="00D04008">
        <w:rPr>
          <w:rFonts w:ascii="Roboto" w:hAnsi="Roboto"/>
          <w:sz w:val="22"/>
          <w:szCs w:val="22"/>
          <w:lang w:val="en-US"/>
        </w:rPr>
        <w:t>27</w:t>
      </w:r>
      <w:r w:rsidR="004C5855" w:rsidRPr="00431AEB">
        <w:rPr>
          <w:rFonts w:ascii="Roboto" w:hAnsi="Roboto"/>
          <w:sz w:val="22"/>
          <w:szCs w:val="22"/>
          <w:lang w:val="en-US"/>
        </w:rPr>
        <w:t>-</w:t>
      </w:r>
      <w:r w:rsidR="00D04008">
        <w:rPr>
          <w:rFonts w:ascii="Roboto" w:hAnsi="Roboto"/>
          <w:sz w:val="22"/>
          <w:szCs w:val="22"/>
          <w:lang w:val="en-US"/>
        </w:rPr>
        <w:t>3</w:t>
      </w:r>
      <w:r w:rsidR="004C5855" w:rsidRPr="00431AEB">
        <w:rPr>
          <w:rFonts w:ascii="Roboto" w:hAnsi="Roboto"/>
          <w:sz w:val="22"/>
          <w:szCs w:val="22"/>
          <w:lang w:val="en-US"/>
        </w:rPr>
        <w:t>.</w:t>
      </w:r>
      <w:r w:rsidR="00D04008">
        <w:rPr>
          <w:rFonts w:ascii="Roboto" w:hAnsi="Roboto"/>
          <w:sz w:val="22"/>
          <w:szCs w:val="22"/>
          <w:lang w:val="en-US"/>
        </w:rPr>
        <w:t>11</w:t>
      </w:r>
      <w:r w:rsidR="004C5855" w:rsidRPr="00431AEB">
        <w:rPr>
          <w:rFonts w:ascii="Roboto" w:hAnsi="Roboto"/>
          <w:sz w:val="22"/>
          <w:szCs w:val="22"/>
          <w:lang w:val="en-US"/>
        </w:rPr>
        <w:t xml:space="preserve">]), </w:t>
      </w:r>
      <w:r w:rsidR="00960A37" w:rsidRPr="00431AEB">
        <w:rPr>
          <w:rFonts w:ascii="Roboto" w:hAnsi="Roboto"/>
          <w:sz w:val="22"/>
          <w:szCs w:val="22"/>
          <w:lang w:val="en-US"/>
        </w:rPr>
        <w:t>and death</w:t>
      </w:r>
      <w:r w:rsidR="008F6EC6" w:rsidRPr="00431AEB">
        <w:rPr>
          <w:rFonts w:ascii="Roboto" w:hAnsi="Roboto"/>
          <w:sz w:val="22"/>
          <w:szCs w:val="22"/>
          <w:lang w:val="en-US"/>
        </w:rPr>
        <w:t xml:space="preserve"> </w:t>
      </w:r>
      <w:r w:rsidR="004C5855" w:rsidRPr="00431AEB">
        <w:rPr>
          <w:rFonts w:ascii="Roboto" w:hAnsi="Roboto"/>
          <w:sz w:val="22"/>
          <w:szCs w:val="22"/>
          <w:lang w:val="en-US"/>
        </w:rPr>
        <w:t>(effect ratio 1.</w:t>
      </w:r>
      <w:r w:rsidR="00D04008">
        <w:rPr>
          <w:rFonts w:ascii="Roboto" w:hAnsi="Roboto"/>
          <w:sz w:val="22"/>
          <w:szCs w:val="22"/>
          <w:lang w:val="en-US"/>
        </w:rPr>
        <w:t>73</w:t>
      </w:r>
      <w:r w:rsidR="004C5855" w:rsidRPr="00431AEB">
        <w:rPr>
          <w:rFonts w:ascii="Roboto" w:hAnsi="Roboto"/>
          <w:sz w:val="22"/>
          <w:szCs w:val="22"/>
          <w:lang w:val="en-US"/>
        </w:rPr>
        <w:t xml:space="preserve"> [CI </w:t>
      </w:r>
      <w:r w:rsidR="00D04008">
        <w:rPr>
          <w:rFonts w:ascii="Roboto" w:hAnsi="Roboto"/>
          <w:sz w:val="22"/>
          <w:szCs w:val="22"/>
          <w:lang w:val="en-US"/>
        </w:rPr>
        <w:t>1.35-2.22</w:t>
      </w:r>
      <w:r w:rsidR="004C5855" w:rsidRPr="00431AEB">
        <w:rPr>
          <w:rFonts w:ascii="Roboto" w:hAnsi="Roboto"/>
          <w:sz w:val="22"/>
          <w:szCs w:val="22"/>
          <w:lang w:val="en-US"/>
        </w:rPr>
        <w:t>])</w:t>
      </w:r>
      <w:r w:rsidR="00D51E41" w:rsidRPr="00431AEB">
        <w:rPr>
          <w:rFonts w:ascii="Roboto" w:hAnsi="Roboto"/>
          <w:sz w:val="22"/>
          <w:szCs w:val="22"/>
          <w:lang w:val="en-US"/>
        </w:rPr>
        <w:t xml:space="preserve">. </w:t>
      </w:r>
    </w:p>
    <w:p w14:paraId="153D0B02" w14:textId="38043DEC" w:rsidR="00580470" w:rsidRPr="00DF613E" w:rsidRDefault="00B83119" w:rsidP="00AE4D82">
      <w:pPr>
        <w:spacing w:line="480" w:lineRule="auto"/>
        <w:rPr>
          <w:rFonts w:ascii="Roboto" w:hAnsi="Roboto"/>
          <w:sz w:val="22"/>
          <w:szCs w:val="22"/>
          <w:lang w:val="en-US"/>
        </w:rPr>
      </w:pPr>
      <w:r w:rsidRPr="00431AEB">
        <w:rPr>
          <w:rFonts w:ascii="Roboto" w:hAnsi="Roboto"/>
          <w:sz w:val="22"/>
          <w:szCs w:val="22"/>
          <w:lang w:val="en-US"/>
        </w:rPr>
        <w:t xml:space="preserve"> </w:t>
      </w:r>
    </w:p>
    <w:p w14:paraId="6A9A6F2A" w14:textId="77777777" w:rsidR="0031226B" w:rsidRDefault="0031226B">
      <w:pPr>
        <w:rPr>
          <w:rFonts w:ascii="Roboto" w:hAnsi="Roboto"/>
          <w:b/>
          <w:bCs/>
          <w:sz w:val="22"/>
          <w:szCs w:val="22"/>
          <w:lang w:val="en-US"/>
        </w:rPr>
      </w:pPr>
      <w:r>
        <w:rPr>
          <w:rFonts w:ascii="Roboto" w:hAnsi="Roboto"/>
          <w:b/>
          <w:bCs/>
          <w:sz w:val="22"/>
          <w:szCs w:val="22"/>
          <w:lang w:val="en-US"/>
        </w:rPr>
        <w:br w:type="page"/>
      </w:r>
    </w:p>
    <w:p w14:paraId="61DC0006" w14:textId="7342F413" w:rsidR="001D711A" w:rsidRPr="00DF613E" w:rsidRDefault="001D711A" w:rsidP="001D711A">
      <w:pPr>
        <w:spacing w:line="480" w:lineRule="auto"/>
        <w:rPr>
          <w:rFonts w:ascii="Roboto" w:hAnsi="Roboto"/>
          <w:b/>
          <w:bCs/>
          <w:sz w:val="22"/>
          <w:szCs w:val="22"/>
          <w:lang w:val="en-US"/>
        </w:rPr>
      </w:pPr>
      <w:r w:rsidRPr="00DF613E">
        <w:rPr>
          <w:rFonts w:ascii="Roboto" w:hAnsi="Roboto"/>
          <w:b/>
          <w:bCs/>
          <w:sz w:val="22"/>
          <w:szCs w:val="22"/>
          <w:lang w:val="en-US"/>
        </w:rPr>
        <w:lastRenderedPageBreak/>
        <w:t xml:space="preserve">DISCUSSION: </w:t>
      </w:r>
    </w:p>
    <w:p w14:paraId="4FF9DE24" w14:textId="0CA8AE6D" w:rsidR="00E20586" w:rsidRPr="00DF613E" w:rsidRDefault="00234D5E" w:rsidP="001D711A">
      <w:pPr>
        <w:spacing w:line="480" w:lineRule="auto"/>
        <w:rPr>
          <w:rFonts w:ascii="Roboto" w:hAnsi="Roboto"/>
          <w:sz w:val="22"/>
          <w:szCs w:val="22"/>
          <w:lang w:val="en-US"/>
        </w:rPr>
      </w:pPr>
      <w:r w:rsidRPr="00DF613E">
        <w:rPr>
          <w:rFonts w:ascii="Roboto" w:hAnsi="Roboto"/>
          <w:sz w:val="22"/>
          <w:szCs w:val="22"/>
          <w:lang w:val="en-US"/>
        </w:rPr>
        <w:t>In this study</w:t>
      </w:r>
      <w:r w:rsidR="00941C96" w:rsidRPr="00DF613E">
        <w:rPr>
          <w:rFonts w:ascii="Roboto" w:hAnsi="Roboto"/>
          <w:sz w:val="22"/>
          <w:szCs w:val="22"/>
          <w:lang w:val="en-US"/>
        </w:rPr>
        <w:t>,</w:t>
      </w:r>
      <w:r w:rsidRPr="00DF613E">
        <w:rPr>
          <w:rFonts w:ascii="Roboto" w:hAnsi="Roboto"/>
          <w:sz w:val="22"/>
          <w:szCs w:val="22"/>
          <w:lang w:val="en-US"/>
        </w:rPr>
        <w:t xml:space="preserve"> w</w:t>
      </w:r>
      <w:r w:rsidR="00F0537B" w:rsidRPr="00DF613E">
        <w:rPr>
          <w:rFonts w:ascii="Roboto" w:hAnsi="Roboto"/>
          <w:sz w:val="22"/>
          <w:szCs w:val="22"/>
          <w:lang w:val="en-US"/>
        </w:rPr>
        <w:t xml:space="preserve">e </w:t>
      </w:r>
      <w:r w:rsidR="00AF0B4C" w:rsidRPr="00DF613E">
        <w:rPr>
          <w:rFonts w:ascii="Roboto" w:hAnsi="Roboto"/>
          <w:sz w:val="22"/>
          <w:szCs w:val="22"/>
          <w:lang w:val="en-US"/>
        </w:rPr>
        <w:t>systematically</w:t>
      </w:r>
      <w:r w:rsidRPr="00DF613E">
        <w:rPr>
          <w:rFonts w:ascii="Roboto" w:hAnsi="Roboto"/>
          <w:sz w:val="22"/>
          <w:szCs w:val="22"/>
          <w:lang w:val="en-US"/>
        </w:rPr>
        <w:t xml:space="preserve"> </w:t>
      </w:r>
      <w:r w:rsidR="00AF0B4C" w:rsidRPr="00DF613E">
        <w:rPr>
          <w:rFonts w:ascii="Roboto" w:hAnsi="Roboto"/>
          <w:sz w:val="22"/>
          <w:szCs w:val="22"/>
          <w:lang w:val="en-US"/>
        </w:rPr>
        <w:t>compared</w:t>
      </w:r>
      <w:r w:rsidRPr="00DF613E">
        <w:rPr>
          <w:rFonts w:ascii="Roboto" w:hAnsi="Roboto"/>
          <w:sz w:val="22"/>
          <w:szCs w:val="22"/>
          <w:lang w:val="en-US"/>
        </w:rPr>
        <w:t xml:space="preserve"> </w:t>
      </w:r>
      <w:r w:rsidR="008B3D84">
        <w:rPr>
          <w:rFonts w:ascii="Roboto" w:hAnsi="Roboto"/>
          <w:sz w:val="22"/>
          <w:szCs w:val="22"/>
          <w:lang w:val="en-US"/>
        </w:rPr>
        <w:t xml:space="preserve">the </w:t>
      </w:r>
      <w:r w:rsidR="00702EEB" w:rsidRPr="00DF613E">
        <w:rPr>
          <w:rFonts w:ascii="Roboto" w:hAnsi="Roboto"/>
          <w:sz w:val="22"/>
          <w:szCs w:val="22"/>
          <w:lang w:val="en-US"/>
        </w:rPr>
        <w:t>cardiac phenotypes</w:t>
      </w:r>
      <w:r w:rsidR="00F0537B" w:rsidRPr="00DF613E">
        <w:rPr>
          <w:rFonts w:ascii="Roboto" w:hAnsi="Roboto"/>
          <w:sz w:val="22"/>
          <w:szCs w:val="22"/>
          <w:lang w:val="en-US"/>
        </w:rPr>
        <w:t xml:space="preserve"> and clinical </w:t>
      </w:r>
      <w:r w:rsidR="003A41F5">
        <w:rPr>
          <w:rFonts w:ascii="Roboto" w:hAnsi="Roboto"/>
          <w:sz w:val="22"/>
          <w:szCs w:val="22"/>
          <w:lang w:val="en-US"/>
        </w:rPr>
        <w:t>trajectories</w:t>
      </w:r>
      <w:r w:rsidR="003A41F5" w:rsidRPr="00DF613E">
        <w:rPr>
          <w:rFonts w:ascii="Roboto" w:hAnsi="Roboto"/>
          <w:sz w:val="22"/>
          <w:szCs w:val="22"/>
          <w:lang w:val="en-US"/>
        </w:rPr>
        <w:t xml:space="preserve"> </w:t>
      </w:r>
      <w:r w:rsidR="00F0537B" w:rsidRPr="00DF613E">
        <w:rPr>
          <w:rFonts w:ascii="Roboto" w:hAnsi="Roboto"/>
          <w:sz w:val="22"/>
          <w:szCs w:val="22"/>
          <w:lang w:val="en-US"/>
        </w:rPr>
        <w:t xml:space="preserve">in </w:t>
      </w:r>
      <w:r w:rsidR="00A2067F">
        <w:rPr>
          <w:rFonts w:ascii="Roboto" w:hAnsi="Roboto"/>
          <w:sz w:val="22"/>
          <w:szCs w:val="22"/>
          <w:lang w:val="en-US"/>
        </w:rPr>
        <w:t xml:space="preserve">two major subtypes of HCM: </w:t>
      </w:r>
      <w:proofErr w:type="spellStart"/>
      <w:r w:rsidR="00F0537B" w:rsidRPr="00DF613E">
        <w:rPr>
          <w:rFonts w:ascii="Roboto" w:hAnsi="Roboto"/>
          <w:sz w:val="22"/>
          <w:szCs w:val="22"/>
          <w:lang w:val="en-US"/>
        </w:rPr>
        <w:t>sarcomeric</w:t>
      </w:r>
      <w:proofErr w:type="spellEnd"/>
      <w:r w:rsidR="00F0537B" w:rsidRPr="00DF613E">
        <w:rPr>
          <w:rFonts w:ascii="Roboto" w:hAnsi="Roboto"/>
          <w:sz w:val="22"/>
          <w:szCs w:val="22"/>
          <w:lang w:val="en-US"/>
        </w:rPr>
        <w:t xml:space="preserve"> and non-</w:t>
      </w:r>
      <w:proofErr w:type="spellStart"/>
      <w:r w:rsidR="00F0537B" w:rsidRPr="00DF613E">
        <w:rPr>
          <w:rFonts w:ascii="Roboto" w:hAnsi="Roboto"/>
          <w:sz w:val="22"/>
          <w:szCs w:val="22"/>
          <w:lang w:val="en-US"/>
        </w:rPr>
        <w:t>sarcomeric</w:t>
      </w:r>
      <w:proofErr w:type="spellEnd"/>
      <w:r w:rsidR="00F0537B" w:rsidRPr="00DF613E">
        <w:rPr>
          <w:rFonts w:ascii="Roboto" w:hAnsi="Roboto"/>
          <w:sz w:val="22"/>
          <w:szCs w:val="22"/>
          <w:lang w:val="en-US"/>
        </w:rPr>
        <w:t xml:space="preserve"> HCM</w:t>
      </w:r>
      <w:r w:rsidR="00A2547C">
        <w:rPr>
          <w:rFonts w:ascii="Roboto" w:hAnsi="Roboto"/>
          <w:sz w:val="22"/>
          <w:szCs w:val="22"/>
          <w:lang w:val="en-US"/>
        </w:rPr>
        <w:t>.</w:t>
      </w:r>
      <w:r w:rsidR="00D35FAB">
        <w:rPr>
          <w:rFonts w:ascii="Roboto" w:hAnsi="Roboto"/>
          <w:sz w:val="22"/>
          <w:szCs w:val="22"/>
          <w:lang w:val="en-US"/>
        </w:rPr>
        <w:t xml:space="preserve"> </w:t>
      </w:r>
      <w:proofErr w:type="spellStart"/>
      <w:r w:rsidR="00D35FAB">
        <w:rPr>
          <w:rFonts w:ascii="Roboto" w:hAnsi="Roboto"/>
          <w:sz w:val="22"/>
          <w:szCs w:val="22"/>
          <w:lang w:val="en-US"/>
        </w:rPr>
        <w:t>S</w:t>
      </w:r>
      <w:r w:rsidR="00AE4D82" w:rsidRPr="00DF613E">
        <w:rPr>
          <w:rFonts w:ascii="Roboto" w:hAnsi="Roboto"/>
          <w:sz w:val="22"/>
          <w:szCs w:val="22"/>
          <w:lang w:val="en-US"/>
        </w:rPr>
        <w:t>arcomeric</w:t>
      </w:r>
      <w:proofErr w:type="spellEnd"/>
      <w:r w:rsidR="00AE4D82" w:rsidRPr="00DF613E">
        <w:rPr>
          <w:rFonts w:ascii="Roboto" w:hAnsi="Roboto"/>
          <w:sz w:val="22"/>
          <w:szCs w:val="22"/>
          <w:lang w:val="en-US"/>
        </w:rPr>
        <w:t xml:space="preserve"> HCM </w:t>
      </w:r>
      <w:r w:rsidRPr="00DF613E">
        <w:rPr>
          <w:rFonts w:ascii="Roboto" w:hAnsi="Roboto"/>
          <w:sz w:val="22"/>
          <w:szCs w:val="22"/>
          <w:lang w:val="en-US"/>
        </w:rPr>
        <w:t xml:space="preserve">was </w:t>
      </w:r>
      <w:r w:rsidR="00EC0FCE" w:rsidRPr="00DF613E">
        <w:rPr>
          <w:rFonts w:ascii="Roboto" w:hAnsi="Roboto"/>
          <w:sz w:val="22"/>
          <w:szCs w:val="22"/>
          <w:lang w:val="en-US"/>
        </w:rPr>
        <w:t>characterized by</w:t>
      </w:r>
      <w:r w:rsidRPr="00DF613E">
        <w:rPr>
          <w:rFonts w:ascii="Roboto" w:hAnsi="Roboto"/>
          <w:sz w:val="22"/>
          <w:szCs w:val="22"/>
          <w:lang w:val="en-US"/>
        </w:rPr>
        <w:t xml:space="preserve"> a more severe phenotype </w:t>
      </w:r>
      <w:r w:rsidR="00EC0FCE" w:rsidRPr="00DF613E">
        <w:rPr>
          <w:rFonts w:ascii="Roboto" w:hAnsi="Roboto"/>
          <w:sz w:val="22"/>
          <w:szCs w:val="22"/>
          <w:lang w:val="en-US"/>
        </w:rPr>
        <w:t>with</w:t>
      </w:r>
      <w:ins w:id="254" w:author="Helms, Adam" w:date="2024-02-26T11:02:00Z">
        <w:r w:rsidR="009C4C2B">
          <w:rPr>
            <w:rFonts w:ascii="Roboto" w:hAnsi="Roboto"/>
            <w:sz w:val="22"/>
            <w:szCs w:val="22"/>
            <w:lang w:val="en-US"/>
          </w:rPr>
          <w:t>, on avera</w:t>
        </w:r>
      </w:ins>
      <w:ins w:id="255" w:author="Helms, Adam" w:date="2024-02-26T11:03:00Z">
        <w:r w:rsidR="009C4C2B">
          <w:rPr>
            <w:rFonts w:ascii="Roboto" w:hAnsi="Roboto"/>
            <w:sz w:val="22"/>
            <w:szCs w:val="22"/>
            <w:lang w:val="en-US"/>
          </w:rPr>
          <w:t>ge,</w:t>
        </w:r>
      </w:ins>
      <w:r w:rsidR="00335B40">
        <w:rPr>
          <w:rFonts w:ascii="Roboto" w:hAnsi="Roboto"/>
          <w:sz w:val="22"/>
          <w:szCs w:val="22"/>
          <w:lang w:val="en-US"/>
        </w:rPr>
        <w:t xml:space="preserve"> </w:t>
      </w:r>
      <w:r w:rsidRPr="00DF613E">
        <w:rPr>
          <w:rFonts w:ascii="Roboto" w:hAnsi="Roboto"/>
          <w:sz w:val="22"/>
          <w:szCs w:val="22"/>
          <w:lang w:val="en-US"/>
        </w:rPr>
        <w:t xml:space="preserve">a </w:t>
      </w:r>
      <w:r w:rsidR="00E20586" w:rsidRPr="00DF613E">
        <w:rPr>
          <w:rFonts w:ascii="Roboto" w:hAnsi="Roboto"/>
          <w:sz w:val="22"/>
          <w:szCs w:val="22"/>
          <w:lang w:val="en-US"/>
        </w:rPr>
        <w:t>younger</w:t>
      </w:r>
      <w:r w:rsidR="00F0537B" w:rsidRPr="00DF613E">
        <w:rPr>
          <w:rFonts w:ascii="Roboto" w:hAnsi="Roboto"/>
          <w:sz w:val="22"/>
          <w:szCs w:val="22"/>
          <w:lang w:val="en-US"/>
        </w:rPr>
        <w:t xml:space="preserve"> </w:t>
      </w:r>
      <w:r w:rsidR="00EC0FCE" w:rsidRPr="00DF613E">
        <w:rPr>
          <w:rFonts w:ascii="Roboto" w:hAnsi="Roboto"/>
          <w:sz w:val="22"/>
          <w:szCs w:val="22"/>
          <w:lang w:val="en-US"/>
        </w:rPr>
        <w:t>age</w:t>
      </w:r>
      <w:r w:rsidR="00335B40">
        <w:rPr>
          <w:rFonts w:ascii="Roboto" w:hAnsi="Roboto"/>
          <w:sz w:val="22"/>
          <w:szCs w:val="22"/>
          <w:lang w:val="en-US"/>
        </w:rPr>
        <w:t xml:space="preserve"> at </w:t>
      </w:r>
      <w:r w:rsidR="0054323F">
        <w:rPr>
          <w:rFonts w:ascii="Roboto" w:hAnsi="Roboto"/>
          <w:sz w:val="22"/>
          <w:szCs w:val="22"/>
          <w:lang w:val="en-US"/>
        </w:rPr>
        <w:t>diagnosis</w:t>
      </w:r>
      <w:r w:rsidR="00335B40">
        <w:rPr>
          <w:rFonts w:ascii="Roboto" w:hAnsi="Roboto"/>
          <w:sz w:val="22"/>
          <w:szCs w:val="22"/>
          <w:lang w:val="en-US"/>
        </w:rPr>
        <w:t>,</w:t>
      </w:r>
      <w:r w:rsidR="00D35FAB">
        <w:rPr>
          <w:rFonts w:ascii="Roboto" w:hAnsi="Roboto"/>
          <w:sz w:val="22"/>
          <w:szCs w:val="22"/>
          <w:lang w:val="en-US"/>
        </w:rPr>
        <w:t xml:space="preserve"> </w:t>
      </w:r>
      <w:r w:rsidR="006B7AE7" w:rsidRPr="00DF613E">
        <w:rPr>
          <w:rFonts w:ascii="Roboto" w:hAnsi="Roboto"/>
          <w:sz w:val="22"/>
          <w:szCs w:val="22"/>
          <w:lang w:val="en-US"/>
        </w:rPr>
        <w:t>a</w:t>
      </w:r>
      <w:r w:rsidR="00192803" w:rsidRPr="00DF613E">
        <w:rPr>
          <w:rFonts w:ascii="Roboto" w:hAnsi="Roboto"/>
          <w:sz w:val="22"/>
          <w:szCs w:val="22"/>
          <w:lang w:val="en-US"/>
        </w:rPr>
        <w:t xml:space="preserve"> </w:t>
      </w:r>
      <w:r w:rsidR="00AE4D82" w:rsidRPr="00DF613E">
        <w:rPr>
          <w:rFonts w:ascii="Roboto" w:hAnsi="Roboto"/>
          <w:sz w:val="22"/>
          <w:szCs w:val="22"/>
          <w:lang w:val="en-US"/>
        </w:rPr>
        <w:t>higher burden of cardiac arrhythmias</w:t>
      </w:r>
      <w:r w:rsidR="00EC0FCE" w:rsidRPr="00DF613E">
        <w:rPr>
          <w:rFonts w:ascii="Roboto" w:hAnsi="Roboto"/>
          <w:sz w:val="22"/>
          <w:szCs w:val="22"/>
          <w:lang w:val="en-US"/>
        </w:rPr>
        <w:t xml:space="preserve"> and </w:t>
      </w:r>
      <w:r w:rsidR="00AE4D82" w:rsidRPr="00DF613E">
        <w:rPr>
          <w:rFonts w:ascii="Roboto" w:hAnsi="Roboto"/>
          <w:sz w:val="22"/>
          <w:szCs w:val="22"/>
          <w:lang w:val="en-US"/>
        </w:rPr>
        <w:t>severe heart failure</w:t>
      </w:r>
      <w:r w:rsidR="00335B40">
        <w:rPr>
          <w:rFonts w:ascii="Roboto" w:hAnsi="Roboto"/>
          <w:sz w:val="22"/>
          <w:szCs w:val="22"/>
          <w:lang w:val="en-US"/>
        </w:rPr>
        <w:t>, and an</w:t>
      </w:r>
      <w:r w:rsidR="00EC0FCE" w:rsidRPr="00DF613E">
        <w:rPr>
          <w:rFonts w:ascii="Roboto" w:hAnsi="Roboto"/>
          <w:sz w:val="22"/>
          <w:szCs w:val="22"/>
          <w:lang w:val="en-US"/>
        </w:rPr>
        <w:t xml:space="preserve"> </w:t>
      </w:r>
      <w:r w:rsidR="00AE4D82" w:rsidRPr="00DF613E">
        <w:rPr>
          <w:rFonts w:ascii="Roboto" w:hAnsi="Roboto"/>
          <w:sz w:val="22"/>
          <w:szCs w:val="22"/>
          <w:lang w:val="en-US"/>
        </w:rPr>
        <w:t>HCM-related mortality</w:t>
      </w:r>
      <w:r w:rsidR="00EC0FCE" w:rsidRPr="00DF613E">
        <w:rPr>
          <w:rFonts w:ascii="Roboto" w:hAnsi="Roboto"/>
          <w:sz w:val="22"/>
          <w:szCs w:val="22"/>
          <w:lang w:val="en-US"/>
        </w:rPr>
        <w:t>-rate twice that of non-</w:t>
      </w:r>
      <w:proofErr w:type="spellStart"/>
      <w:r w:rsidR="00EC0FCE" w:rsidRPr="00DF613E">
        <w:rPr>
          <w:rFonts w:ascii="Roboto" w:hAnsi="Roboto"/>
          <w:sz w:val="22"/>
          <w:szCs w:val="22"/>
          <w:lang w:val="en-US"/>
        </w:rPr>
        <w:t>sarcomeric</w:t>
      </w:r>
      <w:proofErr w:type="spellEnd"/>
      <w:r w:rsidR="00EC0FCE" w:rsidRPr="00DF613E">
        <w:rPr>
          <w:rFonts w:ascii="Roboto" w:hAnsi="Roboto"/>
          <w:sz w:val="22"/>
          <w:szCs w:val="22"/>
          <w:lang w:val="en-US"/>
        </w:rPr>
        <w:t xml:space="preserve"> HCM</w:t>
      </w:r>
      <w:r w:rsidR="00A2067F">
        <w:rPr>
          <w:rFonts w:ascii="Roboto" w:hAnsi="Roboto"/>
          <w:sz w:val="22"/>
          <w:szCs w:val="22"/>
          <w:lang w:val="en-US"/>
        </w:rPr>
        <w:t>. Furthermore, b</w:t>
      </w:r>
      <w:r w:rsidR="008D66E8">
        <w:rPr>
          <w:rFonts w:ascii="Roboto" w:hAnsi="Roboto"/>
          <w:sz w:val="22"/>
          <w:szCs w:val="22"/>
          <w:lang w:val="en-US"/>
        </w:rPr>
        <w:t>oth atrial fibrillation</w:t>
      </w:r>
      <w:r w:rsidR="00EB5A65">
        <w:rPr>
          <w:rFonts w:ascii="Roboto" w:hAnsi="Roboto"/>
          <w:sz w:val="22"/>
          <w:szCs w:val="22"/>
          <w:lang w:val="en-US"/>
        </w:rPr>
        <w:t xml:space="preserve"> and LV systolic dysfunction were </w:t>
      </w:r>
      <w:ins w:id="256" w:author="Christoffer Vissing" w:date="2024-08-12T14:42:00Z" w16du:dateUtc="2024-08-12T12:42:00Z">
        <w:r w:rsidR="00923EF4">
          <w:rPr>
            <w:rFonts w:ascii="Roboto" w:hAnsi="Roboto"/>
            <w:sz w:val="22"/>
            <w:szCs w:val="22"/>
            <w:lang w:val="en-US"/>
          </w:rPr>
          <w:t xml:space="preserve">associated with a </w:t>
        </w:r>
      </w:ins>
      <w:r w:rsidR="00EB5A65">
        <w:rPr>
          <w:rFonts w:ascii="Roboto" w:hAnsi="Roboto"/>
          <w:sz w:val="22"/>
          <w:szCs w:val="22"/>
          <w:lang w:val="en-US"/>
        </w:rPr>
        <w:t>significantly</w:t>
      </w:r>
      <w:del w:id="257" w:author="Christoffer Vissing" w:date="2024-08-12T14:42:00Z" w16du:dateUtc="2024-08-12T12:42:00Z">
        <w:r w:rsidR="00EB5A65" w:rsidDel="00923EF4">
          <w:rPr>
            <w:rFonts w:ascii="Roboto" w:hAnsi="Roboto"/>
            <w:sz w:val="22"/>
            <w:szCs w:val="22"/>
            <w:lang w:val="en-US"/>
          </w:rPr>
          <w:delText xml:space="preserve"> more </w:delText>
        </w:r>
        <w:commentRangeStart w:id="258"/>
        <w:r w:rsidR="00EB5A65" w:rsidDel="00923EF4">
          <w:rPr>
            <w:rFonts w:ascii="Roboto" w:hAnsi="Roboto"/>
            <w:sz w:val="22"/>
            <w:szCs w:val="22"/>
            <w:lang w:val="en-US"/>
          </w:rPr>
          <w:delText>impactful</w:delText>
        </w:r>
        <w:commentRangeEnd w:id="258"/>
        <w:r w:rsidR="00CC04A8" w:rsidDel="00923EF4">
          <w:rPr>
            <w:rStyle w:val="Kommentarhenvisning"/>
            <w:lang w:val="en-US" w:eastAsia="en-US"/>
          </w:rPr>
          <w:commentReference w:id="258"/>
        </w:r>
        <w:r w:rsidR="00EB5A65" w:rsidDel="00923EF4">
          <w:rPr>
            <w:rFonts w:ascii="Roboto" w:hAnsi="Roboto"/>
            <w:sz w:val="22"/>
            <w:szCs w:val="22"/>
            <w:lang w:val="en-US"/>
          </w:rPr>
          <w:delText xml:space="preserve"> in sarcomeric HCM,</w:delText>
        </w:r>
      </w:del>
      <w:r w:rsidR="00EB5A65">
        <w:rPr>
          <w:rFonts w:ascii="Roboto" w:hAnsi="Roboto"/>
          <w:sz w:val="22"/>
          <w:szCs w:val="22"/>
          <w:lang w:val="en-US"/>
        </w:rPr>
        <w:t xml:space="preserve"> </w:t>
      </w:r>
      <w:del w:id="259" w:author="Christoffer Vissing" w:date="2024-08-12T14:42:00Z" w16du:dateUtc="2024-08-12T12:42:00Z">
        <w:r w:rsidR="00EB5A65" w:rsidDel="00923EF4">
          <w:rPr>
            <w:rFonts w:ascii="Roboto" w:hAnsi="Roboto"/>
            <w:sz w:val="22"/>
            <w:szCs w:val="22"/>
            <w:lang w:val="en-US"/>
          </w:rPr>
          <w:delText xml:space="preserve">conferring a </w:delText>
        </w:r>
      </w:del>
      <w:r w:rsidR="00EB5A65">
        <w:rPr>
          <w:rFonts w:ascii="Roboto" w:hAnsi="Roboto"/>
          <w:sz w:val="22"/>
          <w:szCs w:val="22"/>
          <w:lang w:val="en-US"/>
        </w:rPr>
        <w:t xml:space="preserve">greater risk of heart failure and death </w:t>
      </w:r>
      <w:ins w:id="260" w:author="Christoffer Vissing" w:date="2024-08-12T14:42:00Z" w16du:dateUtc="2024-08-12T12:42:00Z">
        <w:r w:rsidR="00923EF4">
          <w:rPr>
            <w:rFonts w:ascii="Roboto" w:hAnsi="Roboto"/>
            <w:sz w:val="22"/>
            <w:szCs w:val="22"/>
            <w:lang w:val="en-US"/>
          </w:rPr>
          <w:t xml:space="preserve">in </w:t>
        </w:r>
        <w:proofErr w:type="spellStart"/>
        <w:r w:rsidR="00923EF4">
          <w:rPr>
            <w:rFonts w:ascii="Roboto" w:hAnsi="Roboto"/>
            <w:sz w:val="22"/>
            <w:szCs w:val="22"/>
            <w:lang w:val="en-US"/>
          </w:rPr>
          <w:t>sarcomeric</w:t>
        </w:r>
        <w:proofErr w:type="spellEnd"/>
        <w:r w:rsidR="00923EF4">
          <w:rPr>
            <w:rFonts w:ascii="Roboto" w:hAnsi="Roboto"/>
            <w:sz w:val="22"/>
            <w:szCs w:val="22"/>
            <w:lang w:val="en-US"/>
          </w:rPr>
          <w:t xml:space="preserve"> HCM </w:t>
        </w:r>
      </w:ins>
      <w:r w:rsidR="00EB5A65">
        <w:rPr>
          <w:rFonts w:ascii="Roboto" w:hAnsi="Roboto"/>
          <w:sz w:val="22"/>
          <w:szCs w:val="22"/>
          <w:lang w:val="en-US"/>
        </w:rPr>
        <w:t>compared with non-</w:t>
      </w:r>
      <w:proofErr w:type="spellStart"/>
      <w:r w:rsidR="00EB5A65">
        <w:rPr>
          <w:rFonts w:ascii="Roboto" w:hAnsi="Roboto"/>
          <w:sz w:val="22"/>
          <w:szCs w:val="22"/>
          <w:lang w:val="en-US"/>
        </w:rPr>
        <w:t>sarcomeric</w:t>
      </w:r>
      <w:proofErr w:type="spellEnd"/>
      <w:r w:rsidR="00EB5A65">
        <w:rPr>
          <w:rFonts w:ascii="Roboto" w:hAnsi="Roboto"/>
          <w:sz w:val="22"/>
          <w:szCs w:val="22"/>
          <w:lang w:val="en-US"/>
        </w:rPr>
        <w:t xml:space="preserve"> HCM. </w:t>
      </w:r>
    </w:p>
    <w:p w14:paraId="48B8931D" w14:textId="77777777" w:rsidR="00285DBF" w:rsidRPr="00CC498B" w:rsidRDefault="00285DBF" w:rsidP="001D711A">
      <w:pPr>
        <w:spacing w:line="480" w:lineRule="auto"/>
        <w:rPr>
          <w:rFonts w:ascii="Roboto" w:hAnsi="Roboto"/>
          <w:b/>
          <w:bCs/>
          <w:sz w:val="22"/>
          <w:szCs w:val="22"/>
          <w:lang w:val="en-US"/>
        </w:rPr>
      </w:pPr>
    </w:p>
    <w:p w14:paraId="3206D536" w14:textId="78D4F402" w:rsidR="00224206" w:rsidRPr="00CC498B" w:rsidRDefault="00AA4526" w:rsidP="001D711A">
      <w:pPr>
        <w:spacing w:line="480" w:lineRule="auto"/>
        <w:rPr>
          <w:rFonts w:ascii="Roboto" w:hAnsi="Roboto"/>
          <w:b/>
          <w:bCs/>
          <w:sz w:val="22"/>
          <w:szCs w:val="22"/>
          <w:lang w:val="en-US"/>
        </w:rPr>
      </w:pPr>
      <w:r w:rsidRPr="00CC498B">
        <w:rPr>
          <w:rFonts w:ascii="Roboto" w:hAnsi="Roboto"/>
          <w:b/>
          <w:bCs/>
          <w:sz w:val="22"/>
          <w:szCs w:val="22"/>
          <w:lang w:val="en-US"/>
        </w:rPr>
        <w:t>Patients with</w:t>
      </w:r>
      <w:r w:rsidR="00DD0515" w:rsidRPr="00CC498B">
        <w:rPr>
          <w:rFonts w:ascii="Roboto" w:hAnsi="Roboto"/>
          <w:b/>
          <w:bCs/>
          <w:sz w:val="22"/>
          <w:szCs w:val="22"/>
          <w:lang w:val="en-US"/>
        </w:rPr>
        <w:t xml:space="preserve"> Non-</w:t>
      </w:r>
      <w:proofErr w:type="spellStart"/>
      <w:r w:rsidR="00DD0515" w:rsidRPr="00CC498B">
        <w:rPr>
          <w:rFonts w:ascii="Roboto" w:hAnsi="Roboto"/>
          <w:b/>
          <w:bCs/>
          <w:sz w:val="22"/>
          <w:szCs w:val="22"/>
          <w:lang w:val="en-US"/>
        </w:rPr>
        <w:t>sarcomeric</w:t>
      </w:r>
      <w:proofErr w:type="spellEnd"/>
      <w:r w:rsidR="00DD0515" w:rsidRPr="00CC498B">
        <w:rPr>
          <w:rFonts w:ascii="Roboto" w:hAnsi="Roboto"/>
          <w:b/>
          <w:bCs/>
          <w:sz w:val="22"/>
          <w:szCs w:val="22"/>
          <w:lang w:val="en-US"/>
        </w:rPr>
        <w:t xml:space="preserve"> HCM</w:t>
      </w:r>
      <w:r w:rsidRPr="00CC498B">
        <w:rPr>
          <w:rFonts w:ascii="Roboto" w:hAnsi="Roboto"/>
          <w:b/>
          <w:bCs/>
          <w:sz w:val="22"/>
          <w:szCs w:val="22"/>
          <w:lang w:val="en-US"/>
        </w:rPr>
        <w:t xml:space="preserve"> Have a Higher Burden of </w:t>
      </w:r>
      <w:r w:rsidR="00EB5A65">
        <w:rPr>
          <w:rFonts w:ascii="Roboto" w:hAnsi="Roboto"/>
          <w:b/>
          <w:bCs/>
          <w:sz w:val="22"/>
          <w:szCs w:val="22"/>
          <w:lang w:val="en-US"/>
        </w:rPr>
        <w:t xml:space="preserve">Cardiovascular </w:t>
      </w:r>
      <w:r w:rsidRPr="00CC498B">
        <w:rPr>
          <w:rFonts w:ascii="Roboto" w:hAnsi="Roboto"/>
          <w:b/>
          <w:bCs/>
          <w:sz w:val="22"/>
          <w:szCs w:val="22"/>
          <w:lang w:val="en-US"/>
        </w:rPr>
        <w:t>Comorbidities</w:t>
      </w:r>
    </w:p>
    <w:p w14:paraId="4B2E481E" w14:textId="710BC3C0" w:rsidR="008F135E" w:rsidRPr="00DF613E" w:rsidRDefault="00EC3708" w:rsidP="00790484">
      <w:pPr>
        <w:spacing w:line="480" w:lineRule="auto"/>
        <w:rPr>
          <w:rFonts w:ascii="Roboto" w:hAnsi="Roboto"/>
          <w:sz w:val="22"/>
          <w:szCs w:val="22"/>
          <w:lang w:val="en-US"/>
        </w:rPr>
      </w:pPr>
      <w:r>
        <w:rPr>
          <w:rFonts w:ascii="Roboto" w:hAnsi="Roboto"/>
          <w:sz w:val="22"/>
          <w:szCs w:val="22"/>
          <w:lang w:val="en-US"/>
        </w:rPr>
        <w:t>As reported previously</w:t>
      </w:r>
      <w:r w:rsidR="00875D58" w:rsidRPr="00CC498B">
        <w:rPr>
          <w:rFonts w:ascii="Roboto" w:hAnsi="Roboto"/>
          <w:sz w:val="22"/>
          <w:szCs w:val="22"/>
          <w:lang w:val="en-US"/>
        </w:rPr>
        <w:t xml:space="preserve">, we </w:t>
      </w:r>
      <w:r w:rsidR="00827161" w:rsidRPr="00CC498B">
        <w:rPr>
          <w:rFonts w:ascii="Roboto" w:hAnsi="Roboto"/>
          <w:sz w:val="22"/>
          <w:szCs w:val="22"/>
          <w:lang w:val="en-US"/>
        </w:rPr>
        <w:t xml:space="preserve">found </w:t>
      </w:r>
      <w:r w:rsidR="00875D58" w:rsidRPr="00CC498B">
        <w:rPr>
          <w:rFonts w:ascii="Roboto" w:hAnsi="Roboto"/>
          <w:sz w:val="22"/>
          <w:szCs w:val="22"/>
          <w:lang w:val="en-US"/>
        </w:rPr>
        <w:t>that patients with non-</w:t>
      </w:r>
      <w:proofErr w:type="spellStart"/>
      <w:r w:rsidR="00875D58" w:rsidRPr="00CC498B">
        <w:rPr>
          <w:rFonts w:ascii="Roboto" w:hAnsi="Roboto"/>
          <w:sz w:val="22"/>
          <w:szCs w:val="22"/>
          <w:lang w:val="en-US"/>
        </w:rPr>
        <w:t>sarcomeric</w:t>
      </w:r>
      <w:proofErr w:type="spellEnd"/>
      <w:r w:rsidR="00875D58" w:rsidRPr="00CC498B">
        <w:rPr>
          <w:rFonts w:ascii="Roboto" w:hAnsi="Roboto"/>
          <w:sz w:val="22"/>
          <w:szCs w:val="22"/>
          <w:lang w:val="en-US"/>
        </w:rPr>
        <w:t xml:space="preserve"> HCM were more likely to have obstructive </w:t>
      </w:r>
      <w:r w:rsidR="00827161" w:rsidRPr="00CC498B">
        <w:rPr>
          <w:rFonts w:ascii="Roboto" w:hAnsi="Roboto"/>
          <w:sz w:val="22"/>
          <w:szCs w:val="22"/>
          <w:lang w:val="en-US"/>
        </w:rPr>
        <w:t>physiology and common cardiovascular comorbidities (hypertension and obesity)</w:t>
      </w:r>
      <w:r w:rsidR="00B9219B" w:rsidRPr="00CC498B">
        <w:rPr>
          <w:rFonts w:ascii="Roboto" w:hAnsi="Roboto"/>
          <w:sz w:val="22"/>
          <w:szCs w:val="22"/>
          <w:lang w:val="en-US"/>
        </w:rPr>
        <w:t>.</w:t>
      </w:r>
      <w:r w:rsidR="00BB4E02">
        <w:rPr>
          <w:rFonts w:ascii="Roboto" w:hAnsi="Roboto"/>
          <w:sz w:val="22"/>
          <w:szCs w:val="22"/>
        </w:rPr>
        <w:fldChar w:fldCharType="begin"/>
      </w:r>
      <w:r w:rsidR="00A76EE4">
        <w:rPr>
          <w:rFonts w:ascii="Roboto" w:hAnsi="Roboto"/>
          <w:sz w:val="22"/>
          <w:szCs w:val="22"/>
          <w:lang w:val="en-US"/>
        </w:rPr>
        <w:instrText xml:space="preserve"> ADDIN ZOTERO_ITEM CSL_CITATION {"citationID":"qdWGASxX","properties":{"formattedCitation":"\\super 3,10\\uc0\\u8211{}12\\nosupersub{}","plainCitation":"3,10–12","noteIndex":0},"citationItems":[{"id":73,"uris":["http://zotero.org/users/2403727/items/SMQZC67W"],"itemData":{"id":73,"type":"article-journal","abstract":"Background:A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A76EE4" w:rsidRPr="00A76EE4">
        <w:rPr>
          <w:rFonts w:ascii="Roboto" w:hAnsi="Roboto"/>
          <w:sz w:val="22"/>
          <w:vertAlign w:val="superscript"/>
          <w:lang w:val="en-US"/>
          <w:rPrChange w:id="261" w:author="Christoffer Vissing" w:date="2024-08-12T11:54:00Z" w16du:dateUtc="2024-08-12T09:54:00Z">
            <w:rPr>
              <w:rFonts w:ascii="Roboto" w:hAnsi="Roboto"/>
              <w:sz w:val="22"/>
              <w:vertAlign w:val="superscript"/>
            </w:rPr>
          </w:rPrChange>
        </w:rPr>
        <w:t>3,10–12</w:t>
      </w:r>
      <w:r w:rsidR="00BB4E02">
        <w:rPr>
          <w:rFonts w:ascii="Roboto" w:hAnsi="Roboto"/>
          <w:sz w:val="22"/>
          <w:szCs w:val="22"/>
        </w:rPr>
        <w:fldChar w:fldCharType="end"/>
      </w:r>
      <w:r w:rsidR="00B9219B" w:rsidRPr="00DF613E">
        <w:rPr>
          <w:rFonts w:ascii="Roboto" w:hAnsi="Roboto"/>
          <w:sz w:val="22"/>
          <w:szCs w:val="22"/>
          <w:lang w:val="en-US"/>
        </w:rPr>
        <w:t xml:space="preserve"> </w:t>
      </w:r>
      <w:r w:rsidR="00F00275" w:rsidRPr="00DF613E">
        <w:rPr>
          <w:rFonts w:ascii="Roboto" w:hAnsi="Roboto"/>
          <w:sz w:val="22"/>
          <w:szCs w:val="22"/>
          <w:lang w:val="en-US"/>
        </w:rPr>
        <w:t>O</w:t>
      </w:r>
      <w:r w:rsidR="005C4292" w:rsidRPr="00DF613E">
        <w:rPr>
          <w:rFonts w:ascii="Roboto" w:hAnsi="Roboto"/>
          <w:sz w:val="22"/>
          <w:szCs w:val="22"/>
          <w:lang w:val="en-US"/>
        </w:rPr>
        <w:t>verall</w:t>
      </w:r>
      <w:r w:rsidR="00F00275" w:rsidRPr="00DF613E">
        <w:rPr>
          <w:rFonts w:ascii="Roboto" w:hAnsi="Roboto"/>
          <w:sz w:val="22"/>
          <w:szCs w:val="22"/>
          <w:lang w:val="en-US"/>
        </w:rPr>
        <w:t>, the</w:t>
      </w:r>
      <w:r w:rsidR="005C4292" w:rsidRPr="00DF613E">
        <w:rPr>
          <w:rFonts w:ascii="Roboto" w:hAnsi="Roboto"/>
          <w:sz w:val="22"/>
          <w:szCs w:val="22"/>
          <w:lang w:val="en-US"/>
        </w:rPr>
        <w:t xml:space="preserve"> </w:t>
      </w:r>
      <w:r w:rsidR="002045AA" w:rsidRPr="00DF613E">
        <w:rPr>
          <w:rFonts w:ascii="Roboto" w:hAnsi="Roboto"/>
          <w:sz w:val="22"/>
          <w:szCs w:val="22"/>
          <w:lang w:val="en-US"/>
        </w:rPr>
        <w:t xml:space="preserve">age-standardized incidence rate </w:t>
      </w:r>
      <w:r w:rsidR="007100EB">
        <w:rPr>
          <w:rFonts w:ascii="Roboto" w:hAnsi="Roboto"/>
          <w:sz w:val="22"/>
          <w:szCs w:val="22"/>
          <w:lang w:val="en-US"/>
        </w:rPr>
        <w:t xml:space="preserve">of </w:t>
      </w:r>
      <w:r w:rsidR="00EB5A65">
        <w:rPr>
          <w:rFonts w:ascii="Roboto" w:hAnsi="Roboto"/>
          <w:sz w:val="22"/>
          <w:szCs w:val="22"/>
          <w:lang w:val="en-US"/>
        </w:rPr>
        <w:t>having</w:t>
      </w:r>
      <w:r w:rsidR="007100EB">
        <w:rPr>
          <w:rFonts w:ascii="Roboto" w:hAnsi="Roboto"/>
          <w:sz w:val="22"/>
          <w:szCs w:val="22"/>
          <w:lang w:val="en-US"/>
        </w:rPr>
        <w:t xml:space="preserve"> obstructive physiology </w:t>
      </w:r>
      <w:r w:rsidR="00F00275" w:rsidRPr="00DF613E">
        <w:rPr>
          <w:rFonts w:ascii="Roboto" w:hAnsi="Roboto"/>
          <w:sz w:val="22"/>
          <w:szCs w:val="22"/>
          <w:lang w:val="en-US"/>
        </w:rPr>
        <w:t xml:space="preserve">was </w:t>
      </w:r>
      <w:r w:rsidR="002045AA" w:rsidRPr="00DF613E">
        <w:rPr>
          <w:rFonts w:ascii="Roboto" w:hAnsi="Roboto"/>
          <w:sz w:val="22"/>
          <w:szCs w:val="22"/>
          <w:lang w:val="en-US"/>
        </w:rPr>
        <w:t>twice as high in non-</w:t>
      </w:r>
      <w:proofErr w:type="spellStart"/>
      <w:r w:rsidR="002045AA" w:rsidRPr="00DF613E">
        <w:rPr>
          <w:rFonts w:ascii="Roboto" w:hAnsi="Roboto"/>
          <w:sz w:val="22"/>
          <w:szCs w:val="22"/>
          <w:lang w:val="en-US"/>
        </w:rPr>
        <w:t>sarcomeric</w:t>
      </w:r>
      <w:proofErr w:type="spellEnd"/>
      <w:r w:rsidR="002045AA" w:rsidRPr="00DF613E">
        <w:rPr>
          <w:rFonts w:ascii="Roboto" w:hAnsi="Roboto"/>
          <w:sz w:val="22"/>
          <w:szCs w:val="22"/>
          <w:lang w:val="en-US"/>
        </w:rPr>
        <w:t xml:space="preserve"> HCM. </w:t>
      </w:r>
      <w:r w:rsidR="00827161" w:rsidRPr="00DF613E">
        <w:rPr>
          <w:rFonts w:ascii="Roboto" w:hAnsi="Roboto"/>
          <w:sz w:val="22"/>
          <w:szCs w:val="22"/>
          <w:lang w:val="en-US"/>
        </w:rPr>
        <w:t xml:space="preserve">Obesity was associated with </w:t>
      </w:r>
      <w:r w:rsidR="00D33261" w:rsidRPr="00DF613E">
        <w:rPr>
          <w:rFonts w:ascii="Roboto" w:hAnsi="Roboto"/>
          <w:sz w:val="22"/>
          <w:szCs w:val="22"/>
          <w:lang w:val="en-US"/>
        </w:rPr>
        <w:t>a</w:t>
      </w:r>
      <w:r w:rsidR="00442031" w:rsidRPr="00DF613E">
        <w:rPr>
          <w:rFonts w:ascii="Roboto" w:hAnsi="Roboto"/>
          <w:sz w:val="22"/>
          <w:szCs w:val="22"/>
          <w:lang w:val="en-US"/>
        </w:rPr>
        <w:t>n</w:t>
      </w:r>
      <w:r w:rsidR="00D33261" w:rsidRPr="00DF613E">
        <w:rPr>
          <w:rFonts w:ascii="Roboto" w:hAnsi="Roboto"/>
          <w:sz w:val="22"/>
          <w:szCs w:val="22"/>
          <w:lang w:val="en-US"/>
        </w:rPr>
        <w:t xml:space="preserve"> </w:t>
      </w:r>
      <w:r w:rsidR="0083228C" w:rsidRPr="00DF613E">
        <w:rPr>
          <w:rFonts w:ascii="Roboto" w:hAnsi="Roboto"/>
          <w:sz w:val="22"/>
          <w:szCs w:val="22"/>
          <w:lang w:val="en-US"/>
        </w:rPr>
        <w:t>80% higher rate of obstruction</w:t>
      </w:r>
      <w:r w:rsidR="00FC716E" w:rsidRPr="00DF613E">
        <w:rPr>
          <w:rFonts w:ascii="Roboto" w:hAnsi="Roboto"/>
          <w:sz w:val="22"/>
          <w:szCs w:val="22"/>
          <w:lang w:val="en-US"/>
        </w:rPr>
        <w:t xml:space="preserve"> as seen previously,</w:t>
      </w:r>
      <w:r w:rsidR="00FC716E">
        <w:rPr>
          <w:rFonts w:ascii="Roboto" w:hAnsi="Roboto"/>
          <w:sz w:val="22"/>
          <w:szCs w:val="22"/>
        </w:rPr>
        <w:fldChar w:fldCharType="begin"/>
      </w:r>
      <w:r w:rsidR="00A76EE4">
        <w:rPr>
          <w:rFonts w:ascii="Roboto" w:hAnsi="Roboto"/>
          <w:sz w:val="22"/>
          <w:szCs w:val="22"/>
          <w:lang w:val="en-US"/>
        </w:rPr>
        <w:instrText xml:space="preserve"> ADDIN ZOTERO_ITEM CSL_CITATION {"citationID":"e6gTbBSs","properties":{"formattedCitation":"\\super 13\\nosupersub{}","plainCitation":"13","noteIndex":0},"citationItems":[{"id":152,"uris":["http://zotero.org/users/2403727/items/43YGYCNR"],"itemData":{"id":152,"type":"article-journal","abstract":"&lt;h3&gt;Importance&lt;/h3&gt;&lt;p&gt;Patients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FC716E">
        <w:rPr>
          <w:rFonts w:ascii="Roboto" w:hAnsi="Roboto"/>
          <w:sz w:val="22"/>
          <w:szCs w:val="22"/>
        </w:rPr>
        <w:fldChar w:fldCharType="separate"/>
      </w:r>
      <w:r w:rsidR="00A76EE4" w:rsidRPr="00A76EE4">
        <w:rPr>
          <w:rFonts w:ascii="Roboto" w:hAnsi="Roboto"/>
          <w:sz w:val="22"/>
          <w:vertAlign w:val="superscript"/>
          <w:lang w:val="en-US"/>
          <w:rPrChange w:id="262" w:author="Christoffer Vissing" w:date="2024-08-12T11:54:00Z" w16du:dateUtc="2024-08-12T09:54:00Z">
            <w:rPr>
              <w:rFonts w:ascii="Roboto" w:hAnsi="Roboto"/>
              <w:sz w:val="22"/>
              <w:vertAlign w:val="superscript"/>
            </w:rPr>
          </w:rPrChange>
        </w:rPr>
        <w:t>13</w:t>
      </w:r>
      <w:r w:rsidR="00FC716E">
        <w:rPr>
          <w:rFonts w:ascii="Roboto" w:hAnsi="Roboto"/>
          <w:sz w:val="22"/>
          <w:szCs w:val="22"/>
        </w:rPr>
        <w:fldChar w:fldCharType="end"/>
      </w:r>
      <w:r w:rsidR="00FC716E" w:rsidRPr="00DF613E">
        <w:rPr>
          <w:rFonts w:ascii="Roboto" w:hAnsi="Roboto"/>
          <w:sz w:val="22"/>
          <w:szCs w:val="22"/>
          <w:lang w:val="en-US"/>
        </w:rPr>
        <w:t xml:space="preserve"> but had</w:t>
      </w:r>
      <w:r w:rsidR="00442031" w:rsidRPr="00DF613E">
        <w:rPr>
          <w:rFonts w:ascii="Roboto" w:hAnsi="Roboto"/>
          <w:sz w:val="22"/>
          <w:szCs w:val="22"/>
          <w:lang w:val="en-US"/>
        </w:rPr>
        <w:t xml:space="preserve"> a </w:t>
      </w:r>
      <w:r w:rsidR="00154659" w:rsidRPr="00DF613E">
        <w:rPr>
          <w:rFonts w:ascii="Roboto" w:hAnsi="Roboto"/>
          <w:sz w:val="22"/>
          <w:szCs w:val="22"/>
          <w:lang w:val="en-US"/>
        </w:rPr>
        <w:t>larger effect</w:t>
      </w:r>
      <w:r w:rsidR="0083228C" w:rsidRPr="00DF613E">
        <w:rPr>
          <w:rFonts w:ascii="Roboto" w:hAnsi="Roboto"/>
          <w:sz w:val="22"/>
          <w:szCs w:val="22"/>
          <w:lang w:val="en-US"/>
        </w:rPr>
        <w:t xml:space="preserve"> </w:t>
      </w:r>
      <w:r w:rsidR="00154659" w:rsidRPr="00DF613E">
        <w:rPr>
          <w:rFonts w:ascii="Roboto" w:hAnsi="Roboto"/>
          <w:sz w:val="22"/>
          <w:szCs w:val="22"/>
          <w:lang w:val="en-US"/>
        </w:rPr>
        <w:t>in patients with</w:t>
      </w:r>
      <w:r w:rsidR="00D33261" w:rsidRPr="00DF613E">
        <w:rPr>
          <w:rFonts w:ascii="Roboto" w:hAnsi="Roboto"/>
          <w:sz w:val="22"/>
          <w:szCs w:val="22"/>
          <w:lang w:val="en-US"/>
        </w:rPr>
        <w:t xml:space="preserve"> non-</w:t>
      </w:r>
      <w:proofErr w:type="spellStart"/>
      <w:r w:rsidR="00D33261" w:rsidRPr="00DF613E">
        <w:rPr>
          <w:rFonts w:ascii="Roboto" w:hAnsi="Roboto"/>
          <w:sz w:val="22"/>
          <w:szCs w:val="22"/>
          <w:lang w:val="en-US"/>
        </w:rPr>
        <w:t>sarcomeric</w:t>
      </w:r>
      <w:proofErr w:type="spellEnd"/>
      <w:r w:rsidR="00D33261" w:rsidRPr="00DF613E">
        <w:rPr>
          <w:rFonts w:ascii="Roboto" w:hAnsi="Roboto"/>
          <w:sz w:val="22"/>
          <w:szCs w:val="22"/>
          <w:lang w:val="en-US"/>
        </w:rPr>
        <w:t xml:space="preserve"> HCM</w:t>
      </w:r>
      <w:r w:rsidR="00FA685D" w:rsidRPr="00DF613E">
        <w:rPr>
          <w:rFonts w:ascii="Roboto" w:hAnsi="Roboto"/>
          <w:sz w:val="22"/>
          <w:szCs w:val="22"/>
          <w:lang w:val="en-US"/>
        </w:rPr>
        <w:t>.</w:t>
      </w:r>
      <w:r w:rsidR="00D33261" w:rsidRPr="00DF613E">
        <w:rPr>
          <w:rFonts w:ascii="Roboto" w:hAnsi="Roboto"/>
          <w:sz w:val="22"/>
          <w:szCs w:val="22"/>
          <w:lang w:val="en-US"/>
        </w:rPr>
        <w:t xml:space="preserve"> </w:t>
      </w:r>
      <w:r w:rsidR="00AA4526" w:rsidRPr="00DF613E">
        <w:rPr>
          <w:rFonts w:ascii="Roboto" w:hAnsi="Roboto"/>
          <w:sz w:val="22"/>
          <w:szCs w:val="22"/>
          <w:lang w:val="en-US"/>
        </w:rPr>
        <w:t>Notably</w:t>
      </w:r>
      <w:r w:rsidR="006463CE" w:rsidRPr="00DF613E">
        <w:rPr>
          <w:rFonts w:ascii="Roboto" w:hAnsi="Roboto"/>
          <w:sz w:val="22"/>
          <w:szCs w:val="22"/>
          <w:lang w:val="en-US"/>
        </w:rPr>
        <w:t>, while</w:t>
      </w:r>
      <w:r w:rsidR="0084063E" w:rsidRPr="00DF613E">
        <w:rPr>
          <w:rFonts w:ascii="Roboto" w:hAnsi="Roboto"/>
          <w:sz w:val="22"/>
          <w:szCs w:val="22"/>
          <w:lang w:val="en-US"/>
        </w:rPr>
        <w:t xml:space="preserve"> LV obstruction has been </w:t>
      </w:r>
      <w:r w:rsidR="00AC2A89">
        <w:rPr>
          <w:rFonts w:ascii="Roboto" w:hAnsi="Roboto"/>
          <w:sz w:val="22"/>
          <w:szCs w:val="22"/>
          <w:lang w:val="en-US"/>
        </w:rPr>
        <w:t>linked</w:t>
      </w:r>
      <w:r w:rsidR="0084063E" w:rsidRPr="00DF613E">
        <w:rPr>
          <w:rFonts w:ascii="Roboto" w:hAnsi="Roboto"/>
          <w:sz w:val="22"/>
          <w:szCs w:val="22"/>
          <w:lang w:val="en-US"/>
        </w:rPr>
        <w:t xml:space="preserve"> with a higher risk of ventricular arrhythmias, stroke and death,</w:t>
      </w:r>
      <w:r w:rsidR="0084063E">
        <w:rPr>
          <w:rFonts w:ascii="Roboto" w:hAnsi="Roboto"/>
          <w:sz w:val="22"/>
          <w:szCs w:val="22"/>
        </w:rPr>
        <w:fldChar w:fldCharType="begin"/>
      </w:r>
      <w:r w:rsidR="00A76EE4">
        <w:rPr>
          <w:rFonts w:ascii="Roboto" w:hAnsi="Roboto"/>
          <w:sz w:val="22"/>
          <w:szCs w:val="22"/>
          <w:lang w:val="en-US"/>
        </w:rPr>
        <w:instrText xml:space="preserve"> ADDIN ZOTERO_ITEM CSL_CITATION {"citationID":"YsRiDJm3","properties":{"formattedCitation":"\\super 14\\nosupersub{}","plainCitation":"14","noteIndex":0},"citationItems":[{"id":4273,"uris":["http://zotero.org/users/2403727/items/BWBU3NKQ"],"itemData":{"id":4273,"type":"article-journal","container-title":"New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A76EE4" w:rsidRPr="00A76EE4">
        <w:rPr>
          <w:rFonts w:ascii="Roboto" w:hAnsi="Roboto"/>
          <w:sz w:val="22"/>
          <w:vertAlign w:val="superscript"/>
          <w:lang w:val="en-US"/>
          <w:rPrChange w:id="263" w:author="Christoffer Vissing" w:date="2024-08-12T11:54:00Z" w16du:dateUtc="2024-08-12T09:54:00Z">
            <w:rPr>
              <w:rFonts w:ascii="Roboto" w:hAnsi="Roboto"/>
              <w:sz w:val="22"/>
              <w:vertAlign w:val="superscript"/>
            </w:rPr>
          </w:rPrChange>
        </w:rPr>
        <w:t>14</w:t>
      </w:r>
      <w:r w:rsidR="0084063E">
        <w:rPr>
          <w:rFonts w:ascii="Roboto" w:hAnsi="Roboto"/>
          <w:sz w:val="22"/>
          <w:szCs w:val="22"/>
        </w:rPr>
        <w:fldChar w:fldCharType="end"/>
      </w:r>
      <w:r w:rsidR="0084063E" w:rsidRPr="00DF613E">
        <w:rPr>
          <w:rFonts w:ascii="Roboto" w:hAnsi="Roboto"/>
          <w:sz w:val="22"/>
          <w:szCs w:val="22"/>
          <w:lang w:val="en-US"/>
        </w:rPr>
        <w:t xml:space="preserve"> </w:t>
      </w:r>
      <w:r w:rsidR="00AA4526" w:rsidRPr="00DF613E">
        <w:rPr>
          <w:rFonts w:ascii="Roboto" w:hAnsi="Roboto"/>
          <w:sz w:val="22"/>
          <w:szCs w:val="22"/>
          <w:lang w:val="en-US"/>
        </w:rPr>
        <w:t>we</w:t>
      </w:r>
      <w:r w:rsidR="0084063E" w:rsidRPr="00DF613E">
        <w:rPr>
          <w:rFonts w:ascii="Roboto" w:hAnsi="Roboto"/>
          <w:sz w:val="22"/>
          <w:szCs w:val="22"/>
          <w:lang w:val="en-US"/>
        </w:rPr>
        <w:t xml:space="preserve"> did not find </w:t>
      </w:r>
      <w:r w:rsidR="006463CE" w:rsidRPr="00DF613E">
        <w:rPr>
          <w:rFonts w:ascii="Roboto" w:hAnsi="Roboto"/>
          <w:sz w:val="22"/>
          <w:szCs w:val="22"/>
          <w:lang w:val="en-US"/>
        </w:rPr>
        <w:t xml:space="preserve">LV obstruction to be </w:t>
      </w:r>
      <w:r w:rsidR="00AC2A89">
        <w:rPr>
          <w:rFonts w:ascii="Roboto" w:hAnsi="Roboto"/>
          <w:sz w:val="22"/>
          <w:szCs w:val="22"/>
          <w:lang w:val="en-US"/>
        </w:rPr>
        <w:t>associated</w:t>
      </w:r>
      <w:r w:rsidR="00FA685D" w:rsidRPr="00DF613E">
        <w:rPr>
          <w:rFonts w:ascii="Roboto" w:hAnsi="Roboto"/>
          <w:sz w:val="22"/>
          <w:szCs w:val="22"/>
          <w:lang w:val="en-US"/>
        </w:rPr>
        <w:t xml:space="preserve"> </w:t>
      </w:r>
      <w:r w:rsidR="00AC2A89">
        <w:rPr>
          <w:rFonts w:ascii="Roboto" w:hAnsi="Roboto"/>
          <w:sz w:val="22"/>
          <w:szCs w:val="22"/>
          <w:lang w:val="en-US"/>
        </w:rPr>
        <w:t>with</w:t>
      </w:r>
      <w:r w:rsidR="00FA685D" w:rsidRPr="00DF613E">
        <w:rPr>
          <w:rFonts w:ascii="Roboto" w:hAnsi="Roboto"/>
          <w:sz w:val="22"/>
          <w:szCs w:val="22"/>
          <w:lang w:val="en-US"/>
        </w:rPr>
        <w:t xml:space="preserve"> </w:t>
      </w:r>
      <w:r w:rsidR="006463CE" w:rsidRPr="00DF613E">
        <w:rPr>
          <w:rFonts w:ascii="Roboto" w:hAnsi="Roboto"/>
          <w:sz w:val="22"/>
          <w:szCs w:val="22"/>
          <w:lang w:val="en-US"/>
        </w:rPr>
        <w:t xml:space="preserve">these </w:t>
      </w:r>
      <w:r w:rsidR="00AC2A89">
        <w:rPr>
          <w:rFonts w:ascii="Roboto" w:hAnsi="Roboto"/>
          <w:sz w:val="22"/>
          <w:szCs w:val="22"/>
          <w:lang w:val="en-US"/>
        </w:rPr>
        <w:t xml:space="preserve">adverse </w:t>
      </w:r>
      <w:r w:rsidR="006463CE" w:rsidRPr="00DF613E">
        <w:rPr>
          <w:rFonts w:ascii="Roboto" w:hAnsi="Roboto"/>
          <w:sz w:val="22"/>
          <w:szCs w:val="22"/>
          <w:lang w:val="en-US"/>
        </w:rPr>
        <w:t>outcome</w:t>
      </w:r>
      <w:r w:rsidR="00FC716E" w:rsidRPr="00DF613E">
        <w:rPr>
          <w:rFonts w:ascii="Roboto" w:hAnsi="Roboto"/>
          <w:sz w:val="22"/>
          <w:szCs w:val="22"/>
          <w:lang w:val="en-US"/>
        </w:rPr>
        <w:t>s</w:t>
      </w:r>
      <w:r w:rsidR="00AA4526" w:rsidRPr="00DF613E">
        <w:rPr>
          <w:rFonts w:ascii="Roboto" w:hAnsi="Roboto"/>
          <w:sz w:val="22"/>
          <w:szCs w:val="22"/>
          <w:lang w:val="en-US"/>
        </w:rPr>
        <w:t xml:space="preserve"> after adjustment for age</w:t>
      </w:r>
      <w:r w:rsidR="00345718" w:rsidRPr="00DF613E">
        <w:rPr>
          <w:rFonts w:ascii="Roboto" w:hAnsi="Roboto"/>
          <w:sz w:val="22"/>
          <w:szCs w:val="22"/>
          <w:lang w:val="en-US"/>
        </w:rPr>
        <w:t xml:space="preserve"> and</w:t>
      </w:r>
      <w:r w:rsidR="0032350E" w:rsidRPr="00DF613E">
        <w:rPr>
          <w:rFonts w:ascii="Roboto" w:hAnsi="Roboto"/>
          <w:sz w:val="22"/>
          <w:szCs w:val="22"/>
          <w:lang w:val="en-US"/>
        </w:rPr>
        <w:t xml:space="preserve"> sex</w:t>
      </w:r>
      <w:r w:rsidR="00AC2A89">
        <w:rPr>
          <w:rFonts w:ascii="Roboto" w:hAnsi="Roboto"/>
          <w:sz w:val="22"/>
          <w:szCs w:val="22"/>
          <w:lang w:val="en-US"/>
        </w:rPr>
        <w:t xml:space="preserve">, </w:t>
      </w:r>
      <w:r w:rsidR="005C0A8A">
        <w:rPr>
          <w:rFonts w:ascii="Roboto" w:hAnsi="Roboto"/>
          <w:sz w:val="22"/>
          <w:szCs w:val="22"/>
          <w:lang w:val="en-US"/>
        </w:rPr>
        <w:t>both in the overall</w:t>
      </w:r>
      <w:r w:rsidR="00AC2A89">
        <w:rPr>
          <w:rFonts w:ascii="Roboto" w:hAnsi="Roboto"/>
          <w:sz w:val="22"/>
          <w:szCs w:val="22"/>
          <w:lang w:val="en-US"/>
        </w:rPr>
        <w:t xml:space="preserve"> </w:t>
      </w:r>
      <w:r w:rsidR="005C0A8A">
        <w:rPr>
          <w:rFonts w:ascii="Roboto" w:hAnsi="Roboto"/>
          <w:sz w:val="22"/>
          <w:szCs w:val="22"/>
          <w:lang w:val="en-US"/>
        </w:rPr>
        <w:t>cohort and within th</w:t>
      </w:r>
      <w:r w:rsidR="00AC2A89">
        <w:rPr>
          <w:rFonts w:ascii="Roboto" w:hAnsi="Roboto"/>
          <w:sz w:val="22"/>
          <w:szCs w:val="22"/>
          <w:lang w:val="en-US"/>
        </w:rPr>
        <w:t xml:space="preserve">e </w:t>
      </w:r>
      <w:proofErr w:type="spellStart"/>
      <w:r w:rsidR="00AC2A89">
        <w:rPr>
          <w:rFonts w:ascii="Roboto" w:hAnsi="Roboto"/>
          <w:sz w:val="22"/>
          <w:szCs w:val="22"/>
          <w:lang w:val="en-US"/>
        </w:rPr>
        <w:t>sarcomeric</w:t>
      </w:r>
      <w:proofErr w:type="spellEnd"/>
      <w:r w:rsidR="00AC2A89">
        <w:rPr>
          <w:rFonts w:ascii="Roboto" w:hAnsi="Roboto"/>
          <w:sz w:val="22"/>
          <w:szCs w:val="22"/>
          <w:lang w:val="en-US"/>
        </w:rPr>
        <w:t xml:space="preserve"> or non-</w:t>
      </w:r>
      <w:proofErr w:type="spellStart"/>
      <w:r w:rsidR="00AC2A89">
        <w:rPr>
          <w:rFonts w:ascii="Roboto" w:hAnsi="Roboto"/>
          <w:sz w:val="22"/>
          <w:szCs w:val="22"/>
          <w:lang w:val="en-US"/>
        </w:rPr>
        <w:t>sarcomeric</w:t>
      </w:r>
      <w:proofErr w:type="spellEnd"/>
      <w:r w:rsidR="00AC2A89">
        <w:rPr>
          <w:rFonts w:ascii="Roboto" w:hAnsi="Roboto"/>
          <w:sz w:val="22"/>
          <w:szCs w:val="22"/>
          <w:lang w:val="en-US"/>
        </w:rPr>
        <w:t xml:space="preserve"> HCM </w:t>
      </w:r>
      <w:r w:rsidR="005C0A8A">
        <w:rPr>
          <w:rFonts w:ascii="Roboto" w:hAnsi="Roboto"/>
          <w:sz w:val="22"/>
          <w:szCs w:val="22"/>
          <w:lang w:val="en-US"/>
        </w:rPr>
        <w:t xml:space="preserve">subgroups </w:t>
      </w:r>
      <w:r w:rsidR="00AC2A89">
        <w:rPr>
          <w:rFonts w:ascii="Roboto" w:hAnsi="Roboto"/>
          <w:sz w:val="22"/>
          <w:szCs w:val="22"/>
          <w:lang w:val="en-US"/>
        </w:rPr>
        <w:t>individually</w:t>
      </w:r>
      <w:r w:rsidR="006463CE" w:rsidRPr="00DF613E">
        <w:rPr>
          <w:rFonts w:ascii="Roboto" w:hAnsi="Roboto"/>
          <w:sz w:val="22"/>
          <w:szCs w:val="22"/>
          <w:lang w:val="en-US"/>
        </w:rPr>
        <w:t>.</w:t>
      </w:r>
      <w:ins w:id="264" w:author="Christoffer Vissing" w:date="2024-08-12T14:44:00Z" w16du:dateUtc="2024-08-12T12:44:00Z">
        <w:r w:rsidR="00923EF4">
          <w:rPr>
            <w:rFonts w:ascii="Roboto" w:hAnsi="Roboto"/>
            <w:sz w:val="22"/>
            <w:szCs w:val="22"/>
            <w:lang w:val="en-US"/>
          </w:rPr>
          <w:t xml:space="preserve"> </w:t>
        </w:r>
      </w:ins>
      <w:ins w:id="265" w:author="Christoffer Vissing" w:date="2024-08-12T14:46:00Z" w16du:dateUtc="2024-08-12T12:46:00Z">
        <w:r w:rsidR="00923EF4">
          <w:rPr>
            <w:rFonts w:ascii="Roboto" w:hAnsi="Roboto"/>
            <w:sz w:val="22"/>
            <w:szCs w:val="22"/>
            <w:lang w:val="en-US"/>
          </w:rPr>
          <w:t>However, t</w:t>
        </w:r>
      </w:ins>
      <w:ins w:id="266" w:author="Christoffer Vissing" w:date="2024-08-12T14:44:00Z" w16du:dateUtc="2024-08-12T12:44:00Z">
        <w:r w:rsidR="00923EF4">
          <w:rPr>
            <w:rFonts w:ascii="Roboto" w:hAnsi="Roboto"/>
            <w:sz w:val="22"/>
            <w:szCs w:val="22"/>
            <w:lang w:val="en-US"/>
          </w:rPr>
          <w:t xml:space="preserve">his finding could </w:t>
        </w:r>
      </w:ins>
      <w:ins w:id="267" w:author="Christoffer Vissing" w:date="2024-08-12T14:45:00Z" w16du:dateUtc="2024-08-12T12:45:00Z">
        <w:r w:rsidR="00923EF4">
          <w:rPr>
            <w:rFonts w:ascii="Roboto" w:hAnsi="Roboto"/>
            <w:sz w:val="22"/>
            <w:szCs w:val="22"/>
            <w:lang w:val="en-US"/>
          </w:rPr>
          <w:t xml:space="preserve">be explained by the high rate of septal reduction therapy in patients with LV obstruction in </w:t>
        </w:r>
        <w:proofErr w:type="spellStart"/>
        <w:r w:rsidR="00923EF4">
          <w:rPr>
            <w:rFonts w:ascii="Roboto" w:hAnsi="Roboto"/>
            <w:sz w:val="22"/>
            <w:szCs w:val="22"/>
            <w:lang w:val="en-US"/>
          </w:rPr>
          <w:t>SHaRe</w:t>
        </w:r>
        <w:proofErr w:type="spellEnd"/>
        <w:r w:rsidR="00923EF4">
          <w:rPr>
            <w:rFonts w:ascii="Roboto" w:hAnsi="Roboto"/>
            <w:sz w:val="22"/>
            <w:szCs w:val="22"/>
            <w:lang w:val="en-US"/>
          </w:rPr>
          <w:t>.</w:t>
        </w:r>
      </w:ins>
      <w:r w:rsidR="006463CE" w:rsidRPr="00DF613E">
        <w:rPr>
          <w:rFonts w:ascii="Roboto" w:hAnsi="Roboto"/>
          <w:sz w:val="22"/>
          <w:szCs w:val="22"/>
          <w:lang w:val="en-US"/>
        </w:rPr>
        <w:t xml:space="preserve"> </w:t>
      </w:r>
      <w:r w:rsidR="00523C29">
        <w:rPr>
          <w:rFonts w:ascii="Roboto" w:hAnsi="Roboto"/>
          <w:sz w:val="22"/>
          <w:szCs w:val="22"/>
          <w:lang w:val="en-US"/>
        </w:rPr>
        <w:tab/>
      </w:r>
    </w:p>
    <w:p w14:paraId="49917606" w14:textId="36D663CF" w:rsidR="008A2E9A" w:rsidRPr="00DF613E" w:rsidRDefault="00D57C6D" w:rsidP="00790484">
      <w:pPr>
        <w:spacing w:line="480" w:lineRule="auto"/>
        <w:rPr>
          <w:rFonts w:ascii="Roboto" w:hAnsi="Roboto"/>
          <w:sz w:val="22"/>
          <w:szCs w:val="22"/>
          <w:lang w:val="en-US"/>
        </w:rPr>
      </w:pPr>
      <w:r w:rsidRPr="00DF613E">
        <w:rPr>
          <w:rFonts w:ascii="Roboto" w:hAnsi="Roboto"/>
          <w:sz w:val="22"/>
          <w:szCs w:val="22"/>
          <w:lang w:val="en-US"/>
        </w:rPr>
        <w:t xml:space="preserve">Hypertension and specifically elevated diastolic blood pressure </w:t>
      </w:r>
      <w:r w:rsidR="00B06391" w:rsidRPr="00DF613E">
        <w:rPr>
          <w:rFonts w:ascii="Roboto" w:hAnsi="Roboto"/>
          <w:sz w:val="22"/>
          <w:szCs w:val="22"/>
          <w:lang w:val="en-US"/>
        </w:rPr>
        <w:t xml:space="preserve">has been </w:t>
      </w:r>
      <w:r w:rsidR="0032350E" w:rsidRPr="00DF613E">
        <w:rPr>
          <w:rFonts w:ascii="Roboto" w:hAnsi="Roboto"/>
          <w:sz w:val="22"/>
          <w:szCs w:val="22"/>
          <w:lang w:val="en-US"/>
        </w:rPr>
        <w:t>identified as</w:t>
      </w:r>
      <w:r w:rsidRPr="00DF613E">
        <w:rPr>
          <w:rFonts w:ascii="Roboto" w:hAnsi="Roboto"/>
          <w:sz w:val="22"/>
          <w:szCs w:val="22"/>
          <w:lang w:val="en-US"/>
        </w:rPr>
        <w:t xml:space="preserve"> an important</w:t>
      </w:r>
      <w:r w:rsidR="006463CE" w:rsidRPr="00DF613E">
        <w:rPr>
          <w:rFonts w:ascii="Roboto" w:hAnsi="Roboto"/>
          <w:sz w:val="22"/>
          <w:szCs w:val="22"/>
          <w:lang w:val="en-US"/>
        </w:rPr>
        <w:t xml:space="preserve"> </w:t>
      </w:r>
      <w:r w:rsidR="00FC716E" w:rsidRPr="00DF613E">
        <w:rPr>
          <w:rFonts w:ascii="Roboto" w:hAnsi="Roboto"/>
          <w:sz w:val="22"/>
          <w:szCs w:val="22"/>
          <w:lang w:val="en-US"/>
        </w:rPr>
        <w:t xml:space="preserve">comorbidity </w:t>
      </w:r>
      <w:del w:id="268" w:author="Christoffer Vissing" w:date="2024-08-07T15:00:00Z" w16du:dateUtc="2024-08-07T13:00:00Z">
        <w:r w:rsidR="00FC716E" w:rsidRPr="00DF613E" w:rsidDel="00625F3A">
          <w:rPr>
            <w:rFonts w:ascii="Roboto" w:hAnsi="Roboto"/>
            <w:sz w:val="22"/>
            <w:szCs w:val="22"/>
            <w:lang w:val="en-US"/>
          </w:rPr>
          <w:delText>for developing</w:delText>
        </w:r>
      </w:del>
      <w:ins w:id="269" w:author="Christoffer Vissing" w:date="2024-08-07T15:00:00Z" w16du:dateUtc="2024-08-07T13:00:00Z">
        <w:r w:rsidR="00625F3A">
          <w:rPr>
            <w:rFonts w:ascii="Roboto" w:hAnsi="Roboto"/>
            <w:sz w:val="22"/>
            <w:szCs w:val="22"/>
            <w:lang w:val="en-US"/>
          </w:rPr>
          <w:t>associated with</w:t>
        </w:r>
      </w:ins>
      <w:r w:rsidR="00FC716E" w:rsidRPr="00DF613E">
        <w:rPr>
          <w:rFonts w:ascii="Roboto" w:hAnsi="Roboto"/>
          <w:sz w:val="22"/>
          <w:szCs w:val="22"/>
          <w:lang w:val="en-US"/>
        </w:rPr>
        <w:t xml:space="preserve"> non-</w:t>
      </w:r>
      <w:proofErr w:type="spellStart"/>
      <w:r w:rsidR="00FC716E" w:rsidRPr="00DF613E">
        <w:rPr>
          <w:rFonts w:ascii="Roboto" w:hAnsi="Roboto"/>
          <w:sz w:val="22"/>
          <w:szCs w:val="22"/>
          <w:lang w:val="en-US"/>
        </w:rPr>
        <w:t>sarcomeric</w:t>
      </w:r>
      <w:proofErr w:type="spellEnd"/>
      <w:r w:rsidRPr="00DF613E">
        <w:rPr>
          <w:rFonts w:ascii="Roboto" w:hAnsi="Roboto"/>
          <w:sz w:val="22"/>
          <w:szCs w:val="22"/>
          <w:lang w:val="en-US"/>
        </w:rPr>
        <w:t xml:space="preserve"> HCM.</w:t>
      </w:r>
      <w:r>
        <w:rPr>
          <w:rFonts w:ascii="Roboto" w:hAnsi="Roboto"/>
          <w:sz w:val="22"/>
          <w:szCs w:val="22"/>
        </w:rPr>
        <w:fldChar w:fldCharType="begin"/>
      </w:r>
      <w:r w:rsidR="002B44B5">
        <w:rPr>
          <w:rFonts w:ascii="Roboto" w:hAnsi="Roboto"/>
          <w:sz w:val="22"/>
          <w:szCs w:val="22"/>
          <w:lang w:val="en-US"/>
        </w:rPr>
        <w:instrText xml:space="preserve"> ADDIN ZOTERO_ITEM CSL_CITATION {"citationID":"emTkUPTP","properties":{"formattedCitation":"\\super 15,16\\nosupersub{}","plainCitation":"15,16","noteIndex":0},"citationItems":[{"id":3017,"uris":["http://zotero.org/users/2403727/items/EGYWTL4G"],"itemData":{"id":3017,"type":"article-journal","abstract":"Hypertrophic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2B44B5" w:rsidRPr="002B44B5">
        <w:rPr>
          <w:rFonts w:ascii="Roboto" w:hAnsi="Roboto"/>
          <w:sz w:val="22"/>
          <w:vertAlign w:val="superscript"/>
          <w:lang w:val="en-US"/>
          <w:rPrChange w:id="270" w:author="Christoffer Vissing" w:date="2024-08-14T08:44:00Z" w16du:dateUtc="2024-08-14T06:44:00Z">
            <w:rPr>
              <w:rFonts w:ascii="Roboto" w:hAnsi="Roboto"/>
              <w:sz w:val="22"/>
              <w:vertAlign w:val="superscript"/>
            </w:rPr>
          </w:rPrChange>
        </w:rPr>
        <w:t>15,16</w:t>
      </w:r>
      <w:r>
        <w:rPr>
          <w:rFonts w:ascii="Roboto" w:hAnsi="Roboto"/>
          <w:sz w:val="22"/>
          <w:szCs w:val="22"/>
        </w:rPr>
        <w:fldChar w:fldCharType="end"/>
      </w:r>
      <w:r w:rsidRPr="00DF613E">
        <w:rPr>
          <w:rFonts w:ascii="Roboto" w:hAnsi="Roboto"/>
          <w:sz w:val="22"/>
          <w:szCs w:val="22"/>
          <w:lang w:val="en-US"/>
        </w:rPr>
        <w:t xml:space="preserve"> </w:t>
      </w:r>
      <w:r w:rsidR="00FC716E" w:rsidRPr="00DF613E">
        <w:rPr>
          <w:rFonts w:ascii="Roboto" w:hAnsi="Roboto"/>
          <w:sz w:val="22"/>
          <w:szCs w:val="22"/>
          <w:lang w:val="en-US"/>
        </w:rPr>
        <w:t>Congruent</w:t>
      </w:r>
      <w:r w:rsidRPr="00DF613E">
        <w:rPr>
          <w:rFonts w:ascii="Roboto" w:hAnsi="Roboto"/>
          <w:sz w:val="22"/>
          <w:szCs w:val="22"/>
          <w:lang w:val="en-US"/>
        </w:rPr>
        <w:t xml:space="preserve"> with this, </w:t>
      </w:r>
      <w:r w:rsidR="008A2E9A" w:rsidRPr="00DF613E">
        <w:rPr>
          <w:rFonts w:ascii="Roboto" w:hAnsi="Roboto"/>
          <w:sz w:val="22"/>
          <w:szCs w:val="22"/>
          <w:lang w:val="en-US"/>
        </w:rPr>
        <w:t>the prevalence of hypertension was almost twice as high in non-</w:t>
      </w:r>
      <w:proofErr w:type="spellStart"/>
      <w:r w:rsidR="008A2E9A" w:rsidRPr="00DF613E">
        <w:rPr>
          <w:rFonts w:ascii="Roboto" w:hAnsi="Roboto"/>
          <w:sz w:val="22"/>
          <w:szCs w:val="22"/>
          <w:lang w:val="en-US"/>
        </w:rPr>
        <w:t>sarcomeric</w:t>
      </w:r>
      <w:proofErr w:type="spellEnd"/>
      <w:r w:rsidR="008A2E9A" w:rsidRPr="00DF613E">
        <w:rPr>
          <w:rFonts w:ascii="Roboto" w:hAnsi="Roboto"/>
          <w:sz w:val="22"/>
          <w:szCs w:val="22"/>
          <w:lang w:val="en-US"/>
        </w:rPr>
        <w:t xml:space="preserve"> HCM.</w:t>
      </w:r>
      <w:r w:rsidR="008417BA">
        <w:rPr>
          <w:rFonts w:ascii="Roboto" w:hAnsi="Roboto"/>
          <w:sz w:val="22"/>
          <w:szCs w:val="22"/>
          <w:lang w:val="en-US"/>
        </w:rPr>
        <w:t xml:space="preserve"> </w:t>
      </w:r>
      <w:r w:rsidR="00CC498B">
        <w:rPr>
          <w:rFonts w:ascii="Roboto" w:hAnsi="Roboto"/>
          <w:sz w:val="22"/>
          <w:szCs w:val="22"/>
          <w:lang w:val="en-US"/>
        </w:rPr>
        <w:t>Moreover,</w:t>
      </w:r>
      <w:r w:rsidR="008417BA">
        <w:rPr>
          <w:rFonts w:ascii="Roboto" w:hAnsi="Roboto"/>
          <w:sz w:val="22"/>
          <w:szCs w:val="22"/>
          <w:lang w:val="en-US"/>
        </w:rPr>
        <w:t xml:space="preserve"> hypertension </w:t>
      </w:r>
      <w:r w:rsidR="00CC498B">
        <w:rPr>
          <w:rFonts w:ascii="Roboto" w:hAnsi="Roboto"/>
          <w:sz w:val="22"/>
          <w:szCs w:val="22"/>
          <w:lang w:val="en-US"/>
        </w:rPr>
        <w:t xml:space="preserve">was much more likely to </w:t>
      </w:r>
      <w:commentRangeStart w:id="271"/>
      <w:del w:id="272" w:author="Christoffer Vissing" w:date="2024-08-12T14:47:00Z" w16du:dateUtc="2024-08-12T12:47:00Z">
        <w:r w:rsidR="00CC498B" w:rsidDel="00451BCA">
          <w:rPr>
            <w:rFonts w:ascii="Roboto" w:hAnsi="Roboto"/>
            <w:sz w:val="22"/>
            <w:szCs w:val="22"/>
            <w:lang w:val="en-US"/>
          </w:rPr>
          <w:delText xml:space="preserve">lead </w:delText>
        </w:r>
      </w:del>
      <w:commentRangeEnd w:id="271"/>
      <w:ins w:id="273" w:author="Christoffer Vissing" w:date="2024-08-12T14:47:00Z" w16du:dateUtc="2024-08-12T12:47:00Z">
        <w:r w:rsidR="00451BCA">
          <w:rPr>
            <w:rFonts w:ascii="Roboto" w:hAnsi="Roboto"/>
            <w:sz w:val="22"/>
            <w:szCs w:val="22"/>
            <w:lang w:val="en-US"/>
          </w:rPr>
          <w:t xml:space="preserve">precede </w:t>
        </w:r>
      </w:ins>
      <w:r w:rsidR="00545CED">
        <w:rPr>
          <w:rStyle w:val="Kommentarhenvisning"/>
          <w:lang w:val="en-US" w:eastAsia="en-US"/>
        </w:rPr>
        <w:commentReference w:id="271"/>
      </w:r>
      <w:del w:id="274" w:author="Christoffer Vissing" w:date="2024-08-12T14:47:00Z" w16du:dateUtc="2024-08-12T12:47:00Z">
        <w:r w:rsidR="00CC498B" w:rsidDel="00451BCA">
          <w:rPr>
            <w:rFonts w:ascii="Roboto" w:hAnsi="Roboto"/>
            <w:sz w:val="22"/>
            <w:szCs w:val="22"/>
            <w:lang w:val="en-US"/>
          </w:rPr>
          <w:delText xml:space="preserve">to </w:delText>
        </w:r>
      </w:del>
      <w:r w:rsidR="008417BA">
        <w:rPr>
          <w:rFonts w:ascii="Roboto" w:hAnsi="Roboto"/>
          <w:sz w:val="22"/>
          <w:szCs w:val="22"/>
          <w:lang w:val="en-US"/>
        </w:rPr>
        <w:t xml:space="preserve">the </w:t>
      </w:r>
      <w:ins w:id="275" w:author="Christoffer Vissing" w:date="2024-08-12T14:47:00Z" w16du:dateUtc="2024-08-12T12:47:00Z">
        <w:r w:rsidR="00451BCA">
          <w:rPr>
            <w:rFonts w:ascii="Roboto" w:hAnsi="Roboto"/>
            <w:sz w:val="22"/>
            <w:szCs w:val="22"/>
            <w:lang w:val="en-US"/>
          </w:rPr>
          <w:t>identification</w:t>
        </w:r>
      </w:ins>
      <w:del w:id="276" w:author="Christoffer Vissing" w:date="2024-08-12T14:47:00Z" w16du:dateUtc="2024-08-12T12:47:00Z">
        <w:r w:rsidR="008417BA" w:rsidDel="00451BCA">
          <w:rPr>
            <w:rFonts w:ascii="Roboto" w:hAnsi="Roboto"/>
            <w:sz w:val="22"/>
            <w:szCs w:val="22"/>
            <w:lang w:val="en-US"/>
          </w:rPr>
          <w:delText>development</w:delText>
        </w:r>
      </w:del>
      <w:r w:rsidR="008417BA">
        <w:rPr>
          <w:rFonts w:ascii="Roboto" w:hAnsi="Roboto"/>
          <w:sz w:val="22"/>
          <w:szCs w:val="22"/>
          <w:lang w:val="en-US"/>
        </w:rPr>
        <w:t xml:space="preserve"> o</w:t>
      </w:r>
      <w:r w:rsidR="00CC498B">
        <w:rPr>
          <w:rFonts w:ascii="Roboto" w:hAnsi="Roboto"/>
          <w:sz w:val="22"/>
          <w:szCs w:val="22"/>
          <w:lang w:val="en-US"/>
        </w:rPr>
        <w:t>f</w:t>
      </w:r>
      <w:r w:rsidR="008417BA">
        <w:rPr>
          <w:rFonts w:ascii="Roboto" w:hAnsi="Roboto"/>
          <w:sz w:val="22"/>
          <w:szCs w:val="22"/>
          <w:lang w:val="en-US"/>
        </w:rPr>
        <w:t xml:space="preserve"> LV obstruction in patients with non-</w:t>
      </w:r>
      <w:proofErr w:type="spellStart"/>
      <w:r w:rsidR="008417BA">
        <w:rPr>
          <w:rFonts w:ascii="Roboto" w:hAnsi="Roboto"/>
          <w:sz w:val="22"/>
          <w:szCs w:val="22"/>
          <w:lang w:val="en-US"/>
        </w:rPr>
        <w:t>sarcomeric</w:t>
      </w:r>
      <w:proofErr w:type="spellEnd"/>
      <w:r w:rsidR="008417BA">
        <w:rPr>
          <w:rFonts w:ascii="Roboto" w:hAnsi="Roboto"/>
          <w:sz w:val="22"/>
          <w:szCs w:val="22"/>
          <w:lang w:val="en-US"/>
        </w:rPr>
        <w:t xml:space="preserve"> HCM</w:t>
      </w:r>
      <w:r w:rsidR="004A1BC5">
        <w:rPr>
          <w:rFonts w:ascii="Roboto" w:hAnsi="Roboto"/>
          <w:sz w:val="22"/>
          <w:szCs w:val="22"/>
          <w:lang w:val="en-US"/>
        </w:rPr>
        <w:t>.</w:t>
      </w:r>
      <w:r w:rsidR="00581BBC">
        <w:rPr>
          <w:rFonts w:ascii="Roboto" w:hAnsi="Roboto"/>
          <w:sz w:val="22"/>
          <w:szCs w:val="22"/>
          <w:lang w:val="en-US"/>
        </w:rPr>
        <w:t xml:space="preserve"> </w:t>
      </w:r>
      <w:r w:rsidR="00EC3708">
        <w:rPr>
          <w:rFonts w:ascii="Roboto" w:hAnsi="Roboto"/>
          <w:sz w:val="22"/>
          <w:szCs w:val="22"/>
          <w:lang w:val="en-US"/>
        </w:rPr>
        <w:t>The consistency of these findings</w:t>
      </w:r>
      <w:r w:rsidR="00581BBC">
        <w:rPr>
          <w:rFonts w:ascii="Roboto" w:hAnsi="Roboto"/>
          <w:sz w:val="22"/>
          <w:szCs w:val="22"/>
          <w:lang w:val="en-US"/>
        </w:rPr>
        <w:t xml:space="preserve"> </w:t>
      </w:r>
      <w:r w:rsidR="001F2967">
        <w:rPr>
          <w:rFonts w:ascii="Roboto" w:hAnsi="Roboto"/>
          <w:sz w:val="22"/>
          <w:szCs w:val="22"/>
          <w:lang w:val="en-US"/>
        </w:rPr>
        <w:t>support</w:t>
      </w:r>
      <w:r w:rsidR="00646167">
        <w:rPr>
          <w:rFonts w:ascii="Roboto" w:hAnsi="Roboto"/>
          <w:sz w:val="22"/>
          <w:szCs w:val="22"/>
          <w:lang w:val="en-US"/>
        </w:rPr>
        <w:t>s</w:t>
      </w:r>
      <w:r w:rsidR="00581BBC">
        <w:rPr>
          <w:rFonts w:ascii="Roboto" w:hAnsi="Roboto"/>
          <w:sz w:val="22"/>
          <w:szCs w:val="22"/>
          <w:lang w:val="en-US"/>
        </w:rPr>
        <w:t xml:space="preserve"> </w:t>
      </w:r>
      <w:r w:rsidR="00646167">
        <w:rPr>
          <w:rFonts w:ascii="Roboto" w:hAnsi="Roboto"/>
          <w:sz w:val="22"/>
          <w:szCs w:val="22"/>
          <w:lang w:val="en-US"/>
        </w:rPr>
        <w:t>the</w:t>
      </w:r>
      <w:r w:rsidR="00581BBC">
        <w:rPr>
          <w:rFonts w:ascii="Roboto" w:hAnsi="Roboto"/>
          <w:sz w:val="22"/>
          <w:szCs w:val="22"/>
          <w:lang w:val="en-US"/>
        </w:rPr>
        <w:t xml:space="preserve"> hypothesis that hypertension and obesity may be in the causal pathway that lead</w:t>
      </w:r>
      <w:r w:rsidR="00A2067F">
        <w:rPr>
          <w:rFonts w:ascii="Roboto" w:hAnsi="Roboto"/>
          <w:sz w:val="22"/>
          <w:szCs w:val="22"/>
          <w:lang w:val="en-US"/>
        </w:rPr>
        <w:t>s</w:t>
      </w:r>
      <w:r w:rsidR="00581BBC">
        <w:rPr>
          <w:rFonts w:ascii="Roboto" w:hAnsi="Roboto"/>
          <w:sz w:val="22"/>
          <w:szCs w:val="22"/>
          <w:lang w:val="en-US"/>
        </w:rPr>
        <w:t xml:space="preserve"> to developing HCM. </w:t>
      </w:r>
    </w:p>
    <w:p w14:paraId="57D11142" w14:textId="77777777" w:rsidR="00B56DBA" w:rsidRPr="00DF613E" w:rsidRDefault="00B56DBA" w:rsidP="008A2E9A">
      <w:pPr>
        <w:spacing w:line="480" w:lineRule="auto"/>
        <w:rPr>
          <w:rFonts w:ascii="Roboto" w:hAnsi="Roboto"/>
          <w:b/>
          <w:bCs/>
          <w:sz w:val="22"/>
          <w:szCs w:val="22"/>
          <w:lang w:val="en-US"/>
        </w:rPr>
      </w:pPr>
    </w:p>
    <w:p w14:paraId="6C6996D3" w14:textId="46204C38" w:rsidR="008A2E9A" w:rsidRPr="00DF613E" w:rsidRDefault="00B56DBA" w:rsidP="008A2E9A">
      <w:pPr>
        <w:spacing w:line="480" w:lineRule="auto"/>
        <w:rPr>
          <w:rFonts w:ascii="Roboto" w:hAnsi="Roboto"/>
          <w:b/>
          <w:bCs/>
          <w:sz w:val="22"/>
          <w:szCs w:val="22"/>
          <w:lang w:val="en-US"/>
        </w:rPr>
      </w:pPr>
      <w:r w:rsidRPr="00DF613E">
        <w:rPr>
          <w:rFonts w:ascii="Roboto" w:hAnsi="Roboto"/>
          <w:b/>
          <w:bCs/>
          <w:sz w:val="22"/>
          <w:szCs w:val="22"/>
          <w:lang w:val="en-US"/>
        </w:rPr>
        <w:t xml:space="preserve">The </w:t>
      </w:r>
      <w:r w:rsidR="00581BBC">
        <w:rPr>
          <w:rFonts w:ascii="Roboto" w:hAnsi="Roboto"/>
          <w:b/>
          <w:bCs/>
          <w:sz w:val="22"/>
          <w:szCs w:val="22"/>
          <w:lang w:val="en-US"/>
        </w:rPr>
        <w:t>Prevalence of and Impact of</w:t>
      </w:r>
      <w:r w:rsidR="00A5713E">
        <w:rPr>
          <w:rFonts w:ascii="Roboto" w:hAnsi="Roboto"/>
          <w:b/>
          <w:bCs/>
          <w:sz w:val="22"/>
          <w:szCs w:val="22"/>
          <w:lang w:val="en-US"/>
        </w:rPr>
        <w:t xml:space="preserve"> </w:t>
      </w:r>
      <w:r w:rsidR="0032350E" w:rsidRPr="00DF613E">
        <w:rPr>
          <w:rFonts w:ascii="Roboto" w:hAnsi="Roboto"/>
          <w:b/>
          <w:bCs/>
          <w:sz w:val="22"/>
          <w:szCs w:val="22"/>
          <w:lang w:val="en-US"/>
        </w:rPr>
        <w:t xml:space="preserve">Adverse </w:t>
      </w:r>
      <w:r w:rsidR="008A2E9A" w:rsidRPr="00DF613E">
        <w:rPr>
          <w:rFonts w:ascii="Roboto" w:hAnsi="Roboto"/>
          <w:b/>
          <w:bCs/>
          <w:sz w:val="22"/>
          <w:szCs w:val="22"/>
          <w:lang w:val="en-US"/>
        </w:rPr>
        <w:t>Cardiovascular Outcome</w:t>
      </w:r>
      <w:r w:rsidR="0032350E" w:rsidRPr="00DF613E">
        <w:rPr>
          <w:rFonts w:ascii="Roboto" w:hAnsi="Roboto"/>
          <w:b/>
          <w:bCs/>
          <w:sz w:val="22"/>
          <w:szCs w:val="22"/>
          <w:lang w:val="en-US"/>
        </w:rPr>
        <w:t>s</w:t>
      </w:r>
      <w:r w:rsidRPr="00DF613E">
        <w:rPr>
          <w:rFonts w:ascii="Roboto" w:hAnsi="Roboto"/>
          <w:b/>
          <w:bCs/>
          <w:sz w:val="22"/>
          <w:szCs w:val="22"/>
          <w:lang w:val="en-US"/>
        </w:rPr>
        <w:t>,</w:t>
      </w:r>
      <w:r w:rsidR="007D28C4" w:rsidRPr="00DF613E">
        <w:rPr>
          <w:rFonts w:ascii="Roboto" w:hAnsi="Roboto"/>
          <w:b/>
          <w:bCs/>
          <w:sz w:val="22"/>
          <w:szCs w:val="22"/>
          <w:lang w:val="en-US"/>
        </w:rPr>
        <w:t xml:space="preserve"> </w:t>
      </w:r>
      <w:r w:rsidR="0032350E" w:rsidRPr="00DF613E">
        <w:rPr>
          <w:rFonts w:ascii="Roboto" w:hAnsi="Roboto"/>
          <w:b/>
          <w:bCs/>
          <w:sz w:val="22"/>
          <w:szCs w:val="22"/>
          <w:lang w:val="en-US"/>
        </w:rPr>
        <w:t xml:space="preserve">and HCM-Related Mortality are Higher in </w:t>
      </w:r>
      <w:proofErr w:type="spellStart"/>
      <w:r w:rsidR="008A2E9A" w:rsidRPr="00DF613E">
        <w:rPr>
          <w:rFonts w:ascii="Roboto" w:hAnsi="Roboto"/>
          <w:b/>
          <w:bCs/>
          <w:sz w:val="22"/>
          <w:szCs w:val="22"/>
          <w:lang w:val="en-US"/>
        </w:rPr>
        <w:t>Sarcomeric</w:t>
      </w:r>
      <w:proofErr w:type="spellEnd"/>
      <w:r w:rsidR="008A2E9A" w:rsidRPr="00DF613E">
        <w:rPr>
          <w:rFonts w:ascii="Roboto" w:hAnsi="Roboto"/>
          <w:b/>
          <w:bCs/>
          <w:sz w:val="22"/>
          <w:szCs w:val="22"/>
          <w:lang w:val="en-US"/>
        </w:rPr>
        <w:t xml:space="preserve"> HCM</w:t>
      </w:r>
    </w:p>
    <w:p w14:paraId="12BE9A73" w14:textId="5AE939CE" w:rsidR="00D8701C" w:rsidRPr="00DF613E" w:rsidRDefault="00850C14" w:rsidP="00D8701C">
      <w:pPr>
        <w:spacing w:line="480" w:lineRule="auto"/>
        <w:rPr>
          <w:rFonts w:ascii="Roboto" w:hAnsi="Roboto"/>
          <w:sz w:val="22"/>
          <w:szCs w:val="22"/>
          <w:lang w:val="en-US"/>
        </w:rPr>
      </w:pPr>
      <w:r w:rsidRPr="00DF613E">
        <w:rPr>
          <w:rFonts w:ascii="Roboto" w:hAnsi="Roboto"/>
          <w:sz w:val="22"/>
          <w:szCs w:val="22"/>
          <w:lang w:val="en-US"/>
        </w:rPr>
        <w:t>After performing age-specific analyses to account for the older age of non-</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patients, p</w:t>
      </w:r>
      <w:r w:rsidR="007D28C4" w:rsidRPr="00DF613E">
        <w:rPr>
          <w:rFonts w:ascii="Roboto" w:hAnsi="Roboto"/>
          <w:sz w:val="22"/>
          <w:szCs w:val="22"/>
          <w:lang w:val="en-US"/>
        </w:rPr>
        <w:t xml:space="preserve">atients with </w:t>
      </w:r>
      <w:proofErr w:type="spellStart"/>
      <w:r w:rsidR="007D28C4" w:rsidRPr="00DF613E">
        <w:rPr>
          <w:rFonts w:ascii="Roboto" w:hAnsi="Roboto"/>
          <w:sz w:val="22"/>
          <w:szCs w:val="22"/>
          <w:lang w:val="en-US"/>
        </w:rPr>
        <w:t>sarcomeric</w:t>
      </w:r>
      <w:proofErr w:type="spellEnd"/>
      <w:r w:rsidR="007D28C4" w:rsidRPr="00DF613E">
        <w:rPr>
          <w:rFonts w:ascii="Roboto" w:hAnsi="Roboto"/>
          <w:sz w:val="22"/>
          <w:szCs w:val="22"/>
          <w:lang w:val="en-US"/>
        </w:rPr>
        <w:t xml:space="preserve"> HCM </w:t>
      </w:r>
      <w:r w:rsidR="00080A63" w:rsidRPr="00DF613E">
        <w:rPr>
          <w:rFonts w:ascii="Roboto" w:hAnsi="Roboto"/>
          <w:sz w:val="22"/>
          <w:szCs w:val="22"/>
          <w:lang w:val="en-US"/>
        </w:rPr>
        <w:t>had</w:t>
      </w:r>
      <w:r w:rsidR="007D28C4" w:rsidRPr="00DF613E">
        <w:rPr>
          <w:rFonts w:ascii="Roboto" w:hAnsi="Roboto"/>
          <w:sz w:val="22"/>
          <w:szCs w:val="22"/>
          <w:lang w:val="en-US"/>
        </w:rPr>
        <w:t xml:space="preserve"> a higher prevalence of </w:t>
      </w:r>
      <w:r w:rsidR="0032350E" w:rsidRPr="00DF613E">
        <w:rPr>
          <w:rFonts w:ascii="Roboto" w:hAnsi="Roboto"/>
          <w:sz w:val="22"/>
          <w:szCs w:val="22"/>
          <w:lang w:val="en-US"/>
        </w:rPr>
        <w:t>atrial and ventricular</w:t>
      </w:r>
      <w:r w:rsidR="007D28C4" w:rsidRPr="00DF613E">
        <w:rPr>
          <w:rFonts w:ascii="Roboto" w:hAnsi="Roboto"/>
          <w:sz w:val="22"/>
          <w:szCs w:val="22"/>
          <w:lang w:val="en-US"/>
        </w:rPr>
        <w:t xml:space="preserve"> arrhythmias and LV systolic dysfunction. </w:t>
      </w:r>
      <w:r w:rsidR="00FA685D" w:rsidRPr="00DF613E">
        <w:rPr>
          <w:rFonts w:ascii="Roboto" w:hAnsi="Roboto"/>
          <w:sz w:val="22"/>
          <w:szCs w:val="22"/>
          <w:lang w:val="en-US"/>
        </w:rPr>
        <w:t>Overall, the</w:t>
      </w:r>
      <w:r w:rsidR="00BB4E02" w:rsidRPr="00DF613E">
        <w:rPr>
          <w:rFonts w:ascii="Roboto" w:hAnsi="Roboto"/>
          <w:sz w:val="22"/>
          <w:szCs w:val="22"/>
          <w:lang w:val="en-US"/>
        </w:rPr>
        <w:t xml:space="preserve"> age-standardized incidence rate</w:t>
      </w:r>
      <w:r w:rsidR="0083228C" w:rsidRPr="00DF613E">
        <w:rPr>
          <w:rFonts w:ascii="Roboto" w:hAnsi="Roboto"/>
          <w:sz w:val="22"/>
          <w:szCs w:val="22"/>
          <w:lang w:val="en-US"/>
        </w:rPr>
        <w:t>s</w:t>
      </w:r>
      <w:r w:rsidR="00BB4E02" w:rsidRPr="00DF613E">
        <w:rPr>
          <w:rFonts w:ascii="Roboto" w:hAnsi="Roboto"/>
          <w:sz w:val="22"/>
          <w:szCs w:val="22"/>
          <w:lang w:val="en-US"/>
        </w:rPr>
        <w:t xml:space="preserve"> </w:t>
      </w:r>
      <w:r w:rsidR="0083228C" w:rsidRPr="00DF613E">
        <w:rPr>
          <w:rFonts w:ascii="Roboto" w:hAnsi="Roboto"/>
          <w:sz w:val="22"/>
          <w:szCs w:val="22"/>
          <w:lang w:val="en-US"/>
        </w:rPr>
        <w:t>were</w:t>
      </w:r>
      <w:r w:rsidR="00FA685D" w:rsidRPr="00DF613E">
        <w:rPr>
          <w:rFonts w:ascii="Roboto" w:hAnsi="Roboto"/>
          <w:sz w:val="22"/>
          <w:szCs w:val="22"/>
          <w:lang w:val="en-US"/>
        </w:rPr>
        <w:t xml:space="preserve"> </w:t>
      </w:r>
      <w:r w:rsidR="00D04008">
        <w:rPr>
          <w:rFonts w:ascii="Roboto" w:hAnsi="Roboto"/>
          <w:sz w:val="22"/>
          <w:szCs w:val="22"/>
          <w:lang w:val="en-US"/>
        </w:rPr>
        <w:t>22-</w:t>
      </w:r>
      <w:r w:rsidR="00BB4E02" w:rsidRPr="00DF613E">
        <w:rPr>
          <w:rFonts w:ascii="Roboto" w:hAnsi="Roboto"/>
          <w:sz w:val="22"/>
          <w:szCs w:val="22"/>
          <w:lang w:val="en-US"/>
        </w:rPr>
        <w:t>3</w:t>
      </w:r>
      <w:r w:rsidR="00D04008">
        <w:rPr>
          <w:rFonts w:ascii="Roboto" w:hAnsi="Roboto"/>
          <w:sz w:val="22"/>
          <w:szCs w:val="22"/>
          <w:lang w:val="en-US"/>
        </w:rPr>
        <w:t>4</w:t>
      </w:r>
      <w:r w:rsidR="00BB4E02" w:rsidRPr="00DF613E">
        <w:rPr>
          <w:rFonts w:ascii="Roboto" w:hAnsi="Roboto"/>
          <w:sz w:val="22"/>
          <w:szCs w:val="22"/>
          <w:lang w:val="en-US"/>
        </w:rPr>
        <w:t xml:space="preserve">% higher in patients with </w:t>
      </w:r>
      <w:proofErr w:type="spellStart"/>
      <w:r w:rsidR="00BB4E02" w:rsidRPr="00DF613E">
        <w:rPr>
          <w:rFonts w:ascii="Roboto" w:hAnsi="Roboto"/>
          <w:sz w:val="22"/>
          <w:szCs w:val="22"/>
          <w:lang w:val="en-US"/>
        </w:rPr>
        <w:t>sarcomeric</w:t>
      </w:r>
      <w:proofErr w:type="spellEnd"/>
      <w:r w:rsidR="00BB4E02" w:rsidRPr="00DF613E">
        <w:rPr>
          <w:rFonts w:ascii="Roboto" w:hAnsi="Roboto"/>
          <w:sz w:val="22"/>
          <w:szCs w:val="22"/>
          <w:lang w:val="en-US"/>
        </w:rPr>
        <w:t xml:space="preserve"> HCM for </w:t>
      </w:r>
      <w:r w:rsidR="00B56DBA" w:rsidRPr="00DF613E">
        <w:rPr>
          <w:rFonts w:ascii="Roboto" w:hAnsi="Roboto"/>
          <w:sz w:val="22"/>
          <w:szCs w:val="22"/>
          <w:lang w:val="en-US"/>
        </w:rPr>
        <w:t>each of these 3 outcomes.</w:t>
      </w:r>
      <w:r w:rsidR="00D8701C" w:rsidRPr="00DF613E">
        <w:rPr>
          <w:rFonts w:ascii="Roboto" w:hAnsi="Roboto"/>
          <w:sz w:val="22"/>
          <w:szCs w:val="22"/>
          <w:lang w:val="en-US"/>
        </w:rPr>
        <w:t xml:space="preserve"> </w:t>
      </w:r>
      <w:r w:rsidR="00A2067F">
        <w:rPr>
          <w:rFonts w:ascii="Roboto" w:hAnsi="Roboto"/>
          <w:sz w:val="22"/>
          <w:szCs w:val="22"/>
          <w:lang w:val="en-US"/>
        </w:rPr>
        <w:t>Moreover, t</w:t>
      </w:r>
      <w:r w:rsidR="00C42F04" w:rsidRPr="00DF613E">
        <w:rPr>
          <w:rFonts w:ascii="Roboto" w:hAnsi="Roboto"/>
          <w:sz w:val="22"/>
          <w:szCs w:val="22"/>
          <w:lang w:val="en-US"/>
        </w:rPr>
        <w:t>he downstream impact of these events also appeared to be more consequential. For example, after atrial fibrillation developed, the likelihood of LV systolic dysfunction, ventricular arrhythmias or death were each ~</w:t>
      </w:r>
      <w:r w:rsidRPr="00DF613E">
        <w:rPr>
          <w:rFonts w:ascii="Roboto" w:hAnsi="Roboto"/>
          <w:sz w:val="22"/>
          <w:szCs w:val="22"/>
          <w:lang w:val="en-US"/>
        </w:rPr>
        <w:t>2-fold</w:t>
      </w:r>
      <w:r w:rsidR="00C42F04" w:rsidRPr="00DF613E">
        <w:rPr>
          <w:rFonts w:ascii="Roboto" w:hAnsi="Roboto"/>
          <w:sz w:val="22"/>
          <w:szCs w:val="22"/>
          <w:lang w:val="en-US"/>
        </w:rPr>
        <w:t xml:space="preserve"> higher</w:t>
      </w:r>
      <w:r w:rsidRPr="00DF613E">
        <w:rPr>
          <w:rFonts w:ascii="Roboto" w:hAnsi="Roboto"/>
          <w:sz w:val="22"/>
          <w:szCs w:val="22"/>
          <w:lang w:val="en-US"/>
        </w:rPr>
        <w:t xml:space="preserve"> for patients with </w:t>
      </w:r>
      <w:proofErr w:type="spellStart"/>
      <w:r w:rsidRPr="00DF613E">
        <w:rPr>
          <w:rFonts w:ascii="Roboto" w:hAnsi="Roboto"/>
          <w:sz w:val="22"/>
          <w:szCs w:val="22"/>
          <w:lang w:val="en-US"/>
        </w:rPr>
        <w:t>sarcomeric</w:t>
      </w:r>
      <w:proofErr w:type="spellEnd"/>
      <w:r w:rsidR="00A2067F">
        <w:rPr>
          <w:rFonts w:ascii="Roboto" w:hAnsi="Roboto"/>
          <w:sz w:val="22"/>
          <w:szCs w:val="22"/>
          <w:lang w:val="en-US"/>
        </w:rPr>
        <w:t xml:space="preserve"> than non-</w:t>
      </w:r>
      <w:proofErr w:type="spellStart"/>
      <w:r w:rsidR="00A2067F">
        <w:rPr>
          <w:rFonts w:ascii="Roboto" w:hAnsi="Roboto"/>
          <w:sz w:val="22"/>
          <w:szCs w:val="22"/>
          <w:lang w:val="en-US"/>
        </w:rPr>
        <w:t>sarcomeric</w:t>
      </w:r>
      <w:proofErr w:type="spellEnd"/>
      <w:r w:rsidRPr="00DF613E">
        <w:rPr>
          <w:rFonts w:ascii="Roboto" w:hAnsi="Roboto"/>
          <w:sz w:val="22"/>
          <w:szCs w:val="22"/>
          <w:lang w:val="en-US"/>
        </w:rPr>
        <w:t xml:space="preserve"> HCM.</w:t>
      </w:r>
      <w:r w:rsidR="00C42F04" w:rsidRPr="00DF613E">
        <w:rPr>
          <w:rFonts w:ascii="Roboto" w:hAnsi="Roboto"/>
          <w:sz w:val="22"/>
          <w:szCs w:val="22"/>
          <w:lang w:val="en-US"/>
        </w:rPr>
        <w:t xml:space="preserve"> </w:t>
      </w:r>
      <w:r w:rsidR="00581BBC">
        <w:rPr>
          <w:rFonts w:ascii="Roboto" w:hAnsi="Roboto"/>
          <w:sz w:val="22"/>
          <w:szCs w:val="22"/>
          <w:lang w:val="en-US"/>
        </w:rPr>
        <w:t>From a clinical perspective, t</w:t>
      </w:r>
      <w:r w:rsidR="00F904AB" w:rsidRPr="00DF613E">
        <w:rPr>
          <w:rFonts w:ascii="Roboto" w:hAnsi="Roboto"/>
          <w:sz w:val="22"/>
          <w:szCs w:val="22"/>
          <w:lang w:val="en-US"/>
        </w:rPr>
        <w:t>h</w:t>
      </w:r>
      <w:r w:rsidRPr="00DF613E">
        <w:rPr>
          <w:rFonts w:ascii="Roboto" w:hAnsi="Roboto"/>
          <w:sz w:val="22"/>
          <w:szCs w:val="22"/>
          <w:lang w:val="en-US"/>
        </w:rPr>
        <w:t>ese findings</w:t>
      </w:r>
      <w:r w:rsidR="00F904AB" w:rsidRPr="00DF613E">
        <w:rPr>
          <w:rFonts w:ascii="Roboto" w:hAnsi="Roboto"/>
          <w:sz w:val="22"/>
          <w:szCs w:val="22"/>
          <w:lang w:val="en-US"/>
        </w:rPr>
        <w:t xml:space="preserve"> suggest that </w:t>
      </w:r>
      <w:r w:rsidR="00FA685D" w:rsidRPr="00DF613E">
        <w:rPr>
          <w:rFonts w:ascii="Roboto" w:hAnsi="Roboto"/>
          <w:sz w:val="22"/>
          <w:szCs w:val="22"/>
          <w:lang w:val="en-US"/>
        </w:rPr>
        <w:t>healthcare providers</w:t>
      </w:r>
      <w:r w:rsidR="00F904AB" w:rsidRPr="00DF613E">
        <w:rPr>
          <w:rFonts w:ascii="Roboto" w:hAnsi="Roboto"/>
          <w:sz w:val="22"/>
          <w:szCs w:val="22"/>
          <w:lang w:val="en-US"/>
        </w:rPr>
        <w:t xml:space="preserve"> should </w:t>
      </w:r>
      <w:r w:rsidR="00FA685D" w:rsidRPr="00DF613E">
        <w:rPr>
          <w:rFonts w:ascii="Roboto" w:hAnsi="Roboto"/>
          <w:sz w:val="22"/>
          <w:szCs w:val="22"/>
          <w:lang w:val="en-US"/>
        </w:rPr>
        <w:t>pay</w:t>
      </w:r>
      <w:r w:rsidR="00F904AB" w:rsidRPr="00DF613E">
        <w:rPr>
          <w:rFonts w:ascii="Roboto" w:hAnsi="Roboto"/>
          <w:sz w:val="22"/>
          <w:szCs w:val="22"/>
          <w:lang w:val="en-US"/>
        </w:rPr>
        <w:t xml:space="preserve"> </w:t>
      </w:r>
      <w:r w:rsidR="00FA685D" w:rsidRPr="00DF613E">
        <w:rPr>
          <w:rFonts w:ascii="Roboto" w:hAnsi="Roboto"/>
          <w:sz w:val="22"/>
          <w:szCs w:val="22"/>
          <w:lang w:val="en-US"/>
        </w:rPr>
        <w:t>particular attention to</w:t>
      </w:r>
      <w:r w:rsidR="00F904AB" w:rsidRPr="00DF613E">
        <w:rPr>
          <w:rFonts w:ascii="Roboto" w:hAnsi="Roboto"/>
          <w:sz w:val="22"/>
          <w:szCs w:val="22"/>
          <w:lang w:val="en-US"/>
        </w:rPr>
        <w:t xml:space="preserve"> these outcomes in patients with </w:t>
      </w:r>
      <w:proofErr w:type="spellStart"/>
      <w:r w:rsidR="00F904AB" w:rsidRPr="00DF613E">
        <w:rPr>
          <w:rFonts w:ascii="Roboto" w:hAnsi="Roboto"/>
          <w:sz w:val="22"/>
          <w:szCs w:val="22"/>
          <w:lang w:val="en-US"/>
        </w:rPr>
        <w:t>sarcomeric</w:t>
      </w:r>
      <w:proofErr w:type="spellEnd"/>
      <w:r w:rsidR="00F904AB" w:rsidRPr="00DF613E">
        <w:rPr>
          <w:rFonts w:ascii="Roboto" w:hAnsi="Roboto"/>
          <w:sz w:val="22"/>
          <w:szCs w:val="22"/>
          <w:lang w:val="en-US"/>
        </w:rPr>
        <w:t xml:space="preserve"> HCM, </w:t>
      </w:r>
      <w:r w:rsidR="00FC7180" w:rsidRPr="00DF613E">
        <w:rPr>
          <w:rFonts w:ascii="Roboto" w:hAnsi="Roboto"/>
          <w:sz w:val="22"/>
          <w:szCs w:val="22"/>
          <w:lang w:val="en-US"/>
        </w:rPr>
        <w:t xml:space="preserve">both </w:t>
      </w:r>
      <w:r w:rsidRPr="00DF613E">
        <w:rPr>
          <w:rFonts w:ascii="Roboto" w:hAnsi="Roboto"/>
          <w:sz w:val="22"/>
          <w:szCs w:val="22"/>
          <w:lang w:val="en-US"/>
        </w:rPr>
        <w:t xml:space="preserve">because </w:t>
      </w:r>
      <w:r w:rsidR="00F904AB" w:rsidRPr="00DF613E">
        <w:rPr>
          <w:rFonts w:ascii="Roboto" w:hAnsi="Roboto"/>
          <w:sz w:val="22"/>
          <w:szCs w:val="22"/>
          <w:lang w:val="en-US"/>
        </w:rPr>
        <w:t>they</w:t>
      </w:r>
      <w:r w:rsidR="00FC7180" w:rsidRPr="00DF613E">
        <w:rPr>
          <w:rFonts w:ascii="Roboto" w:hAnsi="Roboto"/>
          <w:sz w:val="22"/>
          <w:szCs w:val="22"/>
          <w:lang w:val="en-US"/>
        </w:rPr>
        <w:t xml:space="preserve"> </w:t>
      </w:r>
      <w:r w:rsidR="00CC498B">
        <w:rPr>
          <w:rFonts w:ascii="Roboto" w:hAnsi="Roboto"/>
          <w:sz w:val="22"/>
          <w:szCs w:val="22"/>
          <w:lang w:val="en-US"/>
        </w:rPr>
        <w:t>merit</w:t>
      </w:r>
      <w:r w:rsidR="00FC7180" w:rsidRPr="00DF613E">
        <w:rPr>
          <w:rFonts w:ascii="Roboto" w:hAnsi="Roboto"/>
          <w:sz w:val="22"/>
          <w:szCs w:val="22"/>
          <w:lang w:val="en-US"/>
        </w:rPr>
        <w:t xml:space="preserve"> </w:t>
      </w:r>
      <w:r w:rsidRPr="00DF613E">
        <w:rPr>
          <w:rFonts w:ascii="Roboto" w:hAnsi="Roboto"/>
          <w:sz w:val="22"/>
          <w:szCs w:val="22"/>
          <w:lang w:val="en-US"/>
        </w:rPr>
        <w:t>a</w:t>
      </w:r>
      <w:r w:rsidR="00CC498B">
        <w:rPr>
          <w:rFonts w:ascii="Roboto" w:hAnsi="Roboto"/>
          <w:sz w:val="22"/>
          <w:szCs w:val="22"/>
          <w:lang w:val="en-US"/>
        </w:rPr>
        <w:t xml:space="preserve">ggressive </w:t>
      </w:r>
      <w:r w:rsidRPr="00DF613E">
        <w:rPr>
          <w:rFonts w:ascii="Roboto" w:hAnsi="Roboto"/>
          <w:sz w:val="22"/>
          <w:szCs w:val="22"/>
          <w:lang w:val="en-US"/>
        </w:rPr>
        <w:t>management,</w:t>
      </w:r>
      <w:r w:rsidR="00FC7180" w:rsidRPr="00DF613E">
        <w:rPr>
          <w:rFonts w:ascii="Roboto" w:hAnsi="Roboto"/>
          <w:sz w:val="22"/>
          <w:szCs w:val="22"/>
          <w:lang w:val="en-US"/>
        </w:rPr>
        <w:t xml:space="preserve"> but also </w:t>
      </w:r>
      <w:r w:rsidRPr="00DF613E">
        <w:rPr>
          <w:rFonts w:ascii="Roboto" w:hAnsi="Roboto"/>
          <w:sz w:val="22"/>
          <w:szCs w:val="22"/>
          <w:lang w:val="en-US"/>
        </w:rPr>
        <w:t xml:space="preserve">because </w:t>
      </w:r>
      <w:r w:rsidR="00FC7180" w:rsidRPr="00DF613E">
        <w:rPr>
          <w:rFonts w:ascii="Roboto" w:hAnsi="Roboto"/>
          <w:sz w:val="22"/>
          <w:szCs w:val="22"/>
          <w:lang w:val="en-US"/>
        </w:rPr>
        <w:t xml:space="preserve">they suggest </w:t>
      </w:r>
      <w:r w:rsidR="00581BBC">
        <w:rPr>
          <w:rFonts w:ascii="Roboto" w:hAnsi="Roboto"/>
          <w:sz w:val="22"/>
          <w:szCs w:val="22"/>
          <w:lang w:val="en-US"/>
        </w:rPr>
        <w:t>worse</w:t>
      </w:r>
      <w:r w:rsidR="001F2967">
        <w:rPr>
          <w:rFonts w:ascii="Roboto" w:hAnsi="Roboto"/>
          <w:sz w:val="22"/>
          <w:szCs w:val="22"/>
          <w:lang w:val="en-US"/>
        </w:rPr>
        <w:t xml:space="preserve"> </w:t>
      </w:r>
      <w:r w:rsidR="00FC7180" w:rsidRPr="00DF613E">
        <w:rPr>
          <w:rFonts w:ascii="Roboto" w:hAnsi="Roboto"/>
          <w:sz w:val="22"/>
          <w:szCs w:val="22"/>
          <w:lang w:val="en-US"/>
        </w:rPr>
        <w:t>long-term prognosis</w:t>
      </w:r>
      <w:r w:rsidR="0083228C">
        <w:rPr>
          <w:rFonts w:ascii="Roboto" w:hAnsi="Roboto"/>
          <w:sz w:val="22"/>
          <w:szCs w:val="22"/>
        </w:rPr>
        <w:fldChar w:fldCharType="begin"/>
      </w:r>
      <w:r w:rsidR="002B44B5">
        <w:rPr>
          <w:rFonts w:ascii="Roboto" w:hAnsi="Roboto"/>
          <w:sz w:val="22"/>
          <w:szCs w:val="22"/>
          <w:lang w:val="en-US"/>
        </w:rPr>
        <w:instrText xml:space="preserve"> ADDIN ZOTERO_ITEM CSL_CITATION {"citationID":"Hm5R2ko5","properties":{"formattedCitation":"\\super 17,18\\nosupersub{}","plainCitation":"17,18","noteIndex":0},"citationItems":[{"id":4257,"uris":["http://zotero.org/users/2403727/items/F6URGLUB"],"itemData":{"id":4257,"type":"article-journal","abstract":"BACKGROUND: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2B44B5" w:rsidRPr="002B44B5">
        <w:rPr>
          <w:rFonts w:ascii="Roboto" w:hAnsi="Roboto"/>
          <w:sz w:val="22"/>
          <w:vertAlign w:val="superscript"/>
          <w:lang w:val="en-US"/>
          <w:rPrChange w:id="277" w:author="Christoffer Vissing" w:date="2024-08-14T08:44:00Z" w16du:dateUtc="2024-08-14T06:44:00Z">
            <w:rPr>
              <w:rFonts w:ascii="Roboto" w:hAnsi="Roboto"/>
              <w:sz w:val="22"/>
              <w:vertAlign w:val="superscript"/>
            </w:rPr>
          </w:rPrChange>
        </w:rPr>
        <w:t>17,18</w:t>
      </w:r>
      <w:r w:rsidR="0083228C">
        <w:rPr>
          <w:rFonts w:ascii="Roboto" w:hAnsi="Roboto"/>
          <w:sz w:val="22"/>
          <w:szCs w:val="22"/>
        </w:rPr>
        <w:fldChar w:fldCharType="end"/>
      </w:r>
      <w:r w:rsidR="00F904AB" w:rsidRPr="00DF613E">
        <w:rPr>
          <w:rFonts w:ascii="Roboto" w:hAnsi="Roboto"/>
          <w:sz w:val="22"/>
          <w:szCs w:val="22"/>
          <w:lang w:val="en-US"/>
        </w:rPr>
        <w:t>.</w:t>
      </w:r>
      <w:r w:rsidR="00D8701C" w:rsidRPr="00DF613E">
        <w:rPr>
          <w:rFonts w:ascii="Roboto" w:hAnsi="Roboto"/>
          <w:sz w:val="22"/>
          <w:szCs w:val="22"/>
          <w:lang w:val="en-US"/>
        </w:rPr>
        <w:t xml:space="preserve"> </w:t>
      </w:r>
      <w:r w:rsidR="00CC498B">
        <w:rPr>
          <w:rFonts w:ascii="Roboto" w:hAnsi="Roboto"/>
          <w:sz w:val="22"/>
          <w:szCs w:val="22"/>
          <w:lang w:val="en-US"/>
        </w:rPr>
        <w:t>Additionally, t</w:t>
      </w:r>
      <w:r w:rsidR="00AA7BBD" w:rsidRPr="00DF613E">
        <w:rPr>
          <w:rFonts w:ascii="Roboto" w:hAnsi="Roboto"/>
          <w:sz w:val="22"/>
          <w:szCs w:val="22"/>
          <w:lang w:val="en-US"/>
        </w:rPr>
        <w:t xml:space="preserve">he </w:t>
      </w:r>
      <w:r w:rsidR="00D8701C" w:rsidRPr="00DF613E">
        <w:rPr>
          <w:rFonts w:ascii="Roboto" w:hAnsi="Roboto"/>
          <w:sz w:val="22"/>
          <w:szCs w:val="22"/>
          <w:lang w:val="en-US"/>
        </w:rPr>
        <w:t xml:space="preserve">cumulative incidence of </w:t>
      </w:r>
      <w:r w:rsidR="00AA7BBD" w:rsidRPr="00DF613E">
        <w:rPr>
          <w:rFonts w:ascii="Roboto" w:hAnsi="Roboto"/>
          <w:sz w:val="22"/>
          <w:szCs w:val="22"/>
          <w:lang w:val="en-US"/>
        </w:rPr>
        <w:t>ventricular arrhythmia</w:t>
      </w:r>
      <w:r w:rsidRPr="00DF613E">
        <w:rPr>
          <w:rFonts w:ascii="Roboto" w:hAnsi="Roboto"/>
          <w:sz w:val="22"/>
          <w:szCs w:val="22"/>
          <w:lang w:val="en-US"/>
        </w:rPr>
        <w:t>s</w:t>
      </w:r>
      <w:r w:rsidR="00AA7BBD" w:rsidRPr="00DF613E">
        <w:rPr>
          <w:rFonts w:ascii="Roboto" w:hAnsi="Roboto"/>
          <w:sz w:val="22"/>
          <w:szCs w:val="22"/>
          <w:lang w:val="en-US"/>
        </w:rPr>
        <w:t xml:space="preserve"> was higher</w:t>
      </w:r>
      <w:r w:rsidR="00D8701C" w:rsidRPr="00DF613E">
        <w:rPr>
          <w:rFonts w:ascii="Roboto" w:hAnsi="Roboto"/>
          <w:sz w:val="22"/>
          <w:szCs w:val="22"/>
          <w:lang w:val="en-US"/>
        </w:rPr>
        <w:t xml:space="preserve"> </w:t>
      </w:r>
      <w:r w:rsidR="00AA7BBD" w:rsidRPr="00DF613E">
        <w:rPr>
          <w:rFonts w:ascii="Roboto" w:hAnsi="Roboto"/>
          <w:sz w:val="22"/>
          <w:szCs w:val="22"/>
          <w:lang w:val="en-US"/>
        </w:rPr>
        <w:t xml:space="preserve">in </w:t>
      </w:r>
      <w:proofErr w:type="spellStart"/>
      <w:r w:rsidR="00AA7BBD" w:rsidRPr="00DF613E">
        <w:rPr>
          <w:rFonts w:ascii="Roboto" w:hAnsi="Roboto"/>
          <w:sz w:val="22"/>
          <w:szCs w:val="22"/>
          <w:lang w:val="en-US"/>
        </w:rPr>
        <w:t>sarcomeric</w:t>
      </w:r>
      <w:proofErr w:type="spellEnd"/>
      <w:r w:rsidR="00AA7BBD" w:rsidRPr="00DF613E">
        <w:rPr>
          <w:rFonts w:ascii="Roboto" w:hAnsi="Roboto"/>
          <w:sz w:val="22"/>
          <w:szCs w:val="22"/>
          <w:lang w:val="en-US"/>
        </w:rPr>
        <w:t xml:space="preserve"> HCM</w:t>
      </w:r>
      <w:r w:rsidRPr="00DF613E">
        <w:rPr>
          <w:rFonts w:ascii="Roboto" w:hAnsi="Roboto"/>
          <w:sz w:val="22"/>
          <w:szCs w:val="22"/>
          <w:lang w:val="en-US"/>
        </w:rPr>
        <w:t xml:space="preserve"> throughout </w:t>
      </w:r>
      <w:r w:rsidR="00682C9F" w:rsidRPr="00DF613E">
        <w:rPr>
          <w:rFonts w:ascii="Roboto" w:hAnsi="Roboto"/>
          <w:sz w:val="22"/>
          <w:szCs w:val="22"/>
          <w:lang w:val="en-US"/>
        </w:rPr>
        <w:t>adulthood</w:t>
      </w:r>
      <w:r w:rsidRPr="00DF613E">
        <w:rPr>
          <w:rFonts w:ascii="Roboto" w:hAnsi="Roboto"/>
          <w:sz w:val="22"/>
          <w:szCs w:val="22"/>
          <w:lang w:val="en-US"/>
        </w:rPr>
        <w:t xml:space="preserve">, but particularly </w:t>
      </w:r>
      <w:r w:rsidR="00D8701C" w:rsidRPr="00DF613E">
        <w:rPr>
          <w:rFonts w:ascii="Roboto" w:hAnsi="Roboto"/>
          <w:sz w:val="22"/>
          <w:szCs w:val="22"/>
          <w:lang w:val="en-US"/>
        </w:rPr>
        <w:t>in patients</w:t>
      </w:r>
      <w:r w:rsidR="00AA7BBD" w:rsidRPr="00DF613E">
        <w:rPr>
          <w:rFonts w:ascii="Roboto" w:hAnsi="Roboto"/>
          <w:sz w:val="22"/>
          <w:szCs w:val="22"/>
          <w:lang w:val="en-US"/>
        </w:rPr>
        <w:t xml:space="preserve"> older than 65</w:t>
      </w:r>
      <w:r w:rsidRPr="00DF613E">
        <w:rPr>
          <w:rFonts w:ascii="Roboto" w:hAnsi="Roboto"/>
          <w:sz w:val="22"/>
          <w:szCs w:val="22"/>
          <w:lang w:val="en-US"/>
        </w:rPr>
        <w:t xml:space="preserve"> years</w:t>
      </w:r>
      <w:r w:rsidR="00AA7BBD" w:rsidRPr="00DF613E">
        <w:rPr>
          <w:rFonts w:ascii="Roboto" w:hAnsi="Roboto"/>
          <w:sz w:val="22"/>
          <w:szCs w:val="22"/>
          <w:lang w:val="en-US"/>
        </w:rPr>
        <w:t>.</w:t>
      </w:r>
      <w:r w:rsidR="00682C9F" w:rsidRPr="00DF613E">
        <w:rPr>
          <w:rFonts w:ascii="Roboto" w:hAnsi="Roboto"/>
          <w:sz w:val="22"/>
          <w:szCs w:val="22"/>
          <w:lang w:val="en-US"/>
        </w:rPr>
        <w:t xml:space="preserve"> Thus, clinicians should be aware that while SCD risk decreases markedly after age 65 years in non-</w:t>
      </w:r>
      <w:proofErr w:type="spellStart"/>
      <w:r w:rsidR="00682C9F" w:rsidRPr="00DF613E">
        <w:rPr>
          <w:rFonts w:ascii="Roboto" w:hAnsi="Roboto"/>
          <w:sz w:val="22"/>
          <w:szCs w:val="22"/>
          <w:lang w:val="en-US"/>
        </w:rPr>
        <w:t>sarcomeric</w:t>
      </w:r>
      <w:proofErr w:type="spellEnd"/>
      <w:r w:rsidR="00682C9F" w:rsidRPr="00DF613E">
        <w:rPr>
          <w:rFonts w:ascii="Roboto" w:hAnsi="Roboto"/>
          <w:sz w:val="22"/>
          <w:szCs w:val="22"/>
          <w:lang w:val="en-US"/>
        </w:rPr>
        <w:t xml:space="preserve"> HCM, the same attenuation of risk does not seem to be present in </w:t>
      </w:r>
      <w:proofErr w:type="spellStart"/>
      <w:r w:rsidR="00682C9F" w:rsidRPr="00DF613E">
        <w:rPr>
          <w:rFonts w:ascii="Roboto" w:hAnsi="Roboto"/>
          <w:sz w:val="22"/>
          <w:szCs w:val="22"/>
          <w:lang w:val="en-US"/>
        </w:rPr>
        <w:t>sarcomeric</w:t>
      </w:r>
      <w:proofErr w:type="spellEnd"/>
      <w:r w:rsidR="00682C9F" w:rsidRPr="00DF613E">
        <w:rPr>
          <w:rFonts w:ascii="Roboto" w:hAnsi="Roboto"/>
          <w:sz w:val="22"/>
          <w:szCs w:val="22"/>
          <w:lang w:val="en-US"/>
        </w:rPr>
        <w:t xml:space="preserve"> HCM and attention to risk stratification may continue to be appropriate.</w:t>
      </w:r>
      <w:r w:rsidR="00AA7BBD" w:rsidRPr="00DF613E">
        <w:rPr>
          <w:rFonts w:ascii="Roboto" w:hAnsi="Roboto"/>
          <w:sz w:val="22"/>
          <w:szCs w:val="22"/>
          <w:lang w:val="en-US"/>
        </w:rPr>
        <w:t xml:space="preserve"> </w:t>
      </w:r>
    </w:p>
    <w:p w14:paraId="3537E5F9" w14:textId="1080F2A1" w:rsidR="002045AA" w:rsidRPr="00DF613E" w:rsidRDefault="005C4292" w:rsidP="000F6E5D">
      <w:pPr>
        <w:spacing w:line="480" w:lineRule="auto"/>
        <w:rPr>
          <w:rFonts w:ascii="Roboto" w:hAnsi="Roboto"/>
          <w:sz w:val="22"/>
          <w:szCs w:val="22"/>
          <w:lang w:val="en-US"/>
        </w:rPr>
      </w:pPr>
      <w:r w:rsidRPr="00DF613E">
        <w:rPr>
          <w:rFonts w:ascii="Roboto" w:hAnsi="Roboto"/>
          <w:sz w:val="22"/>
          <w:szCs w:val="22"/>
          <w:lang w:val="en-US"/>
        </w:rPr>
        <w:t xml:space="preserve">Finally,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w:t>
      </w:r>
      <w:r w:rsidR="00080A63" w:rsidRPr="00DF613E">
        <w:rPr>
          <w:rFonts w:ascii="Roboto" w:hAnsi="Roboto"/>
          <w:sz w:val="22"/>
          <w:szCs w:val="22"/>
          <w:lang w:val="en-US"/>
        </w:rPr>
        <w:t>had</w:t>
      </w:r>
      <w:r w:rsidRPr="00DF613E">
        <w:rPr>
          <w:rFonts w:ascii="Roboto" w:hAnsi="Roboto"/>
          <w:sz w:val="22"/>
          <w:szCs w:val="22"/>
          <w:lang w:val="en-US"/>
        </w:rPr>
        <w:t xml:space="preserve"> an HCM-related mortality rate </w:t>
      </w:r>
      <w:r w:rsidR="00E963D9" w:rsidRPr="00DF613E">
        <w:rPr>
          <w:rFonts w:ascii="Roboto" w:hAnsi="Roboto"/>
          <w:sz w:val="22"/>
          <w:szCs w:val="22"/>
          <w:lang w:val="en-US"/>
        </w:rPr>
        <w:t>double that</w:t>
      </w:r>
      <w:r w:rsidRPr="00DF613E">
        <w:rPr>
          <w:rFonts w:ascii="Roboto" w:hAnsi="Roboto"/>
          <w:sz w:val="22"/>
          <w:szCs w:val="22"/>
          <w:lang w:val="en-US"/>
        </w:rPr>
        <w:t xml:space="preserve"> </w:t>
      </w:r>
      <w:r w:rsidR="00E963D9" w:rsidRPr="00DF613E">
        <w:rPr>
          <w:rFonts w:ascii="Roboto" w:hAnsi="Roboto"/>
          <w:sz w:val="22"/>
          <w:szCs w:val="22"/>
          <w:lang w:val="en-US"/>
        </w:rPr>
        <w:t xml:space="preserve">of </w:t>
      </w:r>
      <w:r w:rsidRPr="00DF613E">
        <w:rPr>
          <w:rFonts w:ascii="Roboto" w:hAnsi="Roboto"/>
          <w:sz w:val="22"/>
          <w:szCs w:val="22"/>
          <w:lang w:val="en-US"/>
        </w:rPr>
        <w:t>non-</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w:t>
      </w:r>
      <w:r w:rsidR="00861833" w:rsidRPr="00DF613E">
        <w:rPr>
          <w:rFonts w:ascii="Roboto" w:hAnsi="Roboto"/>
          <w:sz w:val="22"/>
          <w:szCs w:val="22"/>
          <w:lang w:val="en-US"/>
        </w:rPr>
        <w:t xml:space="preserve">. </w:t>
      </w:r>
      <w:r w:rsidR="00080A63" w:rsidRPr="00DF613E">
        <w:rPr>
          <w:rFonts w:ascii="Roboto" w:hAnsi="Roboto"/>
          <w:sz w:val="22"/>
          <w:szCs w:val="22"/>
          <w:lang w:val="en-US"/>
        </w:rPr>
        <w:t>Age</w:t>
      </w:r>
      <w:r w:rsidR="00861833" w:rsidRPr="00DF613E">
        <w:rPr>
          <w:rFonts w:ascii="Roboto" w:hAnsi="Roboto"/>
          <w:sz w:val="22"/>
          <w:szCs w:val="22"/>
          <w:lang w:val="en-US"/>
        </w:rPr>
        <w:t xml:space="preserve">-specific </w:t>
      </w:r>
      <w:r w:rsidR="00080A63" w:rsidRPr="00DF613E">
        <w:rPr>
          <w:rFonts w:ascii="Roboto" w:hAnsi="Roboto"/>
          <w:sz w:val="22"/>
          <w:szCs w:val="22"/>
          <w:lang w:val="en-US"/>
        </w:rPr>
        <w:t xml:space="preserve">analysis revealed that </w:t>
      </w:r>
      <w:r w:rsidR="00861833" w:rsidRPr="00DF613E">
        <w:rPr>
          <w:rFonts w:ascii="Roboto" w:hAnsi="Roboto"/>
          <w:sz w:val="22"/>
          <w:szCs w:val="22"/>
          <w:lang w:val="en-US"/>
        </w:rPr>
        <w:t xml:space="preserve">HCM-related mortality diverges in the two groups from age 45 </w:t>
      </w:r>
      <w:ins w:id="278" w:author="Christoffer Vissing" w:date="2024-03-18T11:59:00Z">
        <w:r w:rsidR="00290C27">
          <w:rPr>
            <w:rFonts w:ascii="Roboto" w:hAnsi="Roboto"/>
            <w:sz w:val="22"/>
            <w:szCs w:val="22"/>
            <w:lang w:val="en-US"/>
          </w:rPr>
          <w:t xml:space="preserve">years </w:t>
        </w:r>
      </w:ins>
      <w:r w:rsidR="00E963D9" w:rsidRPr="00DF613E">
        <w:rPr>
          <w:rFonts w:ascii="Roboto" w:hAnsi="Roboto"/>
          <w:sz w:val="22"/>
          <w:szCs w:val="22"/>
          <w:lang w:val="en-US"/>
        </w:rPr>
        <w:t>onwards. T</w:t>
      </w:r>
      <w:r w:rsidR="00861833" w:rsidRPr="00DF613E">
        <w:rPr>
          <w:rFonts w:ascii="Roboto" w:hAnsi="Roboto"/>
          <w:sz w:val="22"/>
          <w:szCs w:val="22"/>
          <w:lang w:val="en-US"/>
        </w:rPr>
        <w:t xml:space="preserve">he largest relative difference in HCM-related mortality </w:t>
      </w:r>
      <w:ins w:id="279" w:author="Stendahl, John" w:date="2024-03-12T10:19:00Z">
        <w:r w:rsidR="0082771C">
          <w:rPr>
            <w:rFonts w:ascii="Roboto" w:hAnsi="Roboto"/>
            <w:sz w:val="22"/>
            <w:szCs w:val="22"/>
            <w:lang w:val="en-US"/>
          </w:rPr>
          <w:t>w</w:t>
        </w:r>
        <w:r w:rsidR="00DD0DC9">
          <w:rPr>
            <w:rFonts w:ascii="Roboto" w:hAnsi="Roboto"/>
            <w:sz w:val="22"/>
            <w:szCs w:val="22"/>
            <w:lang w:val="en-US"/>
          </w:rPr>
          <w:t xml:space="preserve">as </w:t>
        </w:r>
      </w:ins>
      <w:r w:rsidR="00861833" w:rsidRPr="00DF613E">
        <w:rPr>
          <w:rFonts w:ascii="Roboto" w:hAnsi="Roboto"/>
          <w:sz w:val="22"/>
          <w:szCs w:val="22"/>
          <w:lang w:val="en-US"/>
        </w:rPr>
        <w:t>in patients between the age of 46 and 55</w:t>
      </w:r>
      <w:ins w:id="280" w:author="Christoffer Vissing" w:date="2024-03-18T11:59:00Z">
        <w:r w:rsidR="00290C27">
          <w:rPr>
            <w:rFonts w:ascii="Roboto" w:hAnsi="Roboto"/>
            <w:sz w:val="22"/>
            <w:szCs w:val="22"/>
            <w:lang w:val="en-US"/>
          </w:rPr>
          <w:t xml:space="preserve"> years</w:t>
        </w:r>
      </w:ins>
      <w:r w:rsidR="00861833" w:rsidRPr="00DF613E">
        <w:rPr>
          <w:rFonts w:ascii="Roboto" w:hAnsi="Roboto"/>
          <w:sz w:val="22"/>
          <w:szCs w:val="22"/>
          <w:lang w:val="en-US"/>
        </w:rPr>
        <w:t xml:space="preserve">, where </w:t>
      </w:r>
      <w:r w:rsidR="00CC498B">
        <w:rPr>
          <w:rFonts w:ascii="Roboto" w:hAnsi="Roboto"/>
          <w:sz w:val="22"/>
          <w:szCs w:val="22"/>
          <w:lang w:val="en-US"/>
        </w:rPr>
        <w:t>mortality was</w:t>
      </w:r>
      <w:r w:rsidR="00861833" w:rsidRPr="00DF613E">
        <w:rPr>
          <w:rFonts w:ascii="Roboto" w:hAnsi="Roboto"/>
          <w:sz w:val="22"/>
          <w:szCs w:val="22"/>
          <w:lang w:val="en-US"/>
        </w:rPr>
        <w:t xml:space="preserve"> </w:t>
      </w:r>
      <w:r w:rsidR="00EC3708">
        <w:rPr>
          <w:rFonts w:ascii="Roboto" w:hAnsi="Roboto"/>
          <w:sz w:val="22"/>
          <w:szCs w:val="22"/>
          <w:lang w:val="en-US"/>
        </w:rPr>
        <w:t>almost 4</w:t>
      </w:r>
      <w:r w:rsidR="00861833" w:rsidRPr="00DF613E">
        <w:rPr>
          <w:rFonts w:ascii="Roboto" w:hAnsi="Roboto"/>
          <w:sz w:val="22"/>
          <w:szCs w:val="22"/>
          <w:lang w:val="en-US"/>
        </w:rPr>
        <w:t xml:space="preserve"> times </w:t>
      </w:r>
      <w:r w:rsidR="000F6E5D" w:rsidRPr="00DF613E">
        <w:rPr>
          <w:rFonts w:ascii="Roboto" w:hAnsi="Roboto"/>
          <w:sz w:val="22"/>
          <w:szCs w:val="22"/>
          <w:lang w:val="en-US"/>
        </w:rPr>
        <w:t xml:space="preserve">higher in patients with </w:t>
      </w:r>
      <w:proofErr w:type="spellStart"/>
      <w:r w:rsidR="000F6E5D" w:rsidRPr="00DF613E">
        <w:rPr>
          <w:rFonts w:ascii="Roboto" w:hAnsi="Roboto"/>
          <w:sz w:val="22"/>
          <w:szCs w:val="22"/>
          <w:lang w:val="en-US"/>
        </w:rPr>
        <w:t>sarcomeric</w:t>
      </w:r>
      <w:proofErr w:type="spellEnd"/>
      <w:r w:rsidR="000F6E5D" w:rsidRPr="00DF613E">
        <w:rPr>
          <w:rFonts w:ascii="Roboto" w:hAnsi="Roboto"/>
          <w:sz w:val="22"/>
          <w:szCs w:val="22"/>
          <w:lang w:val="en-US"/>
        </w:rPr>
        <w:t xml:space="preserve"> HCM.</w:t>
      </w:r>
      <w:r w:rsidR="006D62AB">
        <w:rPr>
          <w:rFonts w:ascii="Roboto" w:hAnsi="Roboto"/>
          <w:sz w:val="22"/>
          <w:szCs w:val="22"/>
          <w:lang w:val="en-US"/>
        </w:rPr>
        <w:t xml:space="preserve"> Previous studies have identified </w:t>
      </w:r>
      <w:proofErr w:type="spellStart"/>
      <w:r w:rsidR="006D62AB">
        <w:rPr>
          <w:rFonts w:ascii="Roboto" w:hAnsi="Roboto"/>
          <w:sz w:val="22"/>
          <w:szCs w:val="22"/>
          <w:lang w:val="en-US"/>
        </w:rPr>
        <w:t>sarcomeric</w:t>
      </w:r>
      <w:proofErr w:type="spellEnd"/>
      <w:r w:rsidR="006D62AB">
        <w:rPr>
          <w:rFonts w:ascii="Roboto" w:hAnsi="Roboto"/>
          <w:sz w:val="22"/>
          <w:szCs w:val="22"/>
          <w:lang w:val="en-US"/>
        </w:rPr>
        <w:t xml:space="preserve"> HCM to associate with higher all-cause mortality rates</w:t>
      </w:r>
      <w:r w:rsidR="00A2067F">
        <w:rPr>
          <w:rFonts w:ascii="Roboto" w:hAnsi="Roboto"/>
          <w:sz w:val="22"/>
          <w:szCs w:val="22"/>
          <w:lang w:val="en-US"/>
        </w:rPr>
        <w:t>.</w:t>
      </w:r>
      <w:r w:rsidR="005D332F">
        <w:rPr>
          <w:rFonts w:ascii="Roboto" w:hAnsi="Roboto"/>
          <w:sz w:val="22"/>
          <w:szCs w:val="22"/>
          <w:lang w:val="en-US"/>
        </w:rPr>
        <w:fldChar w:fldCharType="begin"/>
      </w:r>
      <w:r w:rsidR="005D332F">
        <w:rPr>
          <w:rFonts w:ascii="Roboto" w:hAnsi="Roboto"/>
          <w:sz w:val="22"/>
          <w:szCs w:val="22"/>
          <w:lang w:val="en-US"/>
        </w:rPr>
        <w:instrText xml:space="preserve"> ADDIN ZOTERO_ITEM CSL_CITATION {"citationID":"xgSEClSQ","properties":{"formattedCitation":"\\super 3,5\\nosupersub{}","plainCitation":"3,5","noteIndex":0},"citationItems":[{"id":73,"uris":["http://zotero.org/users/2403727/items/SMQZC67W"],"itemData":{"id":73,"type":"article-journal","abstract":"Background:A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null"}],"issued":{"date-parts":[["2018",10,2]]}}},{"id":4339,"uris":["http://zotero.org/users/2403727/items/FB9GCWK6"],"itemData":{"id":4339,"type":"article-journal","abstract":"BACKGROUND:\n\nHypertrophic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expression.\n\nMETHODS:\n\nWe enrolled 436 patients with HCM (median age, 60 years; 28.8% women) with clinical, genetic, and imaging data. An independent cohort of 60 patients with HCM from Singapore (median age, 59 years; 11% women) and a reference population from the UK Biobank (n=16 691; mean age, 55 years; 52.5% women) were also recruited. We used machine learning to analyze the 3-dimensional structure of the left ventricle from cardiac magnetic resonance imaging and build a tree-based classification of HCM phenotypes. Genotype and mortality risk distributions were projected on the tree.\n\nRESULTS:\n\nCarriers of pathogenic or likely pathogenic variants for HCM had lower left ventricular mass, but greater basal septal hypertrophy, with reduced life span (mean follow-up, 9.9 years) compared with genotype negative individuals (hazard ratio, 2.66 [95% CI, 1.42–4.96]; P&lt;0.002). Four main phenotypic branches were identified using unsupervised learning of 3-dimensional shape: (1) nonsarcomeric hypertrophy with coexisting hypertension; (2) diffuse and basal asymmetrical hypertrophy associated with outflow tract obstruction; (3) isolated basal hypertrophy; and (4) milder nonobstructive hypertrophy enriched for familial sarcomeric HCM (odds ratio for pathogenic or likely pathogenic variants, 2.18 [95% CI, 1.93–2.28]; P=0.0001). Polygenic risk for HCM was also associated with different patterns and degrees of disease expression. The model was generalizable to an independent cohort (trustworthiness, M1: 0.86–0.88).\n\nCONCLUSIONS:\n\nWe report a data-driven taxonomy of HCM for identifying groups of patients with similar morphology while preserving a continuum of disease severity, genetic risk, and outcomes. This approach will be of value in understanding the causes and consequences of disease diversity.","container-title":"Circulation: Genomic and Precision Medicine","DOI":"10.1161/CIRCGEN.123.004200","issue":"0","note":"publisher: American Heart Association","page":"e004200","source":"ahajournals.org (Atypon)","title":"Genotype-Phenotype Taxonomy of Hypertrophic Cardiomyopathy","volume":"0","author":[{"family":"Curran","given":"Lara"},{"family":"Marvao","given":"Antonio","non-dropping-particle":"de"},{"family":"Inglese","given":"Paolo"},{"family":"McGurk","given":"Kathryn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W.L."},{"family":"Tadros","given":"Rafik"},{"family":"Bezzina","given":"Connie R."},{"family":"Watkins","given":"Hugh"},{"family":"Cook","given":"Stuart A."},{"family":"Prasad","given":"Sanjay K."},{"family":"Ware","given":"James S."},{"family":"O’Regan","given":"Declan P."}]}}],"schema":"https://github.com/citation-style-language/schema/raw/master/csl-citation.json"} </w:instrText>
      </w:r>
      <w:r w:rsidR="005D332F">
        <w:rPr>
          <w:rFonts w:ascii="Roboto" w:hAnsi="Roboto"/>
          <w:sz w:val="22"/>
          <w:szCs w:val="22"/>
          <w:lang w:val="en-US"/>
        </w:rPr>
        <w:fldChar w:fldCharType="separate"/>
      </w:r>
      <w:r w:rsidR="005D332F" w:rsidRPr="005D332F">
        <w:rPr>
          <w:rFonts w:ascii="Roboto" w:hAnsi="Roboto"/>
          <w:sz w:val="22"/>
          <w:vertAlign w:val="superscript"/>
          <w:lang w:val="en-US"/>
        </w:rPr>
        <w:t>3,5</w:t>
      </w:r>
      <w:r w:rsidR="005D332F">
        <w:rPr>
          <w:rFonts w:ascii="Roboto" w:hAnsi="Roboto"/>
          <w:sz w:val="22"/>
          <w:szCs w:val="22"/>
          <w:lang w:val="en-US"/>
        </w:rPr>
        <w:fldChar w:fldCharType="end"/>
      </w:r>
      <w:r w:rsidR="005D332F">
        <w:rPr>
          <w:rFonts w:ascii="Roboto" w:hAnsi="Roboto"/>
          <w:sz w:val="22"/>
          <w:szCs w:val="22"/>
          <w:lang w:val="en-US"/>
        </w:rPr>
        <w:t xml:space="preserve"> However, prior studies </w:t>
      </w:r>
      <w:r w:rsidR="00A2067F">
        <w:rPr>
          <w:rFonts w:ascii="Roboto" w:hAnsi="Roboto"/>
          <w:sz w:val="22"/>
          <w:szCs w:val="22"/>
          <w:lang w:val="en-US"/>
        </w:rPr>
        <w:t xml:space="preserve">did not </w:t>
      </w:r>
      <w:r w:rsidR="005D332F">
        <w:rPr>
          <w:rFonts w:ascii="Roboto" w:hAnsi="Roboto"/>
          <w:sz w:val="22"/>
          <w:szCs w:val="22"/>
          <w:lang w:val="en-US"/>
        </w:rPr>
        <w:t>investigate the difference in age-specific incidence of death</w:t>
      </w:r>
      <w:ins w:id="281" w:author="Christoffer Vissing" w:date="2024-08-07T15:01:00Z" w16du:dateUtc="2024-08-07T13:01:00Z">
        <w:r w:rsidR="00625F3A">
          <w:rPr>
            <w:rFonts w:ascii="Roboto" w:hAnsi="Roboto"/>
            <w:sz w:val="22"/>
            <w:szCs w:val="22"/>
            <w:lang w:val="en-US"/>
          </w:rPr>
          <w:t xml:space="preserve"> or</w:t>
        </w:r>
      </w:ins>
      <w:del w:id="282" w:author="Christoffer Vissing" w:date="2024-08-07T15:01:00Z" w16du:dateUtc="2024-08-07T13:01:00Z">
        <w:r w:rsidR="005D332F" w:rsidDel="00625F3A">
          <w:rPr>
            <w:rFonts w:ascii="Roboto" w:hAnsi="Roboto"/>
            <w:sz w:val="22"/>
            <w:szCs w:val="22"/>
            <w:lang w:val="en-US"/>
          </w:rPr>
          <w:delText>,</w:delText>
        </w:r>
      </w:del>
      <w:r w:rsidR="005D332F">
        <w:rPr>
          <w:rFonts w:ascii="Roboto" w:hAnsi="Roboto"/>
          <w:sz w:val="22"/>
          <w:szCs w:val="22"/>
          <w:lang w:val="en-US"/>
        </w:rPr>
        <w:t xml:space="preserve"> causes of death and </w:t>
      </w:r>
      <w:r w:rsidR="00F748ED">
        <w:rPr>
          <w:rFonts w:ascii="Roboto" w:hAnsi="Roboto"/>
          <w:sz w:val="22"/>
          <w:szCs w:val="22"/>
          <w:lang w:val="en-US"/>
        </w:rPr>
        <w:t>may have been influenced by</w:t>
      </w:r>
      <w:r w:rsidR="005D332F">
        <w:rPr>
          <w:rFonts w:ascii="Roboto" w:hAnsi="Roboto"/>
          <w:sz w:val="22"/>
          <w:szCs w:val="22"/>
          <w:lang w:val="en-US"/>
        </w:rPr>
        <w:t xml:space="preserve"> immortal time bias</w:t>
      </w:r>
      <w:r w:rsidR="0065030C">
        <w:rPr>
          <w:rFonts w:ascii="Roboto" w:hAnsi="Roboto"/>
          <w:sz w:val="22"/>
          <w:szCs w:val="22"/>
          <w:lang w:val="en-US"/>
        </w:rPr>
        <w:t>, leading to inflated effect estimates.</w:t>
      </w:r>
      <w:r w:rsidR="005D332F">
        <w:rPr>
          <w:rFonts w:ascii="Roboto" w:hAnsi="Roboto"/>
          <w:sz w:val="22"/>
          <w:szCs w:val="22"/>
          <w:lang w:val="en-US"/>
        </w:rPr>
        <w:t xml:space="preserve"> </w:t>
      </w:r>
    </w:p>
    <w:p w14:paraId="6DDFDC0D" w14:textId="3DE902A5" w:rsidR="004E12E1" w:rsidRPr="00DF613E" w:rsidRDefault="004E12E1" w:rsidP="000F6E5D">
      <w:pPr>
        <w:spacing w:line="480" w:lineRule="auto"/>
        <w:rPr>
          <w:rFonts w:ascii="Roboto" w:hAnsi="Roboto"/>
          <w:sz w:val="22"/>
          <w:szCs w:val="22"/>
          <w:lang w:val="en-US"/>
        </w:rPr>
      </w:pPr>
    </w:p>
    <w:p w14:paraId="3C7E6423" w14:textId="5D6AADD5" w:rsidR="00DB6D77" w:rsidRPr="00DF613E" w:rsidRDefault="00F6627E" w:rsidP="001D711A">
      <w:pPr>
        <w:spacing w:line="480" w:lineRule="auto"/>
        <w:rPr>
          <w:rFonts w:ascii="Roboto" w:hAnsi="Roboto"/>
          <w:b/>
          <w:bCs/>
          <w:sz w:val="22"/>
          <w:szCs w:val="22"/>
          <w:lang w:val="en-US"/>
        </w:rPr>
      </w:pPr>
      <w:r w:rsidRPr="00DF613E">
        <w:rPr>
          <w:rFonts w:ascii="Roboto" w:hAnsi="Roboto"/>
          <w:b/>
          <w:bCs/>
          <w:sz w:val="22"/>
          <w:szCs w:val="22"/>
          <w:lang w:val="en-US"/>
        </w:rPr>
        <w:t>Clinical I</w:t>
      </w:r>
      <w:r w:rsidR="00DB6D77" w:rsidRPr="00DF613E">
        <w:rPr>
          <w:rFonts w:ascii="Roboto" w:hAnsi="Roboto"/>
          <w:b/>
          <w:bCs/>
          <w:sz w:val="22"/>
          <w:szCs w:val="22"/>
          <w:lang w:val="en-US"/>
        </w:rPr>
        <w:t>mplications</w:t>
      </w:r>
    </w:p>
    <w:p w14:paraId="0C9A26A6" w14:textId="6D7A581C" w:rsidR="00F6627E" w:rsidRPr="00DF613E" w:rsidRDefault="00A2067F" w:rsidP="00F6627E">
      <w:pPr>
        <w:spacing w:line="480" w:lineRule="auto"/>
        <w:rPr>
          <w:rFonts w:ascii="Roboto" w:hAnsi="Roboto"/>
          <w:sz w:val="22"/>
          <w:szCs w:val="22"/>
          <w:lang w:val="en-US"/>
        </w:rPr>
      </w:pPr>
      <w:r>
        <w:rPr>
          <w:rFonts w:ascii="Roboto" w:hAnsi="Roboto"/>
          <w:sz w:val="22"/>
          <w:szCs w:val="22"/>
          <w:lang w:val="en-US"/>
        </w:rPr>
        <w:t>F</w:t>
      </w:r>
      <w:r w:rsidR="006A4628" w:rsidRPr="00DF613E">
        <w:rPr>
          <w:rFonts w:ascii="Roboto" w:hAnsi="Roboto"/>
          <w:sz w:val="22"/>
          <w:szCs w:val="22"/>
          <w:lang w:val="en-US"/>
        </w:rPr>
        <w:t>indings from this study have implications for clinical practice and future research in HCM. Non-</w:t>
      </w:r>
      <w:proofErr w:type="spellStart"/>
      <w:r w:rsidR="006A4628" w:rsidRPr="00DF613E">
        <w:rPr>
          <w:rFonts w:ascii="Roboto" w:hAnsi="Roboto"/>
          <w:sz w:val="22"/>
          <w:szCs w:val="22"/>
          <w:lang w:val="en-US"/>
        </w:rPr>
        <w:t>sarcomeric</w:t>
      </w:r>
      <w:proofErr w:type="spellEnd"/>
      <w:r w:rsidR="006A4628" w:rsidRPr="00DF613E">
        <w:rPr>
          <w:rFonts w:ascii="Roboto" w:hAnsi="Roboto"/>
          <w:sz w:val="22"/>
          <w:szCs w:val="22"/>
          <w:lang w:val="en-US"/>
        </w:rPr>
        <w:t xml:space="preserve"> HCM was characterized by a higher burden of </w:t>
      </w:r>
      <w:r w:rsidR="00CC498B">
        <w:rPr>
          <w:rFonts w:ascii="Roboto" w:hAnsi="Roboto"/>
          <w:sz w:val="22"/>
          <w:szCs w:val="22"/>
          <w:lang w:val="en-US"/>
        </w:rPr>
        <w:t>obesity, hypertension,</w:t>
      </w:r>
      <w:r w:rsidR="006A4628" w:rsidRPr="00DF613E">
        <w:rPr>
          <w:rFonts w:ascii="Roboto" w:hAnsi="Roboto"/>
          <w:sz w:val="22"/>
          <w:szCs w:val="22"/>
          <w:lang w:val="en-US"/>
        </w:rPr>
        <w:t xml:space="preserve"> and LV obstruction</w:t>
      </w:r>
      <w:r w:rsidR="00CC498B">
        <w:rPr>
          <w:rFonts w:ascii="Roboto" w:hAnsi="Roboto"/>
          <w:sz w:val="22"/>
          <w:szCs w:val="22"/>
          <w:lang w:val="en-US"/>
        </w:rPr>
        <w:t xml:space="preserve"> but less severe consequences of disease than patients with </w:t>
      </w:r>
      <w:proofErr w:type="spellStart"/>
      <w:r w:rsidR="00CC498B">
        <w:rPr>
          <w:rFonts w:ascii="Roboto" w:hAnsi="Roboto"/>
          <w:sz w:val="22"/>
          <w:szCs w:val="22"/>
          <w:lang w:val="en-US"/>
        </w:rPr>
        <w:t>sarcomeric</w:t>
      </w:r>
      <w:proofErr w:type="spellEnd"/>
      <w:r w:rsidR="00CC498B">
        <w:rPr>
          <w:rFonts w:ascii="Roboto" w:hAnsi="Roboto"/>
          <w:sz w:val="22"/>
          <w:szCs w:val="22"/>
          <w:lang w:val="en-US"/>
        </w:rPr>
        <w:t xml:space="preserve"> HCM</w:t>
      </w:r>
      <w:r w:rsidR="00682C9F" w:rsidRPr="00DF613E">
        <w:rPr>
          <w:rFonts w:ascii="Roboto" w:hAnsi="Roboto"/>
          <w:sz w:val="22"/>
          <w:szCs w:val="22"/>
          <w:lang w:val="en-US"/>
        </w:rPr>
        <w:t>. We hypothesize that hypertension and obesity may be in the causal pathway for developing non-</w:t>
      </w:r>
      <w:proofErr w:type="spellStart"/>
      <w:r w:rsidR="00682C9F" w:rsidRPr="00DF613E">
        <w:rPr>
          <w:rFonts w:ascii="Roboto" w:hAnsi="Roboto"/>
          <w:sz w:val="22"/>
          <w:szCs w:val="22"/>
          <w:lang w:val="en-US"/>
        </w:rPr>
        <w:t>sarcomeric</w:t>
      </w:r>
      <w:proofErr w:type="spellEnd"/>
      <w:r w:rsidR="00682C9F" w:rsidRPr="00DF613E">
        <w:rPr>
          <w:rFonts w:ascii="Roboto" w:hAnsi="Roboto"/>
          <w:sz w:val="22"/>
          <w:szCs w:val="22"/>
          <w:lang w:val="en-US"/>
        </w:rPr>
        <w:t xml:space="preserve"> HCM</w:t>
      </w:r>
      <w:r w:rsidR="00CC498B">
        <w:rPr>
          <w:rFonts w:ascii="Roboto" w:hAnsi="Roboto"/>
          <w:sz w:val="22"/>
          <w:szCs w:val="22"/>
          <w:lang w:val="en-US"/>
        </w:rPr>
        <w:t>, reinforcing the importance of</w:t>
      </w:r>
      <w:r w:rsidR="006A4628" w:rsidRPr="00DF613E">
        <w:rPr>
          <w:rFonts w:ascii="Roboto" w:hAnsi="Roboto"/>
          <w:sz w:val="22"/>
          <w:szCs w:val="22"/>
          <w:lang w:val="en-US"/>
        </w:rPr>
        <w:t xml:space="preserve"> </w:t>
      </w:r>
      <w:r w:rsidR="00080A63" w:rsidRPr="00DF613E">
        <w:rPr>
          <w:rFonts w:ascii="Roboto" w:hAnsi="Roboto"/>
          <w:sz w:val="22"/>
          <w:szCs w:val="22"/>
          <w:lang w:val="en-US"/>
        </w:rPr>
        <w:t xml:space="preserve">aggressive </w:t>
      </w:r>
      <w:r w:rsidR="006A4628" w:rsidRPr="00DF613E">
        <w:rPr>
          <w:rFonts w:ascii="Roboto" w:hAnsi="Roboto"/>
          <w:sz w:val="22"/>
          <w:szCs w:val="22"/>
          <w:lang w:val="en-US"/>
        </w:rPr>
        <w:t>management</w:t>
      </w:r>
      <w:r w:rsidR="00CC498B">
        <w:rPr>
          <w:rFonts w:ascii="Roboto" w:hAnsi="Roboto"/>
          <w:sz w:val="22"/>
          <w:szCs w:val="22"/>
          <w:lang w:val="en-US"/>
        </w:rPr>
        <w:t xml:space="preserve"> and risk factor modification</w:t>
      </w:r>
      <w:r w:rsidR="006A4628" w:rsidRPr="00DF613E">
        <w:rPr>
          <w:rFonts w:ascii="Roboto" w:hAnsi="Roboto"/>
          <w:sz w:val="22"/>
          <w:szCs w:val="22"/>
          <w:lang w:val="en-US"/>
        </w:rPr>
        <w:t xml:space="preserve">. On the other hand, </w:t>
      </w:r>
      <w:r w:rsidR="00DB6D77" w:rsidRPr="00DF613E">
        <w:rPr>
          <w:rFonts w:ascii="Roboto" w:hAnsi="Roboto"/>
          <w:sz w:val="22"/>
          <w:szCs w:val="22"/>
          <w:lang w:val="en-US"/>
        </w:rPr>
        <w:t xml:space="preserve">patients with </w:t>
      </w:r>
      <w:proofErr w:type="spellStart"/>
      <w:r w:rsidR="00DB6D77" w:rsidRPr="00DF613E">
        <w:rPr>
          <w:rFonts w:ascii="Roboto" w:hAnsi="Roboto"/>
          <w:sz w:val="22"/>
          <w:szCs w:val="22"/>
          <w:lang w:val="en-US"/>
        </w:rPr>
        <w:t>sarcomeric</w:t>
      </w:r>
      <w:proofErr w:type="spellEnd"/>
      <w:r w:rsidR="00DB6D77" w:rsidRPr="00DF613E">
        <w:rPr>
          <w:rFonts w:ascii="Roboto" w:hAnsi="Roboto"/>
          <w:sz w:val="22"/>
          <w:szCs w:val="22"/>
          <w:lang w:val="en-US"/>
        </w:rPr>
        <w:t xml:space="preserve"> HCM </w:t>
      </w:r>
      <w:r w:rsidR="00CC498B">
        <w:rPr>
          <w:rFonts w:ascii="Roboto" w:hAnsi="Roboto"/>
          <w:sz w:val="22"/>
          <w:szCs w:val="22"/>
          <w:lang w:val="en-US"/>
        </w:rPr>
        <w:t xml:space="preserve">appeared to be more susceptible to adverse outcomes </w:t>
      </w:r>
      <w:del w:id="283" w:author="Helms, Adam" w:date="2024-02-26T11:15:00Z">
        <w:r w:rsidR="00CC498B" w:rsidDel="002624A5">
          <w:rPr>
            <w:rFonts w:ascii="Roboto" w:hAnsi="Roboto"/>
            <w:sz w:val="22"/>
            <w:szCs w:val="22"/>
            <w:lang w:val="en-US"/>
          </w:rPr>
          <w:delText>of</w:delText>
        </w:r>
      </w:del>
      <w:ins w:id="284" w:author="Helms, Adam" w:date="2024-02-26T11:15:00Z">
        <w:r w:rsidR="002624A5">
          <w:rPr>
            <w:rFonts w:ascii="Roboto" w:hAnsi="Roboto"/>
            <w:sz w:val="22"/>
            <w:szCs w:val="22"/>
            <w:lang w:val="en-US"/>
          </w:rPr>
          <w:t>intrinsic</w:t>
        </w:r>
      </w:ins>
      <w:ins w:id="285" w:author="Helms, Adam" w:date="2024-02-26T11:16:00Z">
        <w:r w:rsidR="002624A5">
          <w:rPr>
            <w:rFonts w:ascii="Roboto" w:hAnsi="Roboto"/>
            <w:sz w:val="22"/>
            <w:szCs w:val="22"/>
            <w:lang w:val="en-US"/>
          </w:rPr>
          <w:t xml:space="preserve"> to their</w:t>
        </w:r>
      </w:ins>
      <w:r w:rsidR="00CC498B">
        <w:rPr>
          <w:rFonts w:ascii="Roboto" w:hAnsi="Roboto"/>
          <w:sz w:val="22"/>
          <w:szCs w:val="22"/>
          <w:lang w:val="en-US"/>
        </w:rPr>
        <w:t xml:space="preserve"> HCM</w:t>
      </w:r>
      <w:ins w:id="286" w:author="Helms, Adam" w:date="2024-02-26T11:12:00Z">
        <w:r w:rsidR="00AB54BC">
          <w:rPr>
            <w:rFonts w:ascii="Roboto" w:hAnsi="Roboto"/>
            <w:sz w:val="22"/>
            <w:szCs w:val="22"/>
            <w:lang w:val="en-US"/>
          </w:rPr>
          <w:t xml:space="preserve"> </w:t>
        </w:r>
      </w:ins>
      <w:ins w:id="287" w:author="Helms, Adam" w:date="2024-02-26T11:13:00Z">
        <w:r w:rsidR="00AB54BC">
          <w:rPr>
            <w:rFonts w:ascii="Roboto" w:hAnsi="Roboto"/>
            <w:sz w:val="22"/>
            <w:szCs w:val="22"/>
            <w:lang w:val="en-US"/>
          </w:rPr>
          <w:t xml:space="preserve">(i.e. </w:t>
        </w:r>
      </w:ins>
      <w:del w:id="288" w:author="Helms, Adam" w:date="2024-02-26T11:13:00Z">
        <w:r w:rsidR="00CC498B" w:rsidDel="00AB54BC">
          <w:rPr>
            <w:rFonts w:ascii="Roboto" w:hAnsi="Roboto"/>
            <w:sz w:val="22"/>
            <w:szCs w:val="22"/>
            <w:lang w:val="en-US"/>
          </w:rPr>
          <w:delText xml:space="preserve">-- </w:delText>
        </w:r>
        <w:r w:rsidR="00DB6D77" w:rsidRPr="00DF613E" w:rsidDel="00AB54BC">
          <w:rPr>
            <w:rFonts w:ascii="Roboto" w:hAnsi="Roboto"/>
            <w:sz w:val="22"/>
            <w:szCs w:val="22"/>
            <w:lang w:val="en-US"/>
          </w:rPr>
          <w:delText xml:space="preserve">more likely to </w:delText>
        </w:r>
        <w:r w:rsidR="00D04DBA" w:rsidRPr="00DF613E" w:rsidDel="00AB54BC">
          <w:rPr>
            <w:rFonts w:ascii="Roboto" w:hAnsi="Roboto"/>
            <w:sz w:val="22"/>
            <w:szCs w:val="22"/>
            <w:lang w:val="en-US"/>
          </w:rPr>
          <w:delText xml:space="preserve">progress to </w:delText>
        </w:r>
      </w:del>
      <w:r w:rsidR="00CC498B">
        <w:rPr>
          <w:rFonts w:ascii="Roboto" w:hAnsi="Roboto"/>
          <w:sz w:val="22"/>
          <w:szCs w:val="22"/>
          <w:lang w:val="en-US"/>
        </w:rPr>
        <w:t>advanced heart failure,</w:t>
      </w:r>
      <w:r w:rsidR="00D04DBA" w:rsidRPr="00DF613E">
        <w:rPr>
          <w:rFonts w:ascii="Roboto" w:hAnsi="Roboto"/>
          <w:sz w:val="22"/>
          <w:szCs w:val="22"/>
          <w:lang w:val="en-US"/>
        </w:rPr>
        <w:t xml:space="preserve"> </w:t>
      </w:r>
      <w:del w:id="289" w:author="Helms, Adam" w:date="2024-02-26T11:13:00Z">
        <w:r w:rsidR="00D04DBA" w:rsidRPr="00DF613E" w:rsidDel="00AB54BC">
          <w:rPr>
            <w:rFonts w:ascii="Roboto" w:hAnsi="Roboto"/>
            <w:sz w:val="22"/>
            <w:szCs w:val="22"/>
            <w:lang w:val="en-US"/>
          </w:rPr>
          <w:delText xml:space="preserve">experience </w:delText>
        </w:r>
      </w:del>
      <w:r w:rsidR="00EC3708">
        <w:rPr>
          <w:rFonts w:ascii="Roboto" w:hAnsi="Roboto"/>
          <w:sz w:val="22"/>
          <w:szCs w:val="22"/>
          <w:lang w:val="en-US"/>
        </w:rPr>
        <w:t xml:space="preserve">atrial and ventricular </w:t>
      </w:r>
      <w:r w:rsidR="00D04DBA" w:rsidRPr="00DF613E">
        <w:rPr>
          <w:rFonts w:ascii="Roboto" w:hAnsi="Roboto"/>
          <w:sz w:val="22"/>
          <w:szCs w:val="22"/>
          <w:lang w:val="en-US"/>
        </w:rPr>
        <w:t>arrhythmias</w:t>
      </w:r>
      <w:r w:rsidR="00CC498B">
        <w:rPr>
          <w:rFonts w:ascii="Roboto" w:hAnsi="Roboto"/>
          <w:sz w:val="22"/>
          <w:szCs w:val="22"/>
          <w:lang w:val="en-US"/>
        </w:rPr>
        <w:t xml:space="preserve">, </w:t>
      </w:r>
      <w:del w:id="290" w:author="Helms, Adam" w:date="2024-02-26T11:13:00Z">
        <w:r w:rsidR="00CC498B" w:rsidDel="00AB54BC">
          <w:rPr>
            <w:rFonts w:ascii="Roboto" w:hAnsi="Roboto"/>
            <w:sz w:val="22"/>
            <w:szCs w:val="22"/>
            <w:lang w:val="en-US"/>
          </w:rPr>
          <w:delText xml:space="preserve">and </w:delText>
        </w:r>
        <w:r w:rsidR="00CC498B" w:rsidRPr="00DF613E" w:rsidDel="00AB54BC">
          <w:rPr>
            <w:rFonts w:ascii="Roboto" w:hAnsi="Roboto"/>
            <w:sz w:val="22"/>
            <w:szCs w:val="22"/>
            <w:lang w:val="en-US"/>
          </w:rPr>
          <w:delText xml:space="preserve">die of </w:delText>
        </w:r>
      </w:del>
      <w:r w:rsidR="00CC498B" w:rsidRPr="00DF613E">
        <w:rPr>
          <w:rFonts w:ascii="Roboto" w:hAnsi="Roboto"/>
          <w:sz w:val="22"/>
          <w:szCs w:val="22"/>
          <w:lang w:val="en-US"/>
        </w:rPr>
        <w:t xml:space="preserve">HCM-related </w:t>
      </w:r>
      <w:del w:id="291" w:author="Helms, Adam" w:date="2024-02-26T11:13:00Z">
        <w:r w:rsidR="00CC498B" w:rsidRPr="00DF613E" w:rsidDel="00AB54BC">
          <w:rPr>
            <w:rFonts w:ascii="Roboto" w:hAnsi="Roboto"/>
            <w:sz w:val="22"/>
            <w:szCs w:val="22"/>
            <w:lang w:val="en-US"/>
          </w:rPr>
          <w:delText>causes</w:delText>
        </w:r>
      </w:del>
      <w:ins w:id="292" w:author="Helms, Adam" w:date="2024-02-26T11:13:00Z">
        <w:r w:rsidR="00AB54BC">
          <w:rPr>
            <w:rFonts w:ascii="Roboto" w:hAnsi="Roboto"/>
            <w:sz w:val="22"/>
            <w:szCs w:val="22"/>
            <w:lang w:val="en-US"/>
          </w:rPr>
          <w:t>mortality) independent of non-HCM exposures</w:t>
        </w:r>
      </w:ins>
      <w:r w:rsidR="00D04DBA" w:rsidRPr="00DF613E">
        <w:rPr>
          <w:rFonts w:ascii="Roboto" w:hAnsi="Roboto"/>
          <w:sz w:val="22"/>
          <w:szCs w:val="22"/>
          <w:lang w:val="en-US"/>
        </w:rPr>
        <w:t>.</w:t>
      </w:r>
      <w:ins w:id="293" w:author="Helms, Adam" w:date="2024-02-26T11:13:00Z">
        <w:r w:rsidR="002624A5">
          <w:rPr>
            <w:rFonts w:ascii="Roboto" w:hAnsi="Roboto"/>
            <w:sz w:val="22"/>
            <w:szCs w:val="22"/>
            <w:lang w:val="en-US"/>
          </w:rPr>
          <w:t xml:space="preserve"> Nonetheless, </w:t>
        </w:r>
      </w:ins>
      <w:ins w:id="294" w:author="Helms, Adam" w:date="2024-02-26T11:14:00Z">
        <w:r w:rsidR="002624A5">
          <w:rPr>
            <w:rFonts w:ascii="Roboto" w:hAnsi="Roboto"/>
            <w:sz w:val="22"/>
            <w:szCs w:val="22"/>
            <w:lang w:val="en-US"/>
          </w:rPr>
          <w:t>by nature of earlier</w:t>
        </w:r>
      </w:ins>
      <w:ins w:id="295" w:author="Helms, Adam" w:date="2024-02-26T11:15:00Z">
        <w:r w:rsidR="002624A5">
          <w:rPr>
            <w:rFonts w:ascii="Roboto" w:hAnsi="Roboto"/>
            <w:sz w:val="22"/>
            <w:szCs w:val="22"/>
            <w:lang w:val="en-US"/>
          </w:rPr>
          <w:t xml:space="preserve"> presentations, </w:t>
        </w:r>
      </w:ins>
      <w:ins w:id="296" w:author="Christoffer Vissing" w:date="2024-08-07T15:01:00Z" w16du:dateUtc="2024-08-07T13:01:00Z">
        <w:r w:rsidR="00625F3A">
          <w:rPr>
            <w:rFonts w:ascii="Roboto" w:hAnsi="Roboto"/>
            <w:sz w:val="22"/>
            <w:szCs w:val="22"/>
            <w:lang w:val="en-US"/>
          </w:rPr>
          <w:t xml:space="preserve">patients with </w:t>
        </w:r>
      </w:ins>
      <w:proofErr w:type="spellStart"/>
      <w:ins w:id="297" w:author="Helms, Adam" w:date="2024-02-26T11:13:00Z">
        <w:r w:rsidR="002624A5">
          <w:rPr>
            <w:rFonts w:ascii="Roboto" w:hAnsi="Roboto"/>
            <w:sz w:val="22"/>
            <w:szCs w:val="22"/>
            <w:lang w:val="en-US"/>
          </w:rPr>
          <w:t>sarcomeric</w:t>
        </w:r>
        <w:proofErr w:type="spellEnd"/>
        <w:r w:rsidR="002624A5">
          <w:rPr>
            <w:rFonts w:ascii="Roboto" w:hAnsi="Roboto"/>
            <w:sz w:val="22"/>
            <w:szCs w:val="22"/>
            <w:lang w:val="en-US"/>
          </w:rPr>
          <w:t xml:space="preserve"> HCM patients </w:t>
        </w:r>
      </w:ins>
      <w:ins w:id="298" w:author="Helms, Adam" w:date="2024-02-26T11:14:00Z">
        <w:r w:rsidR="002624A5">
          <w:rPr>
            <w:rFonts w:ascii="Roboto" w:hAnsi="Roboto"/>
            <w:sz w:val="22"/>
            <w:szCs w:val="22"/>
            <w:lang w:val="en-US"/>
          </w:rPr>
          <w:t>ha</w:t>
        </w:r>
      </w:ins>
      <w:ins w:id="299" w:author="Anna Axelsson Raja" w:date="2024-03-03T22:26:00Z">
        <w:r w:rsidR="00C02DC8">
          <w:rPr>
            <w:rFonts w:ascii="Roboto" w:hAnsi="Roboto"/>
            <w:sz w:val="22"/>
            <w:szCs w:val="22"/>
            <w:lang w:val="en-US"/>
          </w:rPr>
          <w:t>ve</w:t>
        </w:r>
      </w:ins>
      <w:ins w:id="300" w:author="Helms, Adam" w:date="2024-02-26T11:14:00Z">
        <w:del w:id="301" w:author="Anna Axelsson Raja" w:date="2024-03-03T22:26:00Z">
          <w:r w:rsidR="002624A5" w:rsidDel="00C02DC8">
            <w:rPr>
              <w:rFonts w:ascii="Roboto" w:hAnsi="Roboto"/>
              <w:sz w:val="22"/>
              <w:szCs w:val="22"/>
              <w:lang w:val="en-US"/>
            </w:rPr>
            <w:delText>s</w:delText>
          </w:r>
        </w:del>
        <w:r w:rsidR="002624A5">
          <w:rPr>
            <w:rFonts w:ascii="Roboto" w:hAnsi="Roboto"/>
            <w:sz w:val="22"/>
            <w:szCs w:val="22"/>
            <w:lang w:val="en-US"/>
          </w:rPr>
          <w:t xml:space="preserve"> </w:t>
        </w:r>
        <w:del w:id="302" w:author="Christoffer Vissing" w:date="2024-08-07T15:01:00Z" w16du:dateUtc="2024-08-07T13:01:00Z">
          <w:r w:rsidR="002624A5" w:rsidDel="00625F3A">
            <w:rPr>
              <w:rFonts w:ascii="Roboto" w:hAnsi="Roboto"/>
              <w:sz w:val="22"/>
              <w:szCs w:val="22"/>
              <w:lang w:val="en-US"/>
            </w:rPr>
            <w:delText xml:space="preserve">less </w:delText>
          </w:r>
        </w:del>
      </w:ins>
      <w:ins w:id="303" w:author="Christoffer Vissing" w:date="2024-08-07T15:01:00Z" w16du:dateUtc="2024-08-07T13:01:00Z">
        <w:r w:rsidR="00625F3A">
          <w:rPr>
            <w:rFonts w:ascii="Roboto" w:hAnsi="Roboto"/>
            <w:sz w:val="22"/>
            <w:szCs w:val="22"/>
            <w:lang w:val="en-US"/>
          </w:rPr>
          <w:t xml:space="preserve">fewer </w:t>
        </w:r>
      </w:ins>
      <w:ins w:id="304" w:author="Helms, Adam" w:date="2024-02-26T11:14:00Z">
        <w:r w:rsidR="002624A5">
          <w:rPr>
            <w:rFonts w:ascii="Roboto" w:hAnsi="Roboto"/>
            <w:sz w:val="22"/>
            <w:szCs w:val="22"/>
            <w:lang w:val="en-US"/>
          </w:rPr>
          <w:t>average years of exposure</w:t>
        </w:r>
      </w:ins>
      <w:ins w:id="305" w:author="Stendahl, John" w:date="2024-03-12T10:27:00Z">
        <w:r w:rsidR="00184BB2">
          <w:rPr>
            <w:rFonts w:ascii="Roboto" w:hAnsi="Roboto"/>
            <w:sz w:val="22"/>
            <w:szCs w:val="22"/>
            <w:lang w:val="en-US"/>
          </w:rPr>
          <w:t xml:space="preserve"> to</w:t>
        </w:r>
      </w:ins>
      <w:ins w:id="306" w:author="Helms, Adam" w:date="2024-02-26T11:14:00Z">
        <w:r w:rsidR="002624A5">
          <w:rPr>
            <w:rFonts w:ascii="Roboto" w:hAnsi="Roboto"/>
            <w:sz w:val="22"/>
            <w:szCs w:val="22"/>
            <w:lang w:val="en-US"/>
          </w:rPr>
          <w:t xml:space="preserve"> hypertension and obesity (when present) – thus these factors are expected</w:t>
        </w:r>
      </w:ins>
      <w:ins w:id="307" w:author="Helms, Adam" w:date="2024-02-26T11:15:00Z">
        <w:r w:rsidR="002624A5">
          <w:rPr>
            <w:rFonts w:ascii="Roboto" w:hAnsi="Roboto"/>
            <w:sz w:val="22"/>
            <w:szCs w:val="22"/>
            <w:lang w:val="en-US"/>
          </w:rPr>
          <w:t xml:space="preserve"> to </w:t>
        </w:r>
        <w:del w:id="308" w:author="Christoffer Vissing" w:date="2024-08-07T15:02:00Z" w16du:dateUtc="2024-08-07T13:02:00Z">
          <w:r w:rsidR="002624A5" w:rsidDel="00625F3A">
            <w:rPr>
              <w:rFonts w:ascii="Roboto" w:hAnsi="Roboto"/>
              <w:sz w:val="22"/>
              <w:szCs w:val="22"/>
              <w:lang w:val="en-US"/>
            </w:rPr>
            <w:delText>likely</w:delText>
          </w:r>
        </w:del>
        <w:r w:rsidR="002624A5">
          <w:rPr>
            <w:rFonts w:ascii="Roboto" w:hAnsi="Roboto"/>
            <w:sz w:val="22"/>
            <w:szCs w:val="22"/>
            <w:lang w:val="en-US"/>
          </w:rPr>
          <w:t xml:space="preserve"> contribute</w:t>
        </w:r>
      </w:ins>
      <w:ins w:id="309" w:author="Christoffer Vissing" w:date="2024-08-07T15:02:00Z" w16du:dateUtc="2024-08-07T13:02:00Z">
        <w:r w:rsidR="00625F3A">
          <w:rPr>
            <w:rFonts w:ascii="Roboto" w:hAnsi="Roboto"/>
            <w:sz w:val="22"/>
            <w:szCs w:val="22"/>
            <w:lang w:val="en-US"/>
          </w:rPr>
          <w:t xml:space="preserve"> to a greater extent</w:t>
        </w:r>
      </w:ins>
      <w:ins w:id="310" w:author="Helms, Adam" w:date="2024-02-26T11:15:00Z">
        <w:r w:rsidR="002624A5">
          <w:rPr>
            <w:rFonts w:ascii="Roboto" w:hAnsi="Roboto"/>
            <w:sz w:val="22"/>
            <w:szCs w:val="22"/>
            <w:lang w:val="en-US"/>
          </w:rPr>
          <w:t xml:space="preserve"> in older age groups.</w:t>
        </w:r>
      </w:ins>
      <w:r w:rsidR="00D04DBA" w:rsidRPr="00DF613E">
        <w:rPr>
          <w:rFonts w:ascii="Roboto" w:hAnsi="Roboto"/>
          <w:sz w:val="22"/>
          <w:szCs w:val="22"/>
          <w:lang w:val="en-US"/>
        </w:rPr>
        <w:t xml:space="preserve"> </w:t>
      </w:r>
      <w:r w:rsidR="00682C9F" w:rsidRPr="00DF613E">
        <w:rPr>
          <w:rFonts w:ascii="Roboto" w:hAnsi="Roboto"/>
          <w:sz w:val="22"/>
          <w:szCs w:val="22"/>
          <w:lang w:val="en-US"/>
        </w:rPr>
        <w:t>Atrial fibrillation was both more prevalent and more consequential</w:t>
      </w:r>
      <w:ins w:id="311" w:author="Helms, Adam" w:date="2024-02-26T11:16:00Z">
        <w:r w:rsidR="002624A5">
          <w:rPr>
            <w:rFonts w:ascii="Roboto" w:hAnsi="Roboto"/>
            <w:sz w:val="22"/>
            <w:szCs w:val="22"/>
            <w:lang w:val="en-US"/>
          </w:rPr>
          <w:t xml:space="preserve"> in </w:t>
        </w:r>
        <w:proofErr w:type="spellStart"/>
        <w:r w:rsidR="002624A5">
          <w:rPr>
            <w:rFonts w:ascii="Roboto" w:hAnsi="Roboto"/>
            <w:sz w:val="22"/>
            <w:szCs w:val="22"/>
            <w:lang w:val="en-US"/>
          </w:rPr>
          <w:t>sarcomeric</w:t>
        </w:r>
        <w:proofErr w:type="spellEnd"/>
        <w:r w:rsidR="002624A5">
          <w:rPr>
            <w:rFonts w:ascii="Roboto" w:hAnsi="Roboto"/>
            <w:sz w:val="22"/>
            <w:szCs w:val="22"/>
            <w:lang w:val="en-US"/>
          </w:rPr>
          <w:t xml:space="preserve"> HCM</w:t>
        </w:r>
      </w:ins>
      <w:r w:rsidR="00682C9F" w:rsidRPr="00DF613E">
        <w:rPr>
          <w:rFonts w:ascii="Roboto" w:hAnsi="Roboto"/>
          <w:sz w:val="22"/>
          <w:szCs w:val="22"/>
          <w:lang w:val="en-US"/>
        </w:rPr>
        <w:t>.</w:t>
      </w:r>
      <w:r w:rsidR="00CC498B">
        <w:rPr>
          <w:rFonts w:ascii="Roboto" w:hAnsi="Roboto"/>
          <w:sz w:val="22"/>
          <w:szCs w:val="22"/>
          <w:lang w:val="en-US"/>
        </w:rPr>
        <w:t xml:space="preserve"> Sudden cardiac death risk was higher and persisted to advanced age.</w:t>
      </w:r>
      <w:r w:rsidR="00682C9F" w:rsidRPr="00DF613E">
        <w:rPr>
          <w:rFonts w:ascii="Roboto" w:hAnsi="Roboto"/>
          <w:sz w:val="22"/>
          <w:szCs w:val="22"/>
          <w:lang w:val="en-US"/>
        </w:rPr>
        <w:t xml:space="preserve"> As such, p</w:t>
      </w:r>
      <w:r w:rsidR="00F6627E" w:rsidRPr="00DF613E">
        <w:rPr>
          <w:rFonts w:ascii="Roboto" w:hAnsi="Roboto"/>
          <w:sz w:val="22"/>
          <w:szCs w:val="22"/>
          <w:lang w:val="en-US"/>
        </w:rPr>
        <w:t xml:space="preserve">atients with </w:t>
      </w:r>
      <w:proofErr w:type="spellStart"/>
      <w:r w:rsidR="00F6627E" w:rsidRPr="00DF613E">
        <w:rPr>
          <w:rFonts w:ascii="Roboto" w:hAnsi="Roboto"/>
          <w:sz w:val="22"/>
          <w:szCs w:val="22"/>
          <w:lang w:val="en-US"/>
        </w:rPr>
        <w:t>sarcomeric</w:t>
      </w:r>
      <w:proofErr w:type="spellEnd"/>
      <w:r w:rsidR="00F6627E" w:rsidRPr="00DF613E">
        <w:rPr>
          <w:rFonts w:ascii="Roboto" w:hAnsi="Roboto"/>
          <w:sz w:val="22"/>
          <w:szCs w:val="22"/>
          <w:lang w:val="en-US"/>
        </w:rPr>
        <w:t xml:space="preserve"> HCM, may </w:t>
      </w:r>
      <w:r w:rsidR="00AE7D20" w:rsidRPr="00DF613E">
        <w:rPr>
          <w:rFonts w:ascii="Roboto" w:hAnsi="Roboto"/>
          <w:sz w:val="22"/>
          <w:szCs w:val="22"/>
          <w:lang w:val="en-US"/>
        </w:rPr>
        <w:t xml:space="preserve">benefit from </w:t>
      </w:r>
      <w:r w:rsidR="00F6627E" w:rsidRPr="00DF613E">
        <w:rPr>
          <w:rFonts w:ascii="Roboto" w:hAnsi="Roboto"/>
          <w:sz w:val="22"/>
          <w:szCs w:val="22"/>
          <w:lang w:val="en-US"/>
        </w:rPr>
        <w:t xml:space="preserve">more intensive surveillance </w:t>
      </w:r>
      <w:r w:rsidR="00CC498B">
        <w:rPr>
          <w:rFonts w:ascii="Roboto" w:hAnsi="Roboto"/>
          <w:sz w:val="22"/>
          <w:szCs w:val="22"/>
          <w:lang w:val="en-US"/>
        </w:rPr>
        <w:t xml:space="preserve">and management </w:t>
      </w:r>
      <w:r w:rsidR="00F6627E" w:rsidRPr="00DF613E">
        <w:rPr>
          <w:rFonts w:ascii="Roboto" w:hAnsi="Roboto"/>
          <w:sz w:val="22"/>
          <w:szCs w:val="22"/>
          <w:lang w:val="en-US"/>
        </w:rPr>
        <w:t xml:space="preserve">of </w:t>
      </w:r>
      <w:r w:rsidR="00F55054" w:rsidRPr="00DF613E">
        <w:rPr>
          <w:rFonts w:ascii="Roboto" w:hAnsi="Roboto"/>
          <w:sz w:val="22"/>
          <w:szCs w:val="22"/>
          <w:lang w:val="en-US"/>
        </w:rPr>
        <w:t xml:space="preserve">ventricular and atrial </w:t>
      </w:r>
      <w:r w:rsidR="00F6627E" w:rsidRPr="00DF613E">
        <w:rPr>
          <w:rFonts w:ascii="Roboto" w:hAnsi="Roboto"/>
          <w:sz w:val="22"/>
          <w:szCs w:val="22"/>
          <w:lang w:val="en-US"/>
        </w:rPr>
        <w:t xml:space="preserve">arrhythmias and LV </w:t>
      </w:r>
      <w:r w:rsidR="00CC498B">
        <w:rPr>
          <w:rFonts w:ascii="Roboto" w:hAnsi="Roboto"/>
          <w:sz w:val="22"/>
          <w:szCs w:val="22"/>
          <w:lang w:val="en-US"/>
        </w:rPr>
        <w:t xml:space="preserve">systolic </w:t>
      </w:r>
      <w:r w:rsidR="00F6627E" w:rsidRPr="00DF613E">
        <w:rPr>
          <w:rFonts w:ascii="Roboto" w:hAnsi="Roboto"/>
          <w:sz w:val="22"/>
          <w:szCs w:val="22"/>
          <w:lang w:val="en-US"/>
        </w:rPr>
        <w:t>dysfunction.</w:t>
      </w:r>
      <w:r w:rsidR="00F6627E">
        <w:rPr>
          <w:rFonts w:ascii="Roboto" w:hAnsi="Roboto"/>
          <w:sz w:val="22"/>
          <w:szCs w:val="22"/>
        </w:rPr>
        <w:fldChar w:fldCharType="begin"/>
      </w:r>
      <w:r w:rsidR="002B44B5">
        <w:rPr>
          <w:rFonts w:ascii="Roboto" w:hAnsi="Roboto"/>
          <w:sz w:val="22"/>
          <w:szCs w:val="22"/>
          <w:lang w:val="en-US"/>
        </w:rPr>
        <w:instrText xml:space="preserve"> ADDIN ZOTERO_ITEM CSL_CITATION {"citationID":"RCiglCdP","properties":{"formattedCitation":"\\super 17\\uc0\\u8211{}19\\nosupersub{}","plainCitation":"17–19","noteIndex":0},"citationItems":[{"id":151,"uris":["http://zotero.org/users/2403727/items/LJ6M6HMN"],"itemData":{"id":151,"type":"article-journal","abstract":"BACKGROUND: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F6627E">
        <w:rPr>
          <w:rFonts w:ascii="Roboto" w:hAnsi="Roboto"/>
          <w:sz w:val="22"/>
          <w:szCs w:val="22"/>
        </w:rPr>
        <w:fldChar w:fldCharType="separate"/>
      </w:r>
      <w:r w:rsidR="002B44B5" w:rsidRPr="002B44B5">
        <w:rPr>
          <w:rFonts w:ascii="Roboto" w:hAnsi="Roboto"/>
          <w:sz w:val="22"/>
          <w:vertAlign w:val="superscript"/>
          <w:lang w:val="en-US"/>
          <w:rPrChange w:id="312" w:author="Christoffer Vissing" w:date="2024-08-14T08:45:00Z" w16du:dateUtc="2024-08-14T06:45:00Z">
            <w:rPr>
              <w:rFonts w:ascii="Roboto" w:hAnsi="Roboto"/>
              <w:sz w:val="22"/>
              <w:vertAlign w:val="superscript"/>
            </w:rPr>
          </w:rPrChange>
        </w:rPr>
        <w:t>17–19</w:t>
      </w:r>
      <w:r w:rsidR="00F6627E">
        <w:rPr>
          <w:rFonts w:ascii="Roboto" w:hAnsi="Roboto"/>
          <w:sz w:val="22"/>
          <w:szCs w:val="22"/>
        </w:rPr>
        <w:fldChar w:fldCharType="end"/>
      </w:r>
      <w:r w:rsidR="00F6627E" w:rsidRPr="00DF613E">
        <w:rPr>
          <w:rFonts w:ascii="Roboto" w:hAnsi="Roboto"/>
          <w:sz w:val="22"/>
          <w:szCs w:val="22"/>
          <w:lang w:val="en-US"/>
        </w:rPr>
        <w:t xml:space="preserve"> </w:t>
      </w:r>
      <w:r w:rsidR="00D04DBA" w:rsidRPr="00DF613E">
        <w:rPr>
          <w:rFonts w:ascii="Roboto" w:hAnsi="Roboto"/>
          <w:sz w:val="22"/>
          <w:szCs w:val="22"/>
          <w:lang w:val="en-US"/>
        </w:rPr>
        <w:t xml:space="preserve">Current risk stratification algorithms </w:t>
      </w:r>
      <w:r w:rsidR="00AE7D20" w:rsidRPr="00DF613E">
        <w:rPr>
          <w:rFonts w:ascii="Roboto" w:hAnsi="Roboto"/>
          <w:sz w:val="22"/>
          <w:szCs w:val="22"/>
          <w:lang w:val="en-US"/>
        </w:rPr>
        <w:t>for</w:t>
      </w:r>
      <w:r w:rsidR="00D04DBA" w:rsidRPr="00DF613E">
        <w:rPr>
          <w:rFonts w:ascii="Roboto" w:hAnsi="Roboto"/>
          <w:sz w:val="22"/>
          <w:szCs w:val="22"/>
          <w:lang w:val="en-US"/>
        </w:rPr>
        <w:t xml:space="preserve"> sudden cardiac death in HCM</w:t>
      </w:r>
      <w:r w:rsidR="00AE7D20" w:rsidRPr="00DF613E">
        <w:rPr>
          <w:rFonts w:ascii="Roboto" w:hAnsi="Roboto"/>
          <w:sz w:val="22"/>
          <w:szCs w:val="22"/>
          <w:lang w:val="en-US"/>
        </w:rPr>
        <w:t xml:space="preserve"> do</w:t>
      </w:r>
      <w:r w:rsidR="00D04DBA" w:rsidRPr="00DF613E">
        <w:rPr>
          <w:rFonts w:ascii="Roboto" w:hAnsi="Roboto"/>
          <w:sz w:val="22"/>
          <w:szCs w:val="22"/>
          <w:lang w:val="en-US"/>
        </w:rPr>
        <w:t xml:space="preserve"> not </w:t>
      </w:r>
      <w:r w:rsidR="00CC498B">
        <w:rPr>
          <w:rFonts w:ascii="Roboto" w:hAnsi="Roboto"/>
          <w:sz w:val="22"/>
          <w:szCs w:val="22"/>
          <w:lang w:val="en-US"/>
        </w:rPr>
        <w:t>account for</w:t>
      </w:r>
      <w:r w:rsidR="00CC498B" w:rsidRPr="00DF613E">
        <w:rPr>
          <w:rFonts w:ascii="Roboto" w:hAnsi="Roboto"/>
          <w:sz w:val="22"/>
          <w:szCs w:val="22"/>
          <w:lang w:val="en-US"/>
        </w:rPr>
        <w:t xml:space="preserve"> </w:t>
      </w:r>
      <w:r w:rsidR="00AE7D20" w:rsidRPr="00DF613E">
        <w:rPr>
          <w:rFonts w:ascii="Roboto" w:hAnsi="Roboto"/>
          <w:sz w:val="22"/>
          <w:szCs w:val="22"/>
          <w:lang w:val="en-US"/>
        </w:rPr>
        <w:t xml:space="preserve">genetic </w:t>
      </w:r>
      <w:r w:rsidR="00CC498B">
        <w:rPr>
          <w:rFonts w:ascii="Roboto" w:hAnsi="Roboto"/>
          <w:sz w:val="22"/>
          <w:szCs w:val="22"/>
          <w:lang w:val="en-US"/>
        </w:rPr>
        <w:t>substrate.</w:t>
      </w:r>
      <w:r w:rsidR="00D04DBA">
        <w:rPr>
          <w:rFonts w:ascii="Roboto" w:hAnsi="Roboto"/>
          <w:sz w:val="22"/>
          <w:szCs w:val="22"/>
        </w:rPr>
        <w:fldChar w:fldCharType="begin"/>
      </w:r>
      <w:r w:rsidR="002B44B5">
        <w:rPr>
          <w:rFonts w:ascii="Roboto" w:hAnsi="Roboto"/>
          <w:sz w:val="22"/>
          <w:szCs w:val="22"/>
          <w:lang w:val="en-US"/>
        </w:rPr>
        <w:instrText xml:space="preserve"> ADDIN ZOTERO_ITEM CSL_CITATION {"citationID":"2fyD8ApZ","properties":{"formattedCitation":"\\super 20\\uc0\\u8211{}22\\nosupersub{}","plainCitation":"20–22","noteIndex":0},"citationItems":[{"id":391,"uris":["http://zotero.org/users/2403727/items/RLK6BVEN"],"itemData":{"id":391,"type":"article-journal","abstract":"AimsHypertrophic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2B44B5" w:rsidRPr="002B44B5">
        <w:rPr>
          <w:rFonts w:ascii="Roboto" w:hAnsi="Roboto"/>
          <w:sz w:val="22"/>
          <w:vertAlign w:val="superscript"/>
          <w:lang w:val="en-US"/>
          <w:rPrChange w:id="313" w:author="Christoffer Vissing" w:date="2024-08-14T08:45:00Z" w16du:dateUtc="2024-08-14T06:45:00Z">
            <w:rPr>
              <w:rFonts w:ascii="Roboto" w:hAnsi="Roboto"/>
              <w:sz w:val="22"/>
              <w:vertAlign w:val="superscript"/>
            </w:rPr>
          </w:rPrChange>
        </w:rPr>
        <w:t>20–22</w:t>
      </w:r>
      <w:r w:rsidR="00D04DBA">
        <w:rPr>
          <w:rFonts w:ascii="Roboto" w:hAnsi="Roboto"/>
          <w:sz w:val="22"/>
          <w:szCs w:val="22"/>
        </w:rPr>
        <w:fldChar w:fldCharType="end"/>
      </w:r>
      <w:r w:rsidR="00D04DBA" w:rsidRPr="00DF613E">
        <w:rPr>
          <w:rFonts w:ascii="Roboto" w:hAnsi="Roboto"/>
          <w:sz w:val="22"/>
          <w:szCs w:val="22"/>
          <w:lang w:val="en-US"/>
        </w:rPr>
        <w:t xml:space="preserve"> However, in this study</w:t>
      </w:r>
      <w:ins w:id="314" w:author="Helms, Adam" w:date="2024-02-26T11:17:00Z">
        <w:r w:rsidR="002624A5">
          <w:rPr>
            <w:rFonts w:ascii="Roboto" w:hAnsi="Roboto"/>
            <w:sz w:val="22"/>
            <w:szCs w:val="22"/>
            <w:lang w:val="en-US"/>
          </w:rPr>
          <w:t>,</w:t>
        </w:r>
      </w:ins>
      <w:r w:rsidR="00D04DBA" w:rsidRPr="00DF613E">
        <w:rPr>
          <w:rFonts w:ascii="Roboto" w:hAnsi="Roboto"/>
          <w:sz w:val="22"/>
          <w:szCs w:val="22"/>
          <w:lang w:val="en-US"/>
        </w:rPr>
        <w:t xml:space="preserve"> carrying a</w:t>
      </w:r>
      <w:r w:rsidR="00CD14BC" w:rsidRPr="00DF613E">
        <w:rPr>
          <w:rFonts w:ascii="Roboto" w:hAnsi="Roboto"/>
          <w:sz w:val="22"/>
          <w:szCs w:val="22"/>
          <w:lang w:val="en-US"/>
        </w:rPr>
        <w:t xml:space="preserve"> sarcomere </w:t>
      </w:r>
      <w:r w:rsidR="00CC498B">
        <w:rPr>
          <w:rFonts w:ascii="Roboto" w:hAnsi="Roboto"/>
          <w:sz w:val="22"/>
          <w:szCs w:val="22"/>
          <w:lang w:val="en-US"/>
        </w:rPr>
        <w:t>variant</w:t>
      </w:r>
      <w:r w:rsidR="00CC498B" w:rsidRPr="00DF613E">
        <w:rPr>
          <w:rFonts w:ascii="Roboto" w:hAnsi="Roboto"/>
          <w:sz w:val="22"/>
          <w:szCs w:val="22"/>
          <w:lang w:val="en-US"/>
        </w:rPr>
        <w:t xml:space="preserve"> </w:t>
      </w:r>
      <w:r w:rsidR="00D04DBA" w:rsidRPr="00DF613E">
        <w:rPr>
          <w:rFonts w:ascii="Roboto" w:hAnsi="Roboto"/>
          <w:sz w:val="22"/>
          <w:szCs w:val="22"/>
          <w:lang w:val="en-US"/>
        </w:rPr>
        <w:t xml:space="preserve">was </w:t>
      </w:r>
      <w:r w:rsidR="00CD14BC" w:rsidRPr="00DF613E">
        <w:rPr>
          <w:rFonts w:ascii="Roboto" w:hAnsi="Roboto"/>
          <w:sz w:val="22"/>
          <w:szCs w:val="22"/>
          <w:lang w:val="en-US"/>
        </w:rPr>
        <w:t xml:space="preserve">associated with a standardized incidence ratio of 1.3 for a composite ventricular arrhythmia outcome, and notably with the highest relative and absolute difference in </w:t>
      </w:r>
      <w:r w:rsidR="00CC498B">
        <w:rPr>
          <w:rFonts w:ascii="Roboto" w:hAnsi="Roboto"/>
          <w:sz w:val="22"/>
          <w:szCs w:val="22"/>
          <w:lang w:val="en-US"/>
        </w:rPr>
        <w:t>older</w:t>
      </w:r>
      <w:r w:rsidR="00CC498B" w:rsidRPr="00DF613E">
        <w:rPr>
          <w:rFonts w:ascii="Roboto" w:hAnsi="Roboto"/>
          <w:sz w:val="22"/>
          <w:szCs w:val="22"/>
          <w:lang w:val="en-US"/>
        </w:rPr>
        <w:t xml:space="preserve"> </w:t>
      </w:r>
      <w:r w:rsidR="00CD14BC" w:rsidRPr="00DF613E">
        <w:rPr>
          <w:rFonts w:ascii="Roboto" w:hAnsi="Roboto"/>
          <w:sz w:val="22"/>
          <w:szCs w:val="22"/>
          <w:lang w:val="en-US"/>
        </w:rPr>
        <w:t>patients (&gt;65 years)</w:t>
      </w:r>
      <w:r w:rsidR="00CC498B">
        <w:rPr>
          <w:rFonts w:ascii="Roboto" w:hAnsi="Roboto"/>
          <w:sz w:val="22"/>
          <w:szCs w:val="22"/>
          <w:lang w:val="en-US"/>
        </w:rPr>
        <w:t>; an age when risk is traditionally thought to be lower</w:t>
      </w:r>
      <w:r w:rsidR="00CD14BC" w:rsidRPr="00DF613E">
        <w:rPr>
          <w:rFonts w:ascii="Roboto" w:hAnsi="Roboto"/>
          <w:sz w:val="22"/>
          <w:szCs w:val="22"/>
          <w:lang w:val="en-US"/>
        </w:rPr>
        <w:t>.</w:t>
      </w:r>
      <w:r w:rsidR="00E845AD" w:rsidRPr="00DF613E">
        <w:rPr>
          <w:rFonts w:ascii="Roboto" w:hAnsi="Roboto"/>
          <w:sz w:val="22"/>
          <w:szCs w:val="22"/>
          <w:lang w:val="en-US"/>
        </w:rPr>
        <w:t xml:space="preserve"> </w:t>
      </w:r>
      <w:del w:id="315" w:author="Christoffer Vissing" w:date="2024-03-18T12:00:00Z">
        <w:r w:rsidR="00E845AD" w:rsidRPr="00DF613E" w:rsidDel="00290C27">
          <w:rPr>
            <w:rFonts w:ascii="Roboto" w:hAnsi="Roboto"/>
            <w:sz w:val="22"/>
            <w:szCs w:val="22"/>
            <w:lang w:val="en-US"/>
          </w:rPr>
          <w:delText xml:space="preserve"> </w:delText>
        </w:r>
      </w:del>
      <w:r w:rsidR="00AE7D20" w:rsidRPr="00DF613E">
        <w:rPr>
          <w:rFonts w:ascii="Roboto" w:hAnsi="Roboto"/>
          <w:sz w:val="22"/>
          <w:szCs w:val="22"/>
          <w:lang w:val="en-US"/>
        </w:rPr>
        <w:t>These findings suggest that implementing information regarding genetic substrate</w:t>
      </w:r>
      <w:r w:rsidR="00087C51">
        <w:rPr>
          <w:rFonts w:ascii="Roboto" w:hAnsi="Roboto"/>
          <w:sz w:val="22"/>
          <w:szCs w:val="22"/>
          <w:lang w:val="en-US"/>
        </w:rPr>
        <w:t xml:space="preserve"> </w:t>
      </w:r>
      <w:r w:rsidR="00AE7D20" w:rsidRPr="00DF613E">
        <w:rPr>
          <w:rFonts w:ascii="Roboto" w:hAnsi="Roboto"/>
          <w:sz w:val="22"/>
          <w:szCs w:val="22"/>
          <w:lang w:val="en-US"/>
        </w:rPr>
        <w:t xml:space="preserve">into future </w:t>
      </w:r>
      <w:r w:rsidR="00530695" w:rsidRPr="00DF613E">
        <w:rPr>
          <w:rFonts w:ascii="Roboto" w:hAnsi="Roboto"/>
          <w:sz w:val="22"/>
          <w:szCs w:val="22"/>
          <w:lang w:val="en-US"/>
        </w:rPr>
        <w:t xml:space="preserve">SCD risk prediction </w:t>
      </w:r>
      <w:r w:rsidR="00AE7D20" w:rsidRPr="00DF613E">
        <w:rPr>
          <w:rFonts w:ascii="Roboto" w:hAnsi="Roboto"/>
          <w:sz w:val="22"/>
          <w:szCs w:val="22"/>
          <w:lang w:val="en-US"/>
        </w:rPr>
        <w:t xml:space="preserve">models could improve model performance and better guide management decisions regarding primary prevention ICD. </w:t>
      </w:r>
    </w:p>
    <w:p w14:paraId="1760CD0C" w14:textId="77777777" w:rsidR="00966BD7" w:rsidRPr="00DF613E" w:rsidRDefault="00966BD7" w:rsidP="001D711A">
      <w:pPr>
        <w:spacing w:line="480" w:lineRule="auto"/>
        <w:rPr>
          <w:rFonts w:ascii="Roboto" w:hAnsi="Roboto"/>
          <w:b/>
          <w:bCs/>
          <w:sz w:val="22"/>
          <w:szCs w:val="22"/>
          <w:lang w:val="en-US"/>
        </w:rPr>
      </w:pPr>
    </w:p>
    <w:p w14:paraId="10C95C04" w14:textId="0F1AEF73" w:rsidR="001D711A" w:rsidRPr="00DF613E" w:rsidRDefault="001D711A" w:rsidP="001D711A">
      <w:pPr>
        <w:spacing w:line="480" w:lineRule="auto"/>
        <w:rPr>
          <w:rFonts w:ascii="Roboto" w:hAnsi="Roboto"/>
          <w:b/>
          <w:bCs/>
          <w:sz w:val="22"/>
          <w:szCs w:val="22"/>
          <w:lang w:val="en-US"/>
        </w:rPr>
      </w:pPr>
      <w:r w:rsidRPr="00DF613E">
        <w:rPr>
          <w:rFonts w:ascii="Roboto" w:hAnsi="Roboto"/>
          <w:b/>
          <w:bCs/>
          <w:sz w:val="22"/>
          <w:szCs w:val="22"/>
          <w:lang w:val="en-US"/>
        </w:rPr>
        <w:t>L</w:t>
      </w:r>
      <w:r w:rsidR="004908BF" w:rsidRPr="00DF613E">
        <w:rPr>
          <w:rFonts w:ascii="Roboto" w:hAnsi="Roboto"/>
          <w:b/>
          <w:bCs/>
          <w:sz w:val="22"/>
          <w:szCs w:val="22"/>
          <w:lang w:val="en-US"/>
        </w:rPr>
        <w:t>imitations</w:t>
      </w:r>
    </w:p>
    <w:p w14:paraId="17DBB14A" w14:textId="4EC4DF20" w:rsidR="00DB6D77" w:rsidRPr="00907D0E" w:rsidRDefault="00DB6D77" w:rsidP="00F6627E">
      <w:pPr>
        <w:spacing w:line="480" w:lineRule="auto"/>
        <w:rPr>
          <w:rFonts w:ascii="Roboto" w:hAnsi="Roboto"/>
          <w:sz w:val="22"/>
          <w:szCs w:val="22"/>
          <w:lang w:val="en-US"/>
        </w:rPr>
      </w:pPr>
      <w:r w:rsidRPr="00DF613E">
        <w:rPr>
          <w:rFonts w:ascii="Roboto" w:hAnsi="Roboto"/>
          <w:sz w:val="22"/>
          <w:szCs w:val="22"/>
          <w:lang w:val="en-US"/>
        </w:rPr>
        <w:lastRenderedPageBreak/>
        <w:t xml:space="preserve">Several limitations should be acknowledged. First, </w:t>
      </w:r>
      <w:r w:rsidR="00530695" w:rsidRPr="00DF613E">
        <w:rPr>
          <w:rFonts w:ascii="Roboto" w:hAnsi="Roboto"/>
          <w:sz w:val="22"/>
          <w:szCs w:val="22"/>
          <w:lang w:val="en-US"/>
        </w:rPr>
        <w:t>our</w:t>
      </w:r>
      <w:r w:rsidRPr="00DF613E">
        <w:rPr>
          <w:rFonts w:ascii="Roboto" w:hAnsi="Roboto"/>
          <w:sz w:val="22"/>
          <w:szCs w:val="22"/>
          <w:lang w:val="en-US"/>
        </w:rPr>
        <w:t xml:space="preserve"> patients </w:t>
      </w:r>
      <w:r w:rsidR="00530695" w:rsidRPr="00DF613E">
        <w:rPr>
          <w:rFonts w:ascii="Roboto" w:hAnsi="Roboto"/>
          <w:sz w:val="22"/>
          <w:szCs w:val="22"/>
          <w:lang w:val="en-US"/>
        </w:rPr>
        <w:t xml:space="preserve">are </w:t>
      </w:r>
      <w:r w:rsidRPr="00DF613E">
        <w:rPr>
          <w:rFonts w:ascii="Roboto" w:hAnsi="Roboto"/>
          <w:sz w:val="22"/>
          <w:szCs w:val="22"/>
          <w:lang w:val="en-US"/>
        </w:rPr>
        <w:t>followed at high-volume referral centers</w:t>
      </w:r>
      <w:r w:rsidR="00530695" w:rsidRPr="00DF613E">
        <w:rPr>
          <w:rFonts w:ascii="Roboto" w:hAnsi="Roboto"/>
          <w:sz w:val="22"/>
          <w:szCs w:val="22"/>
          <w:lang w:val="en-US"/>
        </w:rPr>
        <w:t xml:space="preserve"> and are predominantly</w:t>
      </w:r>
      <w:r w:rsidRPr="00DF613E">
        <w:rPr>
          <w:rFonts w:ascii="Roboto" w:hAnsi="Roboto"/>
          <w:sz w:val="22"/>
          <w:szCs w:val="22"/>
          <w:lang w:val="en-US"/>
        </w:rPr>
        <w:t xml:space="preserve"> individuals </w:t>
      </w:r>
      <w:ins w:id="316" w:author="Christoffer Vissing" w:date="2024-08-07T15:02:00Z" w16du:dateUtc="2024-08-07T13:02:00Z">
        <w:r w:rsidR="00625F3A">
          <w:rPr>
            <w:rFonts w:ascii="Roboto" w:hAnsi="Roboto"/>
            <w:sz w:val="22"/>
            <w:szCs w:val="22"/>
            <w:lang w:val="en-US"/>
          </w:rPr>
          <w:t>who self-identify as white</w:t>
        </w:r>
      </w:ins>
      <w:del w:id="317" w:author="Christoffer Vissing" w:date="2024-08-07T15:02:00Z" w16du:dateUtc="2024-08-07T13:02:00Z">
        <w:r w:rsidRPr="00DF613E" w:rsidDel="00625F3A">
          <w:rPr>
            <w:rFonts w:ascii="Roboto" w:hAnsi="Roboto"/>
            <w:sz w:val="22"/>
            <w:szCs w:val="22"/>
            <w:lang w:val="en-US"/>
          </w:rPr>
          <w:delText>with Caucasian ancestry</w:delText>
        </w:r>
      </w:del>
      <w:r w:rsidR="00530695" w:rsidRPr="00DF613E">
        <w:rPr>
          <w:rFonts w:ascii="Roboto" w:hAnsi="Roboto"/>
          <w:sz w:val="22"/>
          <w:szCs w:val="22"/>
          <w:lang w:val="en-US"/>
        </w:rPr>
        <w:t>. As such, findings may not be fully generalizable</w:t>
      </w:r>
      <w:ins w:id="318" w:author="Christoffer Vissing" w:date="2024-08-07T15:03:00Z" w16du:dateUtc="2024-08-07T13:03:00Z">
        <w:r w:rsidR="00625F3A" w:rsidRPr="00625F3A">
          <w:rPr>
            <w:rFonts w:ascii="Roboto" w:hAnsi="Roboto"/>
            <w:sz w:val="22"/>
            <w:szCs w:val="22"/>
            <w:lang w:val="en-US"/>
          </w:rPr>
          <w:t xml:space="preserve"> </w:t>
        </w:r>
        <w:r w:rsidR="00625F3A">
          <w:rPr>
            <w:rFonts w:ascii="Roboto" w:hAnsi="Roboto"/>
            <w:sz w:val="22"/>
            <w:szCs w:val="22"/>
            <w:lang w:val="en-US"/>
          </w:rPr>
          <w:t>to a more ancestrally diverse patient population</w:t>
        </w:r>
      </w:ins>
      <w:r w:rsidRPr="00DF613E">
        <w:rPr>
          <w:rFonts w:ascii="Roboto" w:hAnsi="Roboto"/>
          <w:sz w:val="22"/>
          <w:szCs w:val="22"/>
          <w:lang w:val="en-US"/>
        </w:rPr>
        <w:t xml:space="preserve">. Second, the study </w:t>
      </w:r>
      <w:r w:rsidR="00CC498B">
        <w:rPr>
          <w:rFonts w:ascii="Roboto" w:hAnsi="Roboto"/>
          <w:sz w:val="22"/>
          <w:szCs w:val="22"/>
          <w:lang w:val="en-US"/>
        </w:rPr>
        <w:t>uses</w:t>
      </w:r>
      <w:r w:rsidR="00CC498B" w:rsidRPr="00DF613E">
        <w:rPr>
          <w:rFonts w:ascii="Roboto" w:hAnsi="Roboto"/>
          <w:sz w:val="22"/>
          <w:szCs w:val="22"/>
          <w:lang w:val="en-US"/>
        </w:rPr>
        <w:t xml:space="preserve"> </w:t>
      </w:r>
      <w:r w:rsidRPr="00DF613E">
        <w:rPr>
          <w:rFonts w:ascii="Roboto" w:hAnsi="Roboto"/>
          <w:sz w:val="22"/>
          <w:szCs w:val="22"/>
          <w:lang w:val="en-US"/>
        </w:rPr>
        <w:t xml:space="preserve">a pragmatic, </w:t>
      </w:r>
      <w:del w:id="319" w:author="Christoffer Vissing" w:date="2024-08-07T15:03:00Z" w16du:dateUtc="2024-08-07T13:03:00Z">
        <w:r w:rsidRPr="00DF613E" w:rsidDel="00625F3A">
          <w:rPr>
            <w:rFonts w:ascii="Roboto" w:hAnsi="Roboto"/>
            <w:sz w:val="22"/>
            <w:szCs w:val="22"/>
            <w:lang w:val="en-US"/>
          </w:rPr>
          <w:delText xml:space="preserve">real-world, </w:delText>
        </w:r>
      </w:del>
      <w:r w:rsidRPr="00DF613E">
        <w:rPr>
          <w:rFonts w:ascii="Roboto" w:hAnsi="Roboto"/>
          <w:sz w:val="22"/>
          <w:szCs w:val="22"/>
          <w:lang w:val="en-US"/>
        </w:rPr>
        <w:t>partially retrospective observational design, and therefore, is</w:t>
      </w:r>
      <w:r w:rsidR="00E845AD" w:rsidRPr="00DF613E">
        <w:rPr>
          <w:rFonts w:ascii="Roboto" w:hAnsi="Roboto"/>
          <w:sz w:val="22"/>
          <w:szCs w:val="22"/>
          <w:lang w:val="en-US"/>
        </w:rPr>
        <w:t xml:space="preserve"> subject to a</w:t>
      </w:r>
      <w:r w:rsidRPr="00DF613E">
        <w:rPr>
          <w:rFonts w:ascii="Roboto" w:hAnsi="Roboto"/>
          <w:sz w:val="22"/>
          <w:szCs w:val="22"/>
          <w:lang w:val="en-US"/>
        </w:rPr>
        <w:t xml:space="preserve"> potential selection</w:t>
      </w:r>
      <w:r w:rsidR="00CC498B">
        <w:rPr>
          <w:rFonts w:ascii="Roboto" w:hAnsi="Roboto"/>
          <w:sz w:val="22"/>
          <w:szCs w:val="22"/>
          <w:lang w:val="en-US"/>
        </w:rPr>
        <w:t>, recall,</w:t>
      </w:r>
      <w:r w:rsidR="004908BF" w:rsidRPr="00DF613E">
        <w:rPr>
          <w:rFonts w:ascii="Roboto" w:hAnsi="Roboto"/>
          <w:sz w:val="22"/>
          <w:szCs w:val="22"/>
          <w:lang w:val="en-US"/>
        </w:rPr>
        <w:t xml:space="preserve"> and information</w:t>
      </w:r>
      <w:r w:rsidR="00E845AD" w:rsidRPr="00DF613E">
        <w:rPr>
          <w:rFonts w:ascii="Roboto" w:hAnsi="Roboto"/>
          <w:sz w:val="22"/>
          <w:szCs w:val="22"/>
          <w:lang w:val="en-US"/>
        </w:rPr>
        <w:t xml:space="preserve"> bias</w:t>
      </w:r>
      <w:r w:rsidRPr="00DF613E">
        <w:rPr>
          <w:rFonts w:ascii="Roboto" w:hAnsi="Roboto"/>
          <w:sz w:val="22"/>
          <w:szCs w:val="22"/>
          <w:lang w:val="en-US"/>
        </w:rPr>
        <w:t xml:space="preserve">. Third, although we attempted to control for potential confounders through </w:t>
      </w:r>
      <w:r w:rsidR="00530695" w:rsidRPr="00DF613E">
        <w:rPr>
          <w:rFonts w:ascii="Roboto" w:hAnsi="Roboto"/>
          <w:sz w:val="22"/>
          <w:szCs w:val="22"/>
          <w:lang w:val="en-US"/>
        </w:rPr>
        <w:t xml:space="preserve">statistical </w:t>
      </w:r>
      <w:r w:rsidRPr="00DF613E">
        <w:rPr>
          <w:rFonts w:ascii="Roboto" w:hAnsi="Roboto"/>
          <w:sz w:val="22"/>
          <w:szCs w:val="22"/>
          <w:lang w:val="en-US"/>
        </w:rPr>
        <w:t>adjustment</w:t>
      </w:r>
      <w:r w:rsidR="00E845AD" w:rsidRPr="00DF613E">
        <w:rPr>
          <w:rFonts w:ascii="Roboto" w:hAnsi="Roboto"/>
          <w:sz w:val="22"/>
          <w:szCs w:val="22"/>
          <w:lang w:val="en-US"/>
        </w:rPr>
        <w:t>s</w:t>
      </w:r>
      <w:r w:rsidRPr="00DF613E">
        <w:rPr>
          <w:rFonts w:ascii="Roboto" w:hAnsi="Roboto"/>
          <w:sz w:val="22"/>
          <w:szCs w:val="22"/>
          <w:lang w:val="en-US"/>
        </w:rPr>
        <w:t>, there may be residual confounding that could impact the results</w:t>
      </w:r>
      <w:r w:rsidR="00E845AD" w:rsidRPr="00DF613E">
        <w:rPr>
          <w:rFonts w:ascii="Roboto" w:hAnsi="Roboto"/>
          <w:sz w:val="22"/>
          <w:szCs w:val="22"/>
          <w:lang w:val="en-US"/>
        </w:rPr>
        <w:t xml:space="preserve"> of the study</w:t>
      </w:r>
      <w:r w:rsidRPr="00DF613E">
        <w:rPr>
          <w:rFonts w:ascii="Roboto" w:hAnsi="Roboto"/>
          <w:sz w:val="22"/>
          <w:szCs w:val="22"/>
          <w:lang w:val="en-US"/>
        </w:rPr>
        <w:t>.</w:t>
      </w:r>
      <w:r w:rsidR="0083228C" w:rsidRPr="00DF613E">
        <w:rPr>
          <w:rFonts w:ascii="Roboto" w:hAnsi="Roboto"/>
          <w:sz w:val="22"/>
          <w:szCs w:val="22"/>
          <w:lang w:val="en-US"/>
        </w:rPr>
        <w:t xml:space="preserve"> </w:t>
      </w:r>
      <w:r w:rsidRPr="00907D0E">
        <w:rPr>
          <w:rFonts w:ascii="Roboto" w:hAnsi="Roboto"/>
          <w:sz w:val="22"/>
          <w:szCs w:val="22"/>
          <w:lang w:val="en-US"/>
        </w:rPr>
        <w:t>Finally, we did not have comprehensive data on medical therapy and the potential impact of drugs on cardiovascular co-morbidities or occurrence of outcomes could not be evaluated.</w:t>
      </w:r>
    </w:p>
    <w:p w14:paraId="0645231B" w14:textId="77777777" w:rsidR="00966BD7" w:rsidRPr="00907D0E" w:rsidRDefault="00966BD7" w:rsidP="00F6627E">
      <w:pPr>
        <w:spacing w:line="480" w:lineRule="auto"/>
        <w:rPr>
          <w:rFonts w:ascii="Roboto" w:hAnsi="Roboto"/>
          <w:b/>
          <w:bCs/>
          <w:sz w:val="22"/>
          <w:szCs w:val="22"/>
          <w:lang w:val="en-US"/>
        </w:rPr>
      </w:pPr>
    </w:p>
    <w:p w14:paraId="622D2152" w14:textId="4E1B3ECD" w:rsidR="00BB098E" w:rsidRPr="00907D0E" w:rsidRDefault="00BB098E" w:rsidP="00F6627E">
      <w:pPr>
        <w:spacing w:line="480" w:lineRule="auto"/>
        <w:rPr>
          <w:rFonts w:ascii="Roboto" w:hAnsi="Roboto"/>
          <w:b/>
          <w:bCs/>
          <w:sz w:val="22"/>
          <w:szCs w:val="22"/>
          <w:lang w:val="en-US"/>
        </w:rPr>
      </w:pPr>
      <w:r w:rsidRPr="00907D0E">
        <w:rPr>
          <w:rFonts w:ascii="Roboto" w:hAnsi="Roboto"/>
          <w:b/>
          <w:bCs/>
          <w:sz w:val="22"/>
          <w:szCs w:val="22"/>
          <w:lang w:val="en-US"/>
        </w:rPr>
        <w:t>Conclusion</w:t>
      </w:r>
      <w:r w:rsidR="00966BD7" w:rsidRPr="00907D0E">
        <w:rPr>
          <w:rFonts w:ascii="Roboto" w:hAnsi="Roboto"/>
          <w:b/>
          <w:bCs/>
          <w:sz w:val="22"/>
          <w:szCs w:val="22"/>
          <w:lang w:val="en-US"/>
        </w:rPr>
        <w:t>s</w:t>
      </w:r>
    </w:p>
    <w:p w14:paraId="786444E4" w14:textId="4859130E" w:rsidR="005559AF" w:rsidRPr="00DF613E" w:rsidRDefault="007C0B1A" w:rsidP="002E48E9">
      <w:pPr>
        <w:spacing w:line="480" w:lineRule="auto"/>
        <w:rPr>
          <w:rFonts w:ascii="Roboto" w:hAnsi="Roboto"/>
          <w:sz w:val="22"/>
          <w:szCs w:val="22"/>
          <w:lang w:val="en-US"/>
        </w:rPr>
      </w:pPr>
      <w:r>
        <w:rPr>
          <w:rFonts w:ascii="Roboto" w:hAnsi="Roboto"/>
          <w:sz w:val="22"/>
          <w:szCs w:val="22"/>
          <w:lang w:val="en-US"/>
        </w:rPr>
        <w:t>D</w:t>
      </w:r>
      <w:r w:rsidR="00444074" w:rsidRPr="00907D0E">
        <w:rPr>
          <w:rFonts w:ascii="Roboto" w:hAnsi="Roboto"/>
          <w:sz w:val="22"/>
          <w:szCs w:val="22"/>
          <w:lang w:val="en-US"/>
        </w:rPr>
        <w:t xml:space="preserve">ifferences in clinical characteristics, </w:t>
      </w:r>
      <w:r w:rsidR="00CC498B">
        <w:rPr>
          <w:rFonts w:ascii="Roboto" w:hAnsi="Roboto"/>
          <w:sz w:val="22"/>
          <w:szCs w:val="22"/>
          <w:lang w:val="en-US"/>
        </w:rPr>
        <w:t>trajectory</w:t>
      </w:r>
      <w:r>
        <w:rPr>
          <w:rFonts w:ascii="Roboto" w:hAnsi="Roboto"/>
          <w:sz w:val="22"/>
          <w:szCs w:val="22"/>
          <w:lang w:val="en-US"/>
        </w:rPr>
        <w:t xml:space="preserve">, and susceptibility to </w:t>
      </w:r>
      <w:r w:rsidR="00CC498B">
        <w:rPr>
          <w:rFonts w:ascii="Roboto" w:hAnsi="Roboto"/>
          <w:sz w:val="22"/>
          <w:szCs w:val="22"/>
          <w:lang w:val="en-US"/>
        </w:rPr>
        <w:t>adverse events</w:t>
      </w:r>
      <w:r>
        <w:rPr>
          <w:rFonts w:ascii="Roboto" w:hAnsi="Roboto"/>
          <w:sz w:val="22"/>
          <w:szCs w:val="22"/>
          <w:lang w:val="en-US"/>
        </w:rPr>
        <w:t xml:space="preserve"> exist between patients with </w:t>
      </w:r>
      <w:proofErr w:type="spellStart"/>
      <w:r>
        <w:rPr>
          <w:rFonts w:ascii="Roboto" w:hAnsi="Roboto"/>
          <w:sz w:val="22"/>
          <w:szCs w:val="22"/>
          <w:lang w:val="en-US"/>
        </w:rPr>
        <w:t>sarcomeric</w:t>
      </w:r>
      <w:proofErr w:type="spellEnd"/>
      <w:r>
        <w:rPr>
          <w:rFonts w:ascii="Roboto" w:hAnsi="Roboto"/>
          <w:sz w:val="22"/>
          <w:szCs w:val="22"/>
          <w:lang w:val="en-US"/>
        </w:rPr>
        <w:t xml:space="preserve"> and non-</w:t>
      </w:r>
      <w:proofErr w:type="spellStart"/>
      <w:r>
        <w:rPr>
          <w:rFonts w:ascii="Roboto" w:hAnsi="Roboto"/>
          <w:sz w:val="22"/>
          <w:szCs w:val="22"/>
          <w:lang w:val="en-US"/>
        </w:rPr>
        <w:t>sarcomeric</w:t>
      </w:r>
      <w:proofErr w:type="spellEnd"/>
      <w:r>
        <w:rPr>
          <w:rFonts w:ascii="Roboto" w:hAnsi="Roboto"/>
          <w:sz w:val="22"/>
          <w:szCs w:val="22"/>
          <w:lang w:val="en-US"/>
        </w:rPr>
        <w:t xml:space="preserve"> HCM</w:t>
      </w:r>
      <w:r w:rsidR="00966BD7" w:rsidRPr="00907D0E">
        <w:rPr>
          <w:rFonts w:ascii="Roboto" w:hAnsi="Roboto"/>
          <w:sz w:val="22"/>
          <w:szCs w:val="22"/>
          <w:lang w:val="en-US"/>
        </w:rPr>
        <w:t xml:space="preserve">. </w:t>
      </w:r>
      <w:r>
        <w:rPr>
          <w:rFonts w:ascii="Roboto" w:hAnsi="Roboto"/>
          <w:sz w:val="22"/>
          <w:szCs w:val="22"/>
          <w:lang w:val="en-US"/>
        </w:rPr>
        <w:t xml:space="preserve">Notably, patients with </w:t>
      </w:r>
      <w:proofErr w:type="spellStart"/>
      <w:r>
        <w:rPr>
          <w:rFonts w:ascii="Roboto" w:hAnsi="Roboto"/>
          <w:sz w:val="22"/>
          <w:szCs w:val="22"/>
          <w:lang w:val="en-US"/>
        </w:rPr>
        <w:t>sarcomeric</w:t>
      </w:r>
      <w:proofErr w:type="spellEnd"/>
      <w:r>
        <w:rPr>
          <w:rFonts w:ascii="Roboto" w:hAnsi="Roboto"/>
          <w:sz w:val="22"/>
          <w:szCs w:val="22"/>
          <w:lang w:val="en-US"/>
        </w:rPr>
        <w:t xml:space="preserve"> HCM </w:t>
      </w:r>
      <w:r w:rsidR="00CC498B">
        <w:rPr>
          <w:rFonts w:ascii="Roboto" w:hAnsi="Roboto"/>
          <w:sz w:val="22"/>
          <w:szCs w:val="22"/>
          <w:lang w:val="en-US"/>
        </w:rPr>
        <w:t>had</w:t>
      </w:r>
      <w:r>
        <w:rPr>
          <w:rFonts w:ascii="Roboto" w:hAnsi="Roboto"/>
          <w:sz w:val="22"/>
          <w:szCs w:val="22"/>
          <w:lang w:val="en-US"/>
        </w:rPr>
        <w:t xml:space="preserve"> a significantly </w:t>
      </w:r>
      <w:r w:rsidR="00A2067F">
        <w:rPr>
          <w:rFonts w:ascii="Roboto" w:hAnsi="Roboto"/>
          <w:sz w:val="22"/>
          <w:szCs w:val="22"/>
          <w:lang w:val="en-US"/>
        </w:rPr>
        <w:t xml:space="preserve">greater </w:t>
      </w:r>
      <w:r>
        <w:rPr>
          <w:rFonts w:ascii="Roboto" w:hAnsi="Roboto"/>
          <w:sz w:val="22"/>
          <w:szCs w:val="22"/>
          <w:lang w:val="en-US"/>
        </w:rPr>
        <w:t>burden of heart failure and cardiac arrhythmias</w:t>
      </w:r>
      <w:r w:rsidR="0062278A">
        <w:rPr>
          <w:rFonts w:ascii="Roboto" w:hAnsi="Roboto"/>
          <w:sz w:val="22"/>
          <w:szCs w:val="22"/>
          <w:lang w:val="en-US"/>
        </w:rPr>
        <w:t xml:space="preserve">, both of which </w:t>
      </w:r>
      <w:r w:rsidR="00CC498B">
        <w:rPr>
          <w:rFonts w:ascii="Roboto" w:hAnsi="Roboto"/>
          <w:sz w:val="22"/>
          <w:szCs w:val="22"/>
          <w:lang w:val="en-US"/>
        </w:rPr>
        <w:t xml:space="preserve">were associated with </w:t>
      </w:r>
      <w:r w:rsidR="00A2067F">
        <w:rPr>
          <w:rFonts w:ascii="Roboto" w:hAnsi="Roboto"/>
          <w:sz w:val="22"/>
          <w:szCs w:val="22"/>
          <w:lang w:val="en-US"/>
        </w:rPr>
        <w:t>more</w:t>
      </w:r>
      <w:r>
        <w:rPr>
          <w:rFonts w:ascii="Roboto" w:hAnsi="Roboto"/>
          <w:sz w:val="22"/>
          <w:szCs w:val="22"/>
          <w:lang w:val="en-US"/>
        </w:rPr>
        <w:t xml:space="preserve"> adverse outcomes</w:t>
      </w:r>
      <w:r w:rsidR="0062278A">
        <w:rPr>
          <w:rFonts w:ascii="Roboto" w:hAnsi="Roboto"/>
          <w:sz w:val="22"/>
          <w:szCs w:val="22"/>
          <w:lang w:val="en-US"/>
        </w:rPr>
        <w:t>, including death</w:t>
      </w:r>
      <w:r w:rsidR="00CC498B">
        <w:rPr>
          <w:rFonts w:ascii="Roboto" w:hAnsi="Roboto"/>
          <w:sz w:val="22"/>
          <w:szCs w:val="22"/>
          <w:lang w:val="en-US"/>
        </w:rPr>
        <w:t>.</w:t>
      </w:r>
      <w:r>
        <w:rPr>
          <w:rFonts w:ascii="Roboto" w:hAnsi="Roboto"/>
          <w:sz w:val="22"/>
          <w:szCs w:val="22"/>
          <w:lang w:val="en-US"/>
        </w:rPr>
        <w:t xml:space="preserve"> </w:t>
      </w:r>
      <w:r w:rsidR="00966BD7" w:rsidRPr="00DF613E">
        <w:rPr>
          <w:rFonts w:ascii="Roboto" w:hAnsi="Roboto"/>
          <w:sz w:val="22"/>
          <w:szCs w:val="22"/>
          <w:lang w:val="en-US"/>
        </w:rPr>
        <w:t xml:space="preserve">These findings highlight </w:t>
      </w:r>
      <w:r w:rsidR="00444074" w:rsidRPr="00DF613E">
        <w:rPr>
          <w:rFonts w:ascii="Roboto" w:hAnsi="Roboto"/>
          <w:sz w:val="22"/>
          <w:szCs w:val="22"/>
          <w:lang w:val="en-US"/>
        </w:rPr>
        <w:t xml:space="preserve">the importance of genetic characterization in guiding risk stratification, surveillance, and management strategies. Continued research in this field will further refine our understanding of HCM pathophysiology and pave the way for </w:t>
      </w:r>
      <w:r w:rsidR="00CC498B">
        <w:rPr>
          <w:rFonts w:ascii="Roboto" w:hAnsi="Roboto"/>
          <w:sz w:val="22"/>
          <w:szCs w:val="22"/>
          <w:lang w:val="en-US"/>
        </w:rPr>
        <w:t xml:space="preserve">more </w:t>
      </w:r>
      <w:r w:rsidR="00444074" w:rsidRPr="00DF613E">
        <w:rPr>
          <w:rFonts w:ascii="Roboto" w:hAnsi="Roboto"/>
          <w:sz w:val="22"/>
          <w:szCs w:val="22"/>
          <w:lang w:val="en-US"/>
        </w:rPr>
        <w:t>personalized approaches to patient care.</w:t>
      </w:r>
      <w:r w:rsidR="005559AF" w:rsidRPr="00DF613E">
        <w:rPr>
          <w:rFonts w:ascii="Roboto" w:hAnsi="Roboto"/>
          <w:sz w:val="22"/>
          <w:szCs w:val="22"/>
          <w:lang w:val="en-US"/>
        </w:rPr>
        <w:t xml:space="preserve"> </w:t>
      </w:r>
      <w:r w:rsidR="005559AF" w:rsidRPr="00DF613E">
        <w:rPr>
          <w:rFonts w:ascii="Roboto" w:hAnsi="Roboto"/>
          <w:b/>
          <w:bCs/>
          <w:sz w:val="22"/>
          <w:szCs w:val="22"/>
          <w:lang w:val="en-US"/>
        </w:rPr>
        <w:br w:type="page"/>
      </w:r>
    </w:p>
    <w:p w14:paraId="39B3D391" w14:textId="77777777" w:rsidR="001D711A" w:rsidRPr="00DF613E" w:rsidRDefault="001D711A" w:rsidP="006630D4">
      <w:pPr>
        <w:suppressLineNumbers/>
        <w:spacing w:line="480" w:lineRule="auto"/>
        <w:rPr>
          <w:rFonts w:ascii="Roboto" w:hAnsi="Roboto"/>
          <w:b/>
          <w:bCs/>
          <w:sz w:val="22"/>
          <w:szCs w:val="22"/>
          <w:lang w:val="en-US"/>
        </w:rPr>
      </w:pPr>
      <w:r w:rsidRPr="00DF613E">
        <w:rPr>
          <w:rFonts w:ascii="Roboto" w:hAnsi="Roboto"/>
          <w:b/>
          <w:bCs/>
          <w:sz w:val="22"/>
          <w:szCs w:val="22"/>
          <w:lang w:val="en-US"/>
        </w:rPr>
        <w:lastRenderedPageBreak/>
        <w:t>ACKNOWLEDGEMENTS:</w:t>
      </w:r>
    </w:p>
    <w:p w14:paraId="42C83B84" w14:textId="0D324E51" w:rsidR="001D711A" w:rsidRPr="00DF613E" w:rsidRDefault="001D711A" w:rsidP="006630D4">
      <w:pPr>
        <w:suppressLineNumbers/>
        <w:spacing w:line="480" w:lineRule="auto"/>
        <w:rPr>
          <w:rFonts w:ascii="Roboto" w:hAnsi="Roboto"/>
          <w:sz w:val="22"/>
          <w:szCs w:val="22"/>
          <w:lang w:val="en-US"/>
        </w:rPr>
      </w:pPr>
      <w:r w:rsidRPr="00DF613E">
        <w:rPr>
          <w:rFonts w:ascii="Roboto" w:hAnsi="Roboto"/>
          <w:sz w:val="22"/>
          <w:szCs w:val="22"/>
          <w:lang w:val="en-US"/>
        </w:rPr>
        <w:t xml:space="preserve">The authors are grateful for the dedicated work of the site data managers. The authors express deep </w:t>
      </w:r>
      <w:r w:rsidR="00D710F5" w:rsidRPr="00DF613E">
        <w:rPr>
          <w:rFonts w:ascii="Roboto" w:hAnsi="Roboto"/>
          <w:sz w:val="22"/>
          <w:szCs w:val="22"/>
          <w:lang w:val="en-US"/>
        </w:rPr>
        <w:t xml:space="preserve">appreciation </w:t>
      </w:r>
      <w:r w:rsidRPr="00DF613E">
        <w:rPr>
          <w:rFonts w:ascii="Roboto" w:hAnsi="Roboto"/>
          <w:sz w:val="22"/>
          <w:szCs w:val="22"/>
          <w:lang w:val="en-US"/>
        </w:rPr>
        <w:t>to the patients and families who live with HCM</w:t>
      </w:r>
      <w:r w:rsidR="00D710F5" w:rsidRPr="00DF613E">
        <w:rPr>
          <w:rFonts w:ascii="Roboto" w:hAnsi="Roboto"/>
          <w:sz w:val="22"/>
          <w:szCs w:val="22"/>
          <w:lang w:val="en-US"/>
        </w:rPr>
        <w:t xml:space="preserve"> and partner with us in research</w:t>
      </w:r>
      <w:r w:rsidRPr="00DF613E">
        <w:rPr>
          <w:rFonts w:ascii="Roboto" w:hAnsi="Roboto"/>
          <w:sz w:val="22"/>
          <w:szCs w:val="22"/>
          <w:lang w:val="en-US"/>
        </w:rPr>
        <w:t>.</w:t>
      </w:r>
    </w:p>
    <w:p w14:paraId="16A008A1" w14:textId="77777777" w:rsidR="001D711A" w:rsidRPr="00DF613E" w:rsidRDefault="001D711A" w:rsidP="006630D4">
      <w:pPr>
        <w:suppressLineNumbers/>
        <w:spacing w:line="480" w:lineRule="auto"/>
        <w:rPr>
          <w:rFonts w:ascii="Roboto" w:hAnsi="Roboto"/>
          <w:b/>
          <w:bCs/>
          <w:sz w:val="22"/>
          <w:szCs w:val="22"/>
          <w:lang w:val="en-US"/>
        </w:rPr>
      </w:pPr>
      <w:r w:rsidRPr="00DF613E">
        <w:rPr>
          <w:rFonts w:ascii="Roboto" w:hAnsi="Roboto"/>
          <w:b/>
          <w:bCs/>
          <w:sz w:val="22"/>
          <w:szCs w:val="22"/>
          <w:lang w:val="en-US"/>
        </w:rPr>
        <w:t>FUNDING SOURCES:</w:t>
      </w:r>
    </w:p>
    <w:p w14:paraId="1477BB84" w14:textId="1967127B" w:rsidR="001D711A" w:rsidRPr="00CC498B" w:rsidRDefault="001D711A" w:rsidP="006630D4">
      <w:pPr>
        <w:suppressLineNumbers/>
        <w:spacing w:line="480" w:lineRule="auto"/>
        <w:rPr>
          <w:rFonts w:ascii="Roboto" w:hAnsi="Roboto"/>
          <w:sz w:val="22"/>
          <w:szCs w:val="22"/>
          <w:lang w:val="en-US"/>
        </w:rPr>
      </w:pPr>
      <w:proofErr w:type="spellStart"/>
      <w:r w:rsidRPr="00DF613E">
        <w:rPr>
          <w:rFonts w:ascii="Roboto" w:hAnsi="Roboto"/>
          <w:sz w:val="22"/>
          <w:szCs w:val="22"/>
          <w:lang w:val="en-US"/>
        </w:rPr>
        <w:t>SHaRe</w:t>
      </w:r>
      <w:proofErr w:type="spellEnd"/>
      <w:r w:rsidRPr="00DF613E">
        <w:rPr>
          <w:rFonts w:ascii="Roboto" w:hAnsi="Roboto"/>
          <w:sz w:val="22"/>
          <w:szCs w:val="22"/>
          <w:lang w:val="en-US"/>
        </w:rPr>
        <w:t xml:space="preserve"> receives unrestricted research support from Bristol Myers Squib, Pfizer, and Cytokinetics. </w:t>
      </w:r>
      <w:proofErr w:type="spellStart"/>
      <w:r w:rsidRPr="00DF613E">
        <w:rPr>
          <w:rFonts w:ascii="Roboto" w:hAnsi="Roboto"/>
          <w:sz w:val="22"/>
          <w:szCs w:val="22"/>
          <w:lang w:val="en-US"/>
        </w:rPr>
        <w:t>CSem</w:t>
      </w:r>
      <w:proofErr w:type="spellEnd"/>
      <w:r w:rsidRPr="00DF613E">
        <w:rPr>
          <w:rFonts w:ascii="Roboto" w:hAnsi="Roboto"/>
          <w:sz w:val="22"/>
          <w:szCs w:val="22"/>
          <w:lang w:val="en-US"/>
        </w:rPr>
        <w:t xml:space="preserve"> is the recipient of a National Health and Medical Research Council (NHMRC) Practitioner Fellowship (#1154992). </w:t>
      </w:r>
      <w:r w:rsidRPr="00DF613E">
        <w:rPr>
          <w:rFonts w:ascii="Roboto" w:hAnsi="Roboto"/>
          <w:color w:val="000000"/>
          <w:sz w:val="22"/>
          <w:szCs w:val="22"/>
          <w:lang w:val="en-US"/>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F613E">
        <w:rPr>
          <w:rFonts w:ascii="Roboto" w:hAnsi="Roboto"/>
          <w:color w:val="000000"/>
          <w:sz w:val="22"/>
          <w:szCs w:val="22"/>
          <w:lang w:val="en-US"/>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FA3F42">
        <w:rPr>
          <w:rFonts w:ascii="Roboto" w:hAnsi="Roboto"/>
          <w:sz w:val="22"/>
          <w:szCs w:val="22"/>
          <w:lang w:val="en-GB"/>
        </w:rPr>
        <w:t xml:space="preserve"> and</w:t>
      </w:r>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w:t>
      </w:r>
    </w:p>
    <w:p w14:paraId="5061852D" w14:textId="77777777" w:rsidR="001D711A" w:rsidRPr="00CC498B" w:rsidRDefault="001D711A" w:rsidP="006630D4">
      <w:pPr>
        <w:suppressLineNumbers/>
        <w:spacing w:line="480" w:lineRule="auto"/>
        <w:rPr>
          <w:rFonts w:ascii="Roboto" w:hAnsi="Roboto"/>
          <w:b/>
          <w:sz w:val="22"/>
          <w:szCs w:val="22"/>
          <w:lang w:val="en-US"/>
        </w:rPr>
      </w:pPr>
    </w:p>
    <w:p w14:paraId="483F0177" w14:textId="77777777" w:rsidR="001D711A" w:rsidRPr="00DB6D77" w:rsidRDefault="001D711A" w:rsidP="006630D4">
      <w:pPr>
        <w:pStyle w:val="Ingenafstand"/>
        <w:suppressLineNumbers/>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6630D4">
      <w:pPr>
        <w:pStyle w:val="Ingenafstand"/>
        <w:suppressLineNumbers/>
        <w:rPr>
          <w:rFonts w:ascii="Roboto" w:hAnsi="Roboto" w:cs="Times New Roman"/>
        </w:rPr>
      </w:pPr>
      <w:r w:rsidRPr="00DB6D77">
        <w:rPr>
          <w:rFonts w:ascii="Roboto" w:hAnsi="Roboto" w:cs="Times New Roman"/>
        </w:rPr>
        <w:t xml:space="preserve">CRV, JCS, TDR and CSEM declare no relevant disclosures or competing interests. </w:t>
      </w:r>
    </w:p>
    <w:p w14:paraId="6ECC8E88" w14:textId="5CAC54FE" w:rsidR="00625F3A" w:rsidRPr="00DB6D77" w:rsidRDefault="001D711A" w:rsidP="00625F3A">
      <w:pPr>
        <w:pStyle w:val="Ingenafstand"/>
        <w:suppressLineNumbers/>
        <w:rPr>
          <w:ins w:id="320" w:author="Christoffer Vissing" w:date="2024-08-07T15:03:00Z" w16du:dateUtc="2024-08-07T13:03:00Z"/>
          <w:rFonts w:ascii="Roboto" w:hAnsi="Roboto" w:cs="Times New Roman"/>
        </w:rPr>
      </w:pPr>
      <w:r w:rsidRPr="00DB6D77">
        <w:rPr>
          <w:rFonts w:ascii="Roboto" w:hAnsi="Roboto" w:cs="Times New Roman"/>
        </w:rPr>
        <w:t>CYH is a consultant for and</w:t>
      </w:r>
      <w:r w:rsidR="008C2203">
        <w:rPr>
          <w:rFonts w:ascii="Roboto" w:hAnsi="Roboto" w:cs="Times New Roman"/>
        </w:rPr>
        <w:t>/or</w:t>
      </w:r>
      <w:r w:rsidRPr="00DB6D77">
        <w:rPr>
          <w:rFonts w:ascii="Roboto" w:hAnsi="Roboto" w:cs="Times New Roman"/>
        </w:rPr>
        <w:t xml:space="preserve"> receives research funding from Bristol Myers Squib, Pfizer, Cytokinetics, Tenaya, </w:t>
      </w:r>
      <w:proofErr w:type="spellStart"/>
      <w:r w:rsidRPr="00DB6D77">
        <w:rPr>
          <w:rFonts w:ascii="Roboto" w:hAnsi="Roboto" w:cs="Times New Roman"/>
        </w:rPr>
        <w:t>Biomarin</w:t>
      </w:r>
      <w:proofErr w:type="spellEnd"/>
      <w:r w:rsidR="008C2203">
        <w:rPr>
          <w:rFonts w:ascii="Roboto" w:hAnsi="Roboto" w:cs="Times New Roman"/>
        </w:rPr>
        <w:t>, viz.AI and Lexicon</w:t>
      </w:r>
      <w:r w:rsidRPr="00DB6D77">
        <w:rPr>
          <w:rFonts w:ascii="Roboto" w:hAnsi="Roboto" w:cs="Times New Roman"/>
        </w:rPr>
        <w:t xml:space="preserve">. </w:t>
      </w:r>
      <w:ins w:id="321" w:author="Christoffer Vissing" w:date="2024-03-18T12:00:00Z">
        <w:r w:rsidR="00290C27">
          <w:rPr>
            <w:rFonts w:ascii="Roboto" w:hAnsi="Roboto" w:cs="Times New Roman"/>
          </w:rPr>
          <w:t>HB receives lecture fees from Amgen, MSD, Sanofi, BMS and Pfizer.</w:t>
        </w:r>
        <w:r w:rsidR="00290C27" w:rsidRPr="00DB6D77">
          <w:rPr>
            <w:rFonts w:ascii="Roboto" w:hAnsi="Roboto" w:cs="Times New Roman"/>
          </w:rPr>
          <w:t xml:space="preserve"> </w:t>
        </w:r>
      </w:ins>
      <w:r w:rsidRPr="00DB6D77">
        <w:rPr>
          <w:rFonts w:ascii="Roboto" w:hAnsi="Roboto" w:cs="Times New Roman"/>
        </w:rPr>
        <w:t xml:space="preserve">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w:t>
      </w:r>
      <w:ins w:id="322" w:author="Helms, Adam" w:date="2024-02-26T11:24:00Z">
        <w:r w:rsidR="00EC6695">
          <w:rPr>
            <w:rFonts w:ascii="Roboto" w:hAnsi="Roboto" w:cs="Times New Roman"/>
          </w:rPr>
          <w:t xml:space="preserve">ASH consults for and/or receives research funding from </w:t>
        </w:r>
      </w:ins>
      <w:ins w:id="323" w:author="Helms, Adam" w:date="2024-02-26T11:25:00Z">
        <w:r w:rsidR="00EC6695">
          <w:rPr>
            <w:rFonts w:ascii="Roboto" w:hAnsi="Roboto" w:cs="Times New Roman"/>
          </w:rPr>
          <w:t xml:space="preserve">Tenaya Therapeutics and </w:t>
        </w:r>
        <w:proofErr w:type="spellStart"/>
        <w:r w:rsidR="00EC6695">
          <w:rPr>
            <w:rFonts w:ascii="Roboto" w:hAnsi="Roboto" w:cs="Times New Roman"/>
          </w:rPr>
          <w:t>Lexeo</w:t>
        </w:r>
        <w:proofErr w:type="spellEnd"/>
        <w:r w:rsidR="00EC6695">
          <w:rPr>
            <w:rFonts w:ascii="Roboto" w:hAnsi="Roboto" w:cs="Times New Roman"/>
          </w:rPr>
          <w:t xml:space="preserve">. </w:t>
        </w:r>
      </w:ins>
      <w:r w:rsidRPr="00DB6D77">
        <w:rPr>
          <w:rFonts w:ascii="Roboto" w:hAnsi="Roboto" w:cs="Times New Roman"/>
        </w:rPr>
        <w:t xml:space="preserve">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ins w:id="324" w:author="Christoffer Vissing" w:date="2024-08-07T15:03:00Z" w16du:dateUtc="2024-08-07T13:03:00Z">
        <w:r w:rsidR="00625F3A" w:rsidRPr="00625F3A">
          <w:rPr>
            <w:rFonts w:ascii="Roboto" w:hAnsi="Roboto" w:cs="Times New Roman"/>
          </w:rPr>
          <w:t xml:space="preserve"> </w:t>
        </w:r>
        <w:r w:rsidR="00625F3A">
          <w:rPr>
            <w:rFonts w:ascii="Roboto" w:hAnsi="Roboto" w:cs="Times New Roman"/>
          </w:rPr>
          <w:t xml:space="preserve">IO is a consultant for </w:t>
        </w:r>
        <w:r w:rsidR="00625F3A" w:rsidRPr="00DB6D77">
          <w:rPr>
            <w:rFonts w:ascii="Roboto" w:hAnsi="Roboto" w:cs="Times New Roman"/>
          </w:rPr>
          <w:t>Bristol Myers Squibb</w:t>
        </w:r>
        <w:r w:rsidR="00625F3A">
          <w:rPr>
            <w:rFonts w:ascii="Roboto" w:hAnsi="Roboto" w:cs="Times New Roman"/>
          </w:rPr>
          <w:t>,</w:t>
        </w:r>
        <w:r w:rsidR="00625F3A" w:rsidRPr="00DB6D77">
          <w:rPr>
            <w:rFonts w:ascii="Roboto" w:hAnsi="Roboto" w:cs="Times New Roman"/>
          </w:rPr>
          <w:t xml:space="preserve"> Cytokinetics</w:t>
        </w:r>
        <w:r w:rsidR="00625F3A">
          <w:rPr>
            <w:rFonts w:ascii="Roboto" w:hAnsi="Roboto" w:cs="Times New Roman"/>
          </w:rPr>
          <w:t xml:space="preserve">, Tenaya, </w:t>
        </w:r>
        <w:proofErr w:type="spellStart"/>
        <w:r w:rsidR="00625F3A">
          <w:rPr>
            <w:rFonts w:ascii="Roboto" w:hAnsi="Roboto" w:cs="Times New Roman"/>
          </w:rPr>
          <w:t>Lexeo</w:t>
        </w:r>
        <w:proofErr w:type="spellEnd"/>
        <w:r w:rsidR="00625F3A">
          <w:rPr>
            <w:rFonts w:ascii="Roboto" w:hAnsi="Roboto" w:cs="Times New Roman"/>
          </w:rPr>
          <w:t xml:space="preserve">, Edgewise, Rocket Pharma. </w:t>
        </w:r>
      </w:ins>
    </w:p>
    <w:p w14:paraId="7D501822" w14:textId="3884E0AE" w:rsidR="001D711A" w:rsidRPr="00DB6D77" w:rsidRDefault="001D711A" w:rsidP="006630D4">
      <w:pPr>
        <w:pStyle w:val="Ingenafstand"/>
        <w:suppressLineNumbers/>
        <w:rPr>
          <w:rFonts w:ascii="Roboto" w:hAnsi="Roboto" w:cs="Times New Roman"/>
        </w:rPr>
      </w:pPr>
    </w:p>
    <w:p w14:paraId="04BACB3D" w14:textId="77777777" w:rsidR="001D711A" w:rsidRPr="00DB6D77" w:rsidRDefault="001D711A" w:rsidP="006630D4">
      <w:pPr>
        <w:pStyle w:val="Ingenafstand"/>
        <w:suppressLineNumbers/>
        <w:rPr>
          <w:rFonts w:ascii="Roboto" w:hAnsi="Roboto"/>
          <w:sz w:val="24"/>
        </w:rPr>
      </w:pPr>
    </w:p>
    <w:p w14:paraId="0D139271" w14:textId="77777777" w:rsidR="00DB6D77" w:rsidRPr="00CC498B" w:rsidRDefault="001D711A" w:rsidP="006630D4">
      <w:pPr>
        <w:suppressLineNumbers/>
        <w:rPr>
          <w:rFonts w:ascii="Roboto" w:hAnsi="Roboto"/>
          <w:lang w:val="en-US"/>
        </w:rPr>
      </w:pPr>
      <w:r w:rsidRPr="00CC498B">
        <w:rPr>
          <w:rFonts w:ascii="Roboto" w:hAnsi="Roboto"/>
          <w:b/>
          <w:bCs/>
          <w:lang w:val="en-US"/>
        </w:rPr>
        <w:br w:type="page"/>
      </w:r>
    </w:p>
    <w:p w14:paraId="42E5C421" w14:textId="77777777" w:rsidR="00DB6D77" w:rsidRPr="00907D0E" w:rsidRDefault="00DB6D77" w:rsidP="006630D4">
      <w:pPr>
        <w:suppressLineNumbers/>
        <w:rPr>
          <w:rFonts w:ascii="Roboto" w:hAnsi="Roboto"/>
          <w:b/>
          <w:bCs/>
          <w:sz w:val="28"/>
          <w:szCs w:val="32"/>
          <w:lang w:val="en-US"/>
        </w:rPr>
      </w:pPr>
      <w:r w:rsidRPr="00907D0E">
        <w:rPr>
          <w:rFonts w:ascii="Roboto" w:hAnsi="Roboto"/>
          <w:b/>
          <w:bCs/>
          <w:sz w:val="28"/>
          <w:szCs w:val="32"/>
          <w:lang w:val="en-US"/>
        </w:rPr>
        <w:lastRenderedPageBreak/>
        <w:t>References</w:t>
      </w:r>
    </w:p>
    <w:p w14:paraId="5187FBD0" w14:textId="77777777" w:rsidR="002B44B5" w:rsidRPr="002B44B5" w:rsidRDefault="00DB6D77" w:rsidP="002B44B5">
      <w:pPr>
        <w:widowControl w:val="0"/>
        <w:autoSpaceDE w:val="0"/>
        <w:autoSpaceDN w:val="0"/>
        <w:adjustRightInd w:val="0"/>
        <w:rPr>
          <w:rFonts w:ascii="Roboto" w:hAnsi="Roboto"/>
          <w:sz w:val="20"/>
          <w:lang w:val="en-US"/>
          <w:rPrChange w:id="325" w:author="Christoffer Vissing" w:date="2024-08-14T08:45:00Z" w16du:dateUtc="2024-08-14T06:45:00Z">
            <w:rPr>
              <w:rFonts w:ascii="Roboto" w:hAnsi="Roboto"/>
              <w:sz w:val="20"/>
            </w:rPr>
          </w:rPrChange>
        </w:rPr>
      </w:pPr>
      <w:r w:rsidRPr="00632C1C">
        <w:fldChar w:fldCharType="begin"/>
      </w:r>
      <w:r w:rsidR="00632C1C" w:rsidRPr="00907D0E">
        <w:rPr>
          <w:lang w:val="en-US"/>
        </w:rPr>
        <w:instrText xml:space="preserve"> ADDIN ZOTERO_BIBL {"uncited":[],"omitted":[],"custom":[]} CSL_BIBLIOGRAPHY </w:instrText>
      </w:r>
      <w:r w:rsidRPr="00632C1C">
        <w:fldChar w:fldCharType="separate"/>
      </w:r>
      <w:r w:rsidR="002B44B5" w:rsidRPr="002B44B5">
        <w:rPr>
          <w:rFonts w:ascii="Roboto" w:hAnsi="Roboto"/>
          <w:sz w:val="20"/>
          <w:lang w:val="en-US"/>
          <w:rPrChange w:id="326" w:author="Christoffer Vissing" w:date="2024-08-14T08:45:00Z" w16du:dateUtc="2024-08-14T06:45:00Z">
            <w:rPr>
              <w:rFonts w:ascii="Roboto" w:hAnsi="Roboto"/>
              <w:sz w:val="20"/>
            </w:rPr>
          </w:rPrChange>
        </w:rPr>
        <w:t xml:space="preserve">1. </w:t>
      </w:r>
      <w:r w:rsidR="002B44B5" w:rsidRPr="002B44B5">
        <w:rPr>
          <w:rFonts w:ascii="Roboto" w:hAnsi="Roboto"/>
          <w:sz w:val="20"/>
          <w:lang w:val="en-US"/>
          <w:rPrChange w:id="327" w:author="Christoffer Vissing" w:date="2024-08-14T08:45:00Z" w16du:dateUtc="2024-08-14T06:45:00Z">
            <w:rPr>
              <w:rFonts w:ascii="Roboto" w:hAnsi="Roboto"/>
              <w:sz w:val="20"/>
            </w:rPr>
          </w:rPrChange>
        </w:rPr>
        <w:tab/>
        <w:t xml:space="preserve">Ho CY, Charron P, Richard P, Girolami F, Van Spaendonck-Zwarts KY, Pinto Y. Genetic advances in sarcomeric cardiomyopathies: state of the art. </w:t>
      </w:r>
      <w:r w:rsidR="002B44B5" w:rsidRPr="002B44B5">
        <w:rPr>
          <w:rFonts w:ascii="Roboto" w:hAnsi="Roboto"/>
          <w:i/>
          <w:iCs/>
          <w:sz w:val="20"/>
          <w:lang w:val="en-US"/>
          <w:rPrChange w:id="328" w:author="Christoffer Vissing" w:date="2024-08-14T08:45:00Z" w16du:dateUtc="2024-08-14T06:45:00Z">
            <w:rPr>
              <w:rFonts w:ascii="Roboto" w:hAnsi="Roboto"/>
              <w:i/>
              <w:iCs/>
              <w:sz w:val="20"/>
            </w:rPr>
          </w:rPrChange>
        </w:rPr>
        <w:t>Cardiovasc. Res.</w:t>
      </w:r>
      <w:r w:rsidR="002B44B5" w:rsidRPr="002B44B5">
        <w:rPr>
          <w:rFonts w:ascii="Roboto" w:hAnsi="Roboto"/>
          <w:sz w:val="20"/>
          <w:lang w:val="en-US"/>
          <w:rPrChange w:id="329" w:author="Christoffer Vissing" w:date="2024-08-14T08:45:00Z" w16du:dateUtc="2024-08-14T06:45:00Z">
            <w:rPr>
              <w:rFonts w:ascii="Roboto" w:hAnsi="Roboto"/>
              <w:sz w:val="20"/>
            </w:rPr>
          </w:rPrChange>
        </w:rPr>
        <w:t xml:space="preserve"> 2015;105:397–408. </w:t>
      </w:r>
    </w:p>
    <w:p w14:paraId="68D4318D" w14:textId="77777777" w:rsidR="002B44B5" w:rsidRPr="002B44B5" w:rsidRDefault="002B44B5" w:rsidP="002B44B5">
      <w:pPr>
        <w:widowControl w:val="0"/>
        <w:autoSpaceDE w:val="0"/>
        <w:autoSpaceDN w:val="0"/>
        <w:adjustRightInd w:val="0"/>
        <w:rPr>
          <w:rFonts w:ascii="Roboto" w:hAnsi="Roboto"/>
          <w:sz w:val="20"/>
          <w:lang w:val="en-US"/>
          <w:rPrChange w:id="330" w:author="Christoffer Vissing" w:date="2024-08-14T08:45:00Z" w16du:dateUtc="2024-08-14T06:45:00Z">
            <w:rPr>
              <w:rFonts w:ascii="Roboto" w:hAnsi="Roboto"/>
              <w:sz w:val="20"/>
            </w:rPr>
          </w:rPrChange>
        </w:rPr>
      </w:pPr>
      <w:r w:rsidRPr="002B44B5">
        <w:rPr>
          <w:rFonts w:ascii="Roboto" w:hAnsi="Roboto"/>
          <w:sz w:val="20"/>
          <w:lang w:val="en-US"/>
          <w:rPrChange w:id="331" w:author="Christoffer Vissing" w:date="2024-08-14T08:45:00Z" w16du:dateUtc="2024-08-14T06:45:00Z">
            <w:rPr>
              <w:rFonts w:ascii="Roboto" w:hAnsi="Roboto"/>
              <w:sz w:val="20"/>
            </w:rPr>
          </w:rPrChange>
        </w:rPr>
        <w:t xml:space="preserve">2. </w:t>
      </w:r>
      <w:r w:rsidRPr="002B44B5">
        <w:rPr>
          <w:rFonts w:ascii="Roboto" w:hAnsi="Roboto"/>
          <w:sz w:val="20"/>
          <w:lang w:val="en-US"/>
          <w:rPrChange w:id="332" w:author="Christoffer Vissing" w:date="2024-08-14T08:45:00Z" w16du:dateUtc="2024-08-14T06:45:00Z">
            <w:rPr>
              <w:rFonts w:ascii="Roboto" w:hAnsi="Roboto"/>
              <w:sz w:val="20"/>
            </w:rPr>
          </w:rPrChange>
        </w:rPr>
        <w:tab/>
        <w:t xml:space="preserve">Biddinger KJ, Jurgens SJ, Maamari D, Gaziano L, Choi SH, Morrill VN, Halford JL, Khera AV, Lubitz SA, Ellinor PT, et al. Rare and Common Genetic Variation Underlying the Risk of Hypertrophic Cardiomyopathy in a National Biobank. </w:t>
      </w:r>
      <w:r w:rsidRPr="002B44B5">
        <w:rPr>
          <w:rFonts w:ascii="Roboto" w:hAnsi="Roboto"/>
          <w:i/>
          <w:iCs/>
          <w:sz w:val="20"/>
          <w:lang w:val="en-US"/>
          <w:rPrChange w:id="333" w:author="Christoffer Vissing" w:date="2024-08-14T08:45:00Z" w16du:dateUtc="2024-08-14T06:45:00Z">
            <w:rPr>
              <w:rFonts w:ascii="Roboto" w:hAnsi="Roboto"/>
              <w:i/>
              <w:iCs/>
              <w:sz w:val="20"/>
            </w:rPr>
          </w:rPrChange>
        </w:rPr>
        <w:t>JAMA Cardiol.</w:t>
      </w:r>
      <w:r w:rsidRPr="002B44B5">
        <w:rPr>
          <w:rFonts w:ascii="Roboto" w:hAnsi="Roboto"/>
          <w:sz w:val="20"/>
          <w:lang w:val="en-US"/>
          <w:rPrChange w:id="334" w:author="Christoffer Vissing" w:date="2024-08-14T08:45:00Z" w16du:dateUtc="2024-08-14T06:45:00Z">
            <w:rPr>
              <w:rFonts w:ascii="Roboto" w:hAnsi="Roboto"/>
              <w:sz w:val="20"/>
            </w:rPr>
          </w:rPrChange>
        </w:rPr>
        <w:t xml:space="preserve"> 2022;7:715–722. </w:t>
      </w:r>
    </w:p>
    <w:p w14:paraId="2F7DEA01" w14:textId="77777777" w:rsidR="002B44B5" w:rsidRPr="002B44B5" w:rsidRDefault="002B44B5" w:rsidP="002B44B5">
      <w:pPr>
        <w:widowControl w:val="0"/>
        <w:autoSpaceDE w:val="0"/>
        <w:autoSpaceDN w:val="0"/>
        <w:adjustRightInd w:val="0"/>
        <w:rPr>
          <w:rFonts w:ascii="Roboto" w:hAnsi="Roboto"/>
          <w:sz w:val="20"/>
          <w:lang w:val="en-US"/>
          <w:rPrChange w:id="335" w:author="Christoffer Vissing" w:date="2024-08-14T08:45:00Z" w16du:dateUtc="2024-08-14T06:45:00Z">
            <w:rPr>
              <w:rFonts w:ascii="Roboto" w:hAnsi="Roboto"/>
              <w:sz w:val="20"/>
            </w:rPr>
          </w:rPrChange>
        </w:rPr>
      </w:pPr>
      <w:r w:rsidRPr="002B44B5">
        <w:rPr>
          <w:rFonts w:ascii="Roboto" w:hAnsi="Roboto"/>
          <w:sz w:val="20"/>
          <w:lang w:val="en-US"/>
          <w:rPrChange w:id="336" w:author="Christoffer Vissing" w:date="2024-08-14T08:45:00Z" w16du:dateUtc="2024-08-14T06:45:00Z">
            <w:rPr>
              <w:rFonts w:ascii="Roboto" w:hAnsi="Roboto"/>
              <w:sz w:val="20"/>
            </w:rPr>
          </w:rPrChange>
        </w:rPr>
        <w:t xml:space="preserve">3. </w:t>
      </w:r>
      <w:r w:rsidRPr="002B44B5">
        <w:rPr>
          <w:rFonts w:ascii="Roboto" w:hAnsi="Roboto"/>
          <w:sz w:val="20"/>
          <w:lang w:val="en-US"/>
          <w:rPrChange w:id="337" w:author="Christoffer Vissing" w:date="2024-08-14T08:45:00Z" w16du:dateUtc="2024-08-14T06:45:00Z">
            <w:rPr>
              <w:rFonts w:ascii="Roboto" w:hAnsi="Roboto"/>
              <w:sz w:val="20"/>
            </w:rPr>
          </w:rPrChange>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2B44B5">
        <w:rPr>
          <w:rFonts w:ascii="Roboto" w:hAnsi="Roboto"/>
          <w:i/>
          <w:iCs/>
          <w:sz w:val="20"/>
          <w:lang w:val="en-US"/>
          <w:rPrChange w:id="338" w:author="Christoffer Vissing" w:date="2024-08-14T08:45:00Z" w16du:dateUtc="2024-08-14T06:45:00Z">
            <w:rPr>
              <w:rFonts w:ascii="Roboto" w:hAnsi="Roboto"/>
              <w:i/>
              <w:iCs/>
              <w:sz w:val="20"/>
            </w:rPr>
          </w:rPrChange>
        </w:rPr>
        <w:t>Circulation</w:t>
      </w:r>
      <w:r w:rsidRPr="002B44B5">
        <w:rPr>
          <w:rFonts w:ascii="Roboto" w:hAnsi="Roboto"/>
          <w:sz w:val="20"/>
          <w:lang w:val="en-US"/>
          <w:rPrChange w:id="339" w:author="Christoffer Vissing" w:date="2024-08-14T08:45:00Z" w16du:dateUtc="2024-08-14T06:45:00Z">
            <w:rPr>
              <w:rFonts w:ascii="Roboto" w:hAnsi="Roboto"/>
              <w:sz w:val="20"/>
            </w:rPr>
          </w:rPrChange>
        </w:rPr>
        <w:t xml:space="preserve">. 2018;138:1387–1398. </w:t>
      </w:r>
    </w:p>
    <w:p w14:paraId="0C8704E7" w14:textId="77777777" w:rsidR="002B44B5" w:rsidRPr="002B44B5" w:rsidRDefault="002B44B5" w:rsidP="002B44B5">
      <w:pPr>
        <w:widowControl w:val="0"/>
        <w:autoSpaceDE w:val="0"/>
        <w:autoSpaceDN w:val="0"/>
        <w:adjustRightInd w:val="0"/>
        <w:rPr>
          <w:rFonts w:ascii="Roboto" w:hAnsi="Roboto"/>
          <w:sz w:val="20"/>
          <w:lang w:val="en-US"/>
          <w:rPrChange w:id="340" w:author="Christoffer Vissing" w:date="2024-08-14T08:45:00Z" w16du:dateUtc="2024-08-14T06:45:00Z">
            <w:rPr>
              <w:rFonts w:ascii="Roboto" w:hAnsi="Roboto"/>
              <w:sz w:val="20"/>
            </w:rPr>
          </w:rPrChange>
        </w:rPr>
      </w:pPr>
      <w:r w:rsidRPr="002B44B5">
        <w:rPr>
          <w:rFonts w:ascii="Roboto" w:hAnsi="Roboto"/>
          <w:sz w:val="20"/>
          <w:lang w:val="en-US"/>
          <w:rPrChange w:id="341" w:author="Christoffer Vissing" w:date="2024-08-14T08:45:00Z" w16du:dateUtc="2024-08-14T06:45:00Z">
            <w:rPr>
              <w:rFonts w:ascii="Roboto" w:hAnsi="Roboto"/>
              <w:sz w:val="20"/>
            </w:rPr>
          </w:rPrChange>
        </w:rPr>
        <w:t xml:space="preserve">4. </w:t>
      </w:r>
      <w:r w:rsidRPr="002B44B5">
        <w:rPr>
          <w:rFonts w:ascii="Roboto" w:hAnsi="Roboto"/>
          <w:sz w:val="20"/>
          <w:lang w:val="en-US"/>
          <w:rPrChange w:id="342" w:author="Christoffer Vissing" w:date="2024-08-14T08:45:00Z" w16du:dateUtc="2024-08-14T06:45:00Z">
            <w:rPr>
              <w:rFonts w:ascii="Roboto" w:hAnsi="Roboto"/>
              <w:sz w:val="20"/>
            </w:rPr>
          </w:rPrChange>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2B44B5">
        <w:rPr>
          <w:rFonts w:ascii="Roboto" w:hAnsi="Roboto"/>
          <w:i/>
          <w:iCs/>
          <w:sz w:val="20"/>
          <w:lang w:val="en-US"/>
          <w:rPrChange w:id="343" w:author="Christoffer Vissing" w:date="2024-08-14T08:45:00Z" w16du:dateUtc="2024-08-14T06:45:00Z">
            <w:rPr>
              <w:rFonts w:ascii="Roboto" w:hAnsi="Roboto"/>
              <w:i/>
              <w:iCs/>
              <w:sz w:val="20"/>
            </w:rPr>
          </w:rPrChange>
        </w:rPr>
        <w:t>Circ. Genomic Precis. Med.</w:t>
      </w:r>
      <w:r w:rsidRPr="002B44B5">
        <w:rPr>
          <w:rFonts w:ascii="Roboto" w:hAnsi="Roboto"/>
          <w:sz w:val="20"/>
          <w:lang w:val="en-US"/>
          <w:rPrChange w:id="344" w:author="Christoffer Vissing" w:date="2024-08-14T08:45:00Z" w16du:dateUtc="2024-08-14T06:45:00Z">
            <w:rPr>
              <w:rFonts w:ascii="Roboto" w:hAnsi="Roboto"/>
              <w:sz w:val="20"/>
            </w:rPr>
          </w:rPrChange>
        </w:rPr>
        <w:t xml:space="preserve"> [Internet]. [cited 2020 Sep 9];0. Available from: https://www.ahajournals.org/doi/10.1161/CIRCGEN.120.002929</w:t>
      </w:r>
    </w:p>
    <w:p w14:paraId="32D3D1E8" w14:textId="77777777" w:rsidR="002B44B5" w:rsidRPr="002B44B5" w:rsidRDefault="002B44B5" w:rsidP="002B44B5">
      <w:pPr>
        <w:widowControl w:val="0"/>
        <w:autoSpaceDE w:val="0"/>
        <w:autoSpaceDN w:val="0"/>
        <w:adjustRightInd w:val="0"/>
        <w:rPr>
          <w:rFonts w:ascii="Roboto" w:hAnsi="Roboto"/>
          <w:sz w:val="20"/>
          <w:lang w:val="en-US"/>
          <w:rPrChange w:id="345" w:author="Christoffer Vissing" w:date="2024-08-14T08:45:00Z" w16du:dateUtc="2024-08-14T06:45:00Z">
            <w:rPr>
              <w:rFonts w:ascii="Roboto" w:hAnsi="Roboto"/>
              <w:sz w:val="20"/>
            </w:rPr>
          </w:rPrChange>
        </w:rPr>
      </w:pPr>
      <w:r w:rsidRPr="002B44B5">
        <w:rPr>
          <w:rFonts w:ascii="Roboto" w:hAnsi="Roboto"/>
          <w:sz w:val="20"/>
          <w:lang w:val="en-US"/>
          <w:rPrChange w:id="346" w:author="Christoffer Vissing" w:date="2024-08-14T08:45:00Z" w16du:dateUtc="2024-08-14T06:45:00Z">
            <w:rPr>
              <w:rFonts w:ascii="Roboto" w:hAnsi="Roboto"/>
              <w:sz w:val="20"/>
            </w:rPr>
          </w:rPrChange>
        </w:rPr>
        <w:t xml:space="preserve">5. </w:t>
      </w:r>
      <w:r w:rsidRPr="002B44B5">
        <w:rPr>
          <w:rFonts w:ascii="Roboto" w:hAnsi="Roboto"/>
          <w:sz w:val="20"/>
          <w:lang w:val="en-US"/>
          <w:rPrChange w:id="347" w:author="Christoffer Vissing" w:date="2024-08-14T08:45:00Z" w16du:dateUtc="2024-08-14T06:45:00Z">
            <w:rPr>
              <w:rFonts w:ascii="Roboto" w:hAnsi="Roboto"/>
              <w:sz w:val="20"/>
            </w:rPr>
          </w:rPrChange>
        </w:rPr>
        <w:tab/>
        <w:t xml:space="preserve">Curran L, de Marvao A, Inglese P, McGurk KA, Schiratti P-R, Clement A, Zheng SL, Li S, Pua CJ, Shah M, et al. Genotype-Phenotype Taxonomy of Hypertrophic Cardiomyopathy. </w:t>
      </w:r>
      <w:r w:rsidRPr="002B44B5">
        <w:rPr>
          <w:rFonts w:ascii="Roboto" w:hAnsi="Roboto"/>
          <w:i/>
          <w:iCs/>
          <w:sz w:val="20"/>
          <w:lang w:val="en-US"/>
          <w:rPrChange w:id="348" w:author="Christoffer Vissing" w:date="2024-08-14T08:45:00Z" w16du:dateUtc="2024-08-14T06:45:00Z">
            <w:rPr>
              <w:rFonts w:ascii="Roboto" w:hAnsi="Roboto"/>
              <w:i/>
              <w:iCs/>
              <w:sz w:val="20"/>
            </w:rPr>
          </w:rPrChange>
        </w:rPr>
        <w:t>Circ. Genomic Precis. Med.</w:t>
      </w:r>
      <w:r w:rsidRPr="002B44B5">
        <w:rPr>
          <w:rFonts w:ascii="Roboto" w:hAnsi="Roboto"/>
          <w:sz w:val="20"/>
          <w:lang w:val="en-US"/>
          <w:rPrChange w:id="349" w:author="Christoffer Vissing" w:date="2024-08-14T08:45:00Z" w16du:dateUtc="2024-08-14T06:45:00Z">
            <w:rPr>
              <w:rFonts w:ascii="Roboto" w:hAnsi="Roboto"/>
              <w:sz w:val="20"/>
            </w:rPr>
          </w:rPrChange>
        </w:rPr>
        <w:t xml:space="preserve"> 0:e004200. </w:t>
      </w:r>
    </w:p>
    <w:p w14:paraId="03288FC5" w14:textId="77777777" w:rsidR="002B44B5" w:rsidRPr="002B44B5" w:rsidRDefault="002B44B5" w:rsidP="002B44B5">
      <w:pPr>
        <w:widowControl w:val="0"/>
        <w:autoSpaceDE w:val="0"/>
        <w:autoSpaceDN w:val="0"/>
        <w:adjustRightInd w:val="0"/>
        <w:rPr>
          <w:rFonts w:ascii="Roboto" w:hAnsi="Roboto"/>
          <w:sz w:val="20"/>
          <w:lang w:val="en-US"/>
          <w:rPrChange w:id="350" w:author="Christoffer Vissing" w:date="2024-08-14T08:45:00Z" w16du:dateUtc="2024-08-14T06:45:00Z">
            <w:rPr>
              <w:rFonts w:ascii="Roboto" w:hAnsi="Roboto"/>
              <w:sz w:val="20"/>
            </w:rPr>
          </w:rPrChange>
        </w:rPr>
      </w:pPr>
      <w:r w:rsidRPr="002B44B5">
        <w:rPr>
          <w:rFonts w:ascii="Roboto" w:hAnsi="Roboto"/>
          <w:sz w:val="20"/>
          <w:lang w:val="en-US"/>
          <w:rPrChange w:id="351" w:author="Christoffer Vissing" w:date="2024-08-14T08:45:00Z" w16du:dateUtc="2024-08-14T06:45:00Z">
            <w:rPr>
              <w:rFonts w:ascii="Roboto" w:hAnsi="Roboto"/>
              <w:sz w:val="20"/>
            </w:rPr>
          </w:rPrChange>
        </w:rPr>
        <w:t xml:space="preserve">6. </w:t>
      </w:r>
      <w:r w:rsidRPr="002B44B5">
        <w:rPr>
          <w:rFonts w:ascii="Roboto" w:hAnsi="Roboto"/>
          <w:sz w:val="20"/>
          <w:lang w:val="en-US"/>
          <w:rPrChange w:id="352" w:author="Christoffer Vissing" w:date="2024-08-14T08:45:00Z" w16du:dateUtc="2024-08-14T06:45:00Z">
            <w:rPr>
              <w:rFonts w:ascii="Roboto" w:hAnsi="Roboto"/>
              <w:sz w:val="20"/>
            </w:rPr>
          </w:rPrChange>
        </w:rPr>
        <w:tab/>
        <w:t xml:space="preserve">Coppini R, Ho CY, Ashley E, Day S, Ferrantini C, Girolami F, Tomberli B, Bardi S, Torricelli F, Cecchi F, et al. Clinical Phenotype and Outcome of Hypertrophic Cardiomyopathy Associated With Thin-Filament Gene Mutations. </w:t>
      </w:r>
      <w:r w:rsidRPr="002B44B5">
        <w:rPr>
          <w:rFonts w:ascii="Roboto" w:hAnsi="Roboto"/>
          <w:i/>
          <w:iCs/>
          <w:sz w:val="20"/>
          <w:lang w:val="en-US"/>
          <w:rPrChange w:id="353" w:author="Christoffer Vissing" w:date="2024-08-14T08:45:00Z" w16du:dateUtc="2024-08-14T06:45:00Z">
            <w:rPr>
              <w:rFonts w:ascii="Roboto" w:hAnsi="Roboto"/>
              <w:i/>
              <w:iCs/>
              <w:sz w:val="20"/>
            </w:rPr>
          </w:rPrChange>
        </w:rPr>
        <w:t>J. Am. Coll. Cardiol.</w:t>
      </w:r>
      <w:r w:rsidRPr="002B44B5">
        <w:rPr>
          <w:rFonts w:ascii="Roboto" w:hAnsi="Roboto"/>
          <w:sz w:val="20"/>
          <w:lang w:val="en-US"/>
          <w:rPrChange w:id="354" w:author="Christoffer Vissing" w:date="2024-08-14T08:45:00Z" w16du:dateUtc="2024-08-14T06:45:00Z">
            <w:rPr>
              <w:rFonts w:ascii="Roboto" w:hAnsi="Roboto"/>
              <w:sz w:val="20"/>
            </w:rPr>
          </w:rPrChange>
        </w:rPr>
        <w:t xml:space="preserve"> 2014;64:2589–2600. </w:t>
      </w:r>
    </w:p>
    <w:p w14:paraId="46202DEA" w14:textId="77777777" w:rsidR="002B44B5" w:rsidRPr="002B44B5" w:rsidRDefault="002B44B5" w:rsidP="002B44B5">
      <w:pPr>
        <w:widowControl w:val="0"/>
        <w:autoSpaceDE w:val="0"/>
        <w:autoSpaceDN w:val="0"/>
        <w:adjustRightInd w:val="0"/>
        <w:rPr>
          <w:rFonts w:ascii="Roboto" w:hAnsi="Roboto"/>
          <w:sz w:val="20"/>
          <w:lang w:val="en-US"/>
          <w:rPrChange w:id="355" w:author="Christoffer Vissing" w:date="2024-08-14T08:45:00Z" w16du:dateUtc="2024-08-14T06:45:00Z">
            <w:rPr>
              <w:rFonts w:ascii="Roboto" w:hAnsi="Roboto"/>
              <w:sz w:val="20"/>
            </w:rPr>
          </w:rPrChange>
        </w:rPr>
      </w:pPr>
      <w:r w:rsidRPr="002B44B5">
        <w:rPr>
          <w:rFonts w:ascii="Roboto" w:hAnsi="Roboto"/>
          <w:sz w:val="20"/>
          <w:lang w:val="en-US"/>
          <w:rPrChange w:id="356" w:author="Christoffer Vissing" w:date="2024-08-14T08:45:00Z" w16du:dateUtc="2024-08-14T06:45:00Z">
            <w:rPr>
              <w:rFonts w:ascii="Roboto" w:hAnsi="Roboto"/>
              <w:sz w:val="20"/>
            </w:rPr>
          </w:rPrChange>
        </w:rPr>
        <w:t xml:space="preserve">7. </w:t>
      </w:r>
      <w:r w:rsidRPr="002B44B5">
        <w:rPr>
          <w:rFonts w:ascii="Roboto" w:hAnsi="Roboto"/>
          <w:sz w:val="20"/>
          <w:lang w:val="en-US"/>
          <w:rPrChange w:id="357" w:author="Christoffer Vissing" w:date="2024-08-14T08:45:00Z" w16du:dateUtc="2024-08-14T06:45:00Z">
            <w:rPr>
              <w:rFonts w:ascii="Roboto" w:hAnsi="Roboto"/>
              <w:sz w:val="20"/>
            </w:rPr>
          </w:rPrChange>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2B44B5">
        <w:rPr>
          <w:rFonts w:ascii="Roboto" w:hAnsi="Roboto"/>
          <w:i/>
          <w:iCs/>
          <w:sz w:val="20"/>
          <w:lang w:val="en-US"/>
          <w:rPrChange w:id="358" w:author="Christoffer Vissing" w:date="2024-08-14T08:45:00Z" w16du:dateUtc="2024-08-14T06:45:00Z">
            <w:rPr>
              <w:rFonts w:ascii="Roboto" w:hAnsi="Roboto"/>
              <w:i/>
              <w:iCs/>
              <w:sz w:val="20"/>
            </w:rPr>
          </w:rPrChange>
        </w:rPr>
        <w:t>Genet. Med.</w:t>
      </w:r>
      <w:r w:rsidRPr="002B44B5">
        <w:rPr>
          <w:rFonts w:ascii="Roboto" w:hAnsi="Roboto"/>
          <w:sz w:val="20"/>
          <w:lang w:val="en-US"/>
          <w:rPrChange w:id="359" w:author="Christoffer Vissing" w:date="2024-08-14T08:45:00Z" w16du:dateUtc="2024-08-14T06:45:00Z">
            <w:rPr>
              <w:rFonts w:ascii="Roboto" w:hAnsi="Roboto"/>
              <w:sz w:val="20"/>
            </w:rPr>
          </w:rPrChange>
        </w:rPr>
        <w:t xml:space="preserve"> 2015;17:405–423. </w:t>
      </w:r>
    </w:p>
    <w:p w14:paraId="5B8E5070" w14:textId="77777777" w:rsidR="002B44B5" w:rsidRPr="002B44B5" w:rsidRDefault="002B44B5" w:rsidP="002B44B5">
      <w:pPr>
        <w:widowControl w:val="0"/>
        <w:autoSpaceDE w:val="0"/>
        <w:autoSpaceDN w:val="0"/>
        <w:adjustRightInd w:val="0"/>
        <w:rPr>
          <w:rFonts w:ascii="Roboto" w:hAnsi="Roboto"/>
          <w:sz w:val="20"/>
          <w:lang w:val="en-US"/>
          <w:rPrChange w:id="360" w:author="Christoffer Vissing" w:date="2024-08-14T08:45:00Z" w16du:dateUtc="2024-08-14T06:45:00Z">
            <w:rPr>
              <w:rFonts w:ascii="Roboto" w:hAnsi="Roboto"/>
              <w:sz w:val="20"/>
            </w:rPr>
          </w:rPrChange>
        </w:rPr>
      </w:pPr>
      <w:r w:rsidRPr="002B44B5">
        <w:rPr>
          <w:rFonts w:ascii="Roboto" w:hAnsi="Roboto"/>
          <w:sz w:val="20"/>
          <w:lang w:val="en-US"/>
          <w:rPrChange w:id="361" w:author="Christoffer Vissing" w:date="2024-08-14T08:45:00Z" w16du:dateUtc="2024-08-14T06:45:00Z">
            <w:rPr>
              <w:rFonts w:ascii="Roboto" w:hAnsi="Roboto"/>
              <w:sz w:val="20"/>
            </w:rPr>
          </w:rPrChange>
        </w:rPr>
        <w:t xml:space="preserve">8. </w:t>
      </w:r>
      <w:r w:rsidRPr="002B44B5">
        <w:rPr>
          <w:rFonts w:ascii="Roboto" w:hAnsi="Roboto"/>
          <w:sz w:val="20"/>
          <w:lang w:val="en-US"/>
          <w:rPrChange w:id="362" w:author="Christoffer Vissing" w:date="2024-08-14T08:45:00Z" w16du:dateUtc="2024-08-14T06:45:00Z">
            <w:rPr>
              <w:rFonts w:ascii="Roboto" w:hAnsi="Roboto"/>
              <w:sz w:val="20"/>
            </w:rPr>
          </w:rPrChange>
        </w:rPr>
        <w:tab/>
        <w:t xml:space="preserve">Hershberger RE, Givertz MM, Ho CY, Judge DP, Kantor PF, McBride KL, Morales A, Taylor MRG, Vatta M, Ware SM. Genetic evaluation of cardiomyopathy: a clinical practice resource of the American College of Medical Genetics and Genomics (ACMG). </w:t>
      </w:r>
      <w:r w:rsidRPr="002B44B5">
        <w:rPr>
          <w:rFonts w:ascii="Roboto" w:hAnsi="Roboto"/>
          <w:i/>
          <w:iCs/>
          <w:sz w:val="20"/>
          <w:lang w:val="en-US"/>
          <w:rPrChange w:id="363" w:author="Christoffer Vissing" w:date="2024-08-14T08:45:00Z" w16du:dateUtc="2024-08-14T06:45:00Z">
            <w:rPr>
              <w:rFonts w:ascii="Roboto" w:hAnsi="Roboto"/>
              <w:i/>
              <w:iCs/>
              <w:sz w:val="20"/>
            </w:rPr>
          </w:rPrChange>
        </w:rPr>
        <w:t>Genet. Med.</w:t>
      </w:r>
      <w:r w:rsidRPr="002B44B5">
        <w:rPr>
          <w:rFonts w:ascii="Roboto" w:hAnsi="Roboto"/>
          <w:sz w:val="20"/>
          <w:lang w:val="en-US"/>
          <w:rPrChange w:id="364" w:author="Christoffer Vissing" w:date="2024-08-14T08:45:00Z" w16du:dateUtc="2024-08-14T06:45:00Z">
            <w:rPr>
              <w:rFonts w:ascii="Roboto" w:hAnsi="Roboto"/>
              <w:sz w:val="20"/>
            </w:rPr>
          </w:rPrChange>
        </w:rPr>
        <w:t xml:space="preserve"> 2018;20:899–909. </w:t>
      </w:r>
    </w:p>
    <w:p w14:paraId="7DB0AEC7" w14:textId="77777777" w:rsidR="002B44B5" w:rsidRPr="002B44B5" w:rsidRDefault="002B44B5" w:rsidP="002B44B5">
      <w:pPr>
        <w:widowControl w:val="0"/>
        <w:autoSpaceDE w:val="0"/>
        <w:autoSpaceDN w:val="0"/>
        <w:adjustRightInd w:val="0"/>
        <w:rPr>
          <w:rFonts w:ascii="Roboto" w:hAnsi="Roboto"/>
          <w:sz w:val="20"/>
          <w:lang w:val="en-US"/>
          <w:rPrChange w:id="365" w:author="Christoffer Vissing" w:date="2024-08-14T08:45:00Z" w16du:dateUtc="2024-08-14T06:45:00Z">
            <w:rPr>
              <w:rFonts w:ascii="Roboto" w:hAnsi="Roboto"/>
              <w:sz w:val="20"/>
            </w:rPr>
          </w:rPrChange>
        </w:rPr>
      </w:pPr>
      <w:r w:rsidRPr="002B44B5">
        <w:rPr>
          <w:rFonts w:ascii="Roboto" w:hAnsi="Roboto"/>
          <w:sz w:val="20"/>
          <w:lang w:val="en-US"/>
          <w:rPrChange w:id="366" w:author="Christoffer Vissing" w:date="2024-08-14T08:45:00Z" w16du:dateUtc="2024-08-14T06:45:00Z">
            <w:rPr>
              <w:rFonts w:ascii="Roboto" w:hAnsi="Roboto"/>
              <w:sz w:val="20"/>
            </w:rPr>
          </w:rPrChange>
        </w:rPr>
        <w:t xml:space="preserve">9. </w:t>
      </w:r>
      <w:r w:rsidRPr="002B44B5">
        <w:rPr>
          <w:rFonts w:ascii="Roboto" w:hAnsi="Roboto"/>
          <w:sz w:val="20"/>
          <w:lang w:val="en-US"/>
          <w:rPrChange w:id="367" w:author="Christoffer Vissing" w:date="2024-08-14T08:45:00Z" w16du:dateUtc="2024-08-14T06:45:00Z">
            <w:rPr>
              <w:rFonts w:ascii="Roboto" w:hAnsi="Roboto"/>
              <w:sz w:val="20"/>
            </w:rPr>
          </w:rPrChange>
        </w:rPr>
        <w:tab/>
        <w:t>Vissing CR. Comparing Clinical Course of Hypertrophic Cardiomyopathy in Sarcomere Variant Carriers and Non-Carriers [Internet]. 2023;Available from: https://github.com/christoffervi/sarc_nonsarc</w:t>
      </w:r>
    </w:p>
    <w:p w14:paraId="7E2DFD2D" w14:textId="77777777" w:rsidR="002B44B5" w:rsidRPr="002B44B5" w:rsidRDefault="002B44B5" w:rsidP="002B44B5">
      <w:pPr>
        <w:widowControl w:val="0"/>
        <w:autoSpaceDE w:val="0"/>
        <w:autoSpaceDN w:val="0"/>
        <w:adjustRightInd w:val="0"/>
        <w:rPr>
          <w:rFonts w:ascii="Roboto" w:hAnsi="Roboto"/>
          <w:sz w:val="20"/>
          <w:lang w:val="en-US"/>
          <w:rPrChange w:id="368" w:author="Christoffer Vissing" w:date="2024-08-14T08:45:00Z" w16du:dateUtc="2024-08-14T06:45:00Z">
            <w:rPr>
              <w:rFonts w:ascii="Roboto" w:hAnsi="Roboto"/>
              <w:sz w:val="20"/>
            </w:rPr>
          </w:rPrChange>
        </w:rPr>
      </w:pPr>
      <w:r w:rsidRPr="002B44B5">
        <w:rPr>
          <w:rFonts w:ascii="Roboto" w:hAnsi="Roboto"/>
          <w:sz w:val="20"/>
          <w:lang w:val="en-US"/>
          <w:rPrChange w:id="369" w:author="Christoffer Vissing" w:date="2024-08-14T08:45:00Z" w16du:dateUtc="2024-08-14T06:45:00Z">
            <w:rPr>
              <w:rFonts w:ascii="Roboto" w:hAnsi="Roboto"/>
              <w:sz w:val="20"/>
            </w:rPr>
          </w:rPrChange>
        </w:rPr>
        <w:t xml:space="preserve">10. </w:t>
      </w:r>
      <w:r w:rsidRPr="002B44B5">
        <w:rPr>
          <w:rFonts w:ascii="Roboto" w:hAnsi="Roboto"/>
          <w:sz w:val="20"/>
          <w:lang w:val="en-US"/>
          <w:rPrChange w:id="370" w:author="Christoffer Vissing" w:date="2024-08-14T08:45:00Z" w16du:dateUtc="2024-08-14T06:45:00Z">
            <w:rPr>
              <w:rFonts w:ascii="Roboto" w:hAnsi="Roboto"/>
              <w:sz w:val="20"/>
            </w:rPr>
          </w:rPrChange>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2B44B5">
        <w:rPr>
          <w:rFonts w:ascii="Roboto" w:hAnsi="Roboto"/>
          <w:i/>
          <w:iCs/>
          <w:sz w:val="20"/>
          <w:lang w:val="en-US"/>
          <w:rPrChange w:id="371" w:author="Christoffer Vissing" w:date="2024-08-14T08:45:00Z" w16du:dateUtc="2024-08-14T06:45:00Z">
            <w:rPr>
              <w:rFonts w:ascii="Roboto" w:hAnsi="Roboto"/>
              <w:i/>
              <w:iCs/>
              <w:sz w:val="20"/>
            </w:rPr>
          </w:rPrChange>
        </w:rPr>
        <w:t>Heart Br. Card. Soc.</w:t>
      </w:r>
      <w:r w:rsidRPr="002B44B5">
        <w:rPr>
          <w:rFonts w:ascii="Roboto" w:hAnsi="Roboto"/>
          <w:sz w:val="20"/>
          <w:lang w:val="en-US"/>
          <w:rPrChange w:id="372" w:author="Christoffer Vissing" w:date="2024-08-14T08:45:00Z" w16du:dateUtc="2024-08-14T06:45:00Z">
            <w:rPr>
              <w:rFonts w:ascii="Roboto" w:hAnsi="Roboto"/>
              <w:sz w:val="20"/>
            </w:rPr>
          </w:rPrChange>
        </w:rPr>
        <w:t xml:space="preserve"> 2015;101:294–301. </w:t>
      </w:r>
    </w:p>
    <w:p w14:paraId="4556B556" w14:textId="77777777" w:rsidR="002B44B5" w:rsidRPr="002B44B5" w:rsidRDefault="002B44B5" w:rsidP="002B44B5">
      <w:pPr>
        <w:widowControl w:val="0"/>
        <w:autoSpaceDE w:val="0"/>
        <w:autoSpaceDN w:val="0"/>
        <w:adjustRightInd w:val="0"/>
        <w:rPr>
          <w:rFonts w:ascii="Roboto" w:hAnsi="Roboto"/>
          <w:sz w:val="20"/>
          <w:lang w:val="en-US"/>
          <w:rPrChange w:id="373" w:author="Christoffer Vissing" w:date="2024-08-14T08:45:00Z" w16du:dateUtc="2024-08-14T06:45:00Z">
            <w:rPr>
              <w:rFonts w:ascii="Roboto" w:hAnsi="Roboto"/>
              <w:sz w:val="20"/>
            </w:rPr>
          </w:rPrChange>
        </w:rPr>
      </w:pPr>
      <w:r w:rsidRPr="002B44B5">
        <w:rPr>
          <w:rFonts w:ascii="Roboto" w:hAnsi="Roboto"/>
          <w:sz w:val="20"/>
          <w:lang w:val="en-US"/>
          <w:rPrChange w:id="374" w:author="Christoffer Vissing" w:date="2024-08-14T08:45:00Z" w16du:dateUtc="2024-08-14T06:45:00Z">
            <w:rPr>
              <w:rFonts w:ascii="Roboto" w:hAnsi="Roboto"/>
              <w:sz w:val="20"/>
            </w:rPr>
          </w:rPrChange>
        </w:rPr>
        <w:t xml:space="preserve">11. </w:t>
      </w:r>
      <w:r w:rsidRPr="002B44B5">
        <w:rPr>
          <w:rFonts w:ascii="Roboto" w:hAnsi="Roboto"/>
          <w:sz w:val="20"/>
          <w:lang w:val="en-US"/>
          <w:rPrChange w:id="375" w:author="Christoffer Vissing" w:date="2024-08-14T08:45:00Z" w16du:dateUtc="2024-08-14T06:45:00Z">
            <w:rPr>
              <w:rFonts w:ascii="Roboto" w:hAnsi="Roboto"/>
              <w:sz w:val="20"/>
            </w:rPr>
          </w:rPrChange>
        </w:rPr>
        <w:tab/>
        <w:t xml:space="preserve">Lopes LR, Rahman MS, Elliott PM. A systematic review and meta-analysis of genotype-phenotype associations in patients with hypertrophic cardiomyopathy caused by sarcomeric protein mutations. </w:t>
      </w:r>
      <w:r w:rsidRPr="002B44B5">
        <w:rPr>
          <w:rFonts w:ascii="Roboto" w:hAnsi="Roboto"/>
          <w:i/>
          <w:iCs/>
          <w:sz w:val="20"/>
          <w:lang w:val="en-US"/>
          <w:rPrChange w:id="376" w:author="Christoffer Vissing" w:date="2024-08-14T08:45:00Z" w16du:dateUtc="2024-08-14T06:45:00Z">
            <w:rPr>
              <w:rFonts w:ascii="Roboto" w:hAnsi="Roboto"/>
              <w:i/>
              <w:iCs/>
              <w:sz w:val="20"/>
            </w:rPr>
          </w:rPrChange>
        </w:rPr>
        <w:t>Heart Br. Card. Soc.</w:t>
      </w:r>
      <w:r w:rsidRPr="002B44B5">
        <w:rPr>
          <w:rFonts w:ascii="Roboto" w:hAnsi="Roboto"/>
          <w:sz w:val="20"/>
          <w:lang w:val="en-US"/>
          <w:rPrChange w:id="377" w:author="Christoffer Vissing" w:date="2024-08-14T08:45:00Z" w16du:dateUtc="2024-08-14T06:45:00Z">
            <w:rPr>
              <w:rFonts w:ascii="Roboto" w:hAnsi="Roboto"/>
              <w:sz w:val="20"/>
            </w:rPr>
          </w:rPrChange>
        </w:rPr>
        <w:t xml:space="preserve"> 2013;99:1800–1811. </w:t>
      </w:r>
    </w:p>
    <w:p w14:paraId="2A77862D" w14:textId="77777777" w:rsidR="002B44B5" w:rsidRPr="002B44B5" w:rsidRDefault="002B44B5" w:rsidP="002B44B5">
      <w:pPr>
        <w:widowControl w:val="0"/>
        <w:autoSpaceDE w:val="0"/>
        <w:autoSpaceDN w:val="0"/>
        <w:adjustRightInd w:val="0"/>
        <w:rPr>
          <w:rFonts w:ascii="Roboto" w:hAnsi="Roboto"/>
          <w:sz w:val="20"/>
          <w:lang w:val="en-US"/>
          <w:rPrChange w:id="378" w:author="Christoffer Vissing" w:date="2024-08-14T08:45:00Z" w16du:dateUtc="2024-08-14T06:45:00Z">
            <w:rPr>
              <w:rFonts w:ascii="Roboto" w:hAnsi="Roboto"/>
              <w:sz w:val="20"/>
            </w:rPr>
          </w:rPrChange>
        </w:rPr>
      </w:pPr>
      <w:r w:rsidRPr="002B44B5">
        <w:rPr>
          <w:rFonts w:ascii="Roboto" w:hAnsi="Roboto"/>
          <w:sz w:val="20"/>
          <w:lang w:val="en-US"/>
          <w:rPrChange w:id="379" w:author="Christoffer Vissing" w:date="2024-08-14T08:45:00Z" w16du:dateUtc="2024-08-14T06:45:00Z">
            <w:rPr>
              <w:rFonts w:ascii="Roboto" w:hAnsi="Roboto"/>
              <w:sz w:val="20"/>
            </w:rPr>
          </w:rPrChange>
        </w:rPr>
        <w:t xml:space="preserve">12. </w:t>
      </w:r>
      <w:r w:rsidRPr="002B44B5">
        <w:rPr>
          <w:rFonts w:ascii="Roboto" w:hAnsi="Roboto"/>
          <w:sz w:val="20"/>
          <w:lang w:val="en-US"/>
          <w:rPrChange w:id="380" w:author="Christoffer Vissing" w:date="2024-08-14T08:45:00Z" w16du:dateUtc="2024-08-14T06:45:00Z">
            <w:rPr>
              <w:rFonts w:ascii="Roboto" w:hAnsi="Roboto"/>
              <w:sz w:val="20"/>
            </w:rPr>
          </w:rPrChange>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46632F55" w14:textId="77777777" w:rsidR="002B44B5" w:rsidRPr="002B44B5" w:rsidRDefault="002B44B5" w:rsidP="002B44B5">
      <w:pPr>
        <w:widowControl w:val="0"/>
        <w:autoSpaceDE w:val="0"/>
        <w:autoSpaceDN w:val="0"/>
        <w:adjustRightInd w:val="0"/>
        <w:rPr>
          <w:rFonts w:ascii="Roboto" w:hAnsi="Roboto"/>
          <w:sz w:val="20"/>
          <w:lang w:val="en-US"/>
          <w:rPrChange w:id="381" w:author="Christoffer Vissing" w:date="2024-08-14T08:45:00Z" w16du:dateUtc="2024-08-14T06:45:00Z">
            <w:rPr>
              <w:rFonts w:ascii="Roboto" w:hAnsi="Roboto"/>
              <w:sz w:val="20"/>
            </w:rPr>
          </w:rPrChange>
        </w:rPr>
      </w:pPr>
      <w:r w:rsidRPr="002B44B5">
        <w:rPr>
          <w:rFonts w:ascii="Roboto" w:hAnsi="Roboto"/>
          <w:sz w:val="20"/>
          <w:lang w:val="en-US"/>
          <w:rPrChange w:id="382" w:author="Christoffer Vissing" w:date="2024-08-14T08:45:00Z" w16du:dateUtc="2024-08-14T06:45:00Z">
            <w:rPr>
              <w:rFonts w:ascii="Roboto" w:hAnsi="Roboto"/>
              <w:sz w:val="20"/>
            </w:rPr>
          </w:rPrChange>
        </w:rPr>
        <w:t xml:space="preserve">13. </w:t>
      </w:r>
      <w:r w:rsidRPr="002B44B5">
        <w:rPr>
          <w:rFonts w:ascii="Roboto" w:hAnsi="Roboto"/>
          <w:sz w:val="20"/>
          <w:lang w:val="en-US"/>
          <w:rPrChange w:id="383" w:author="Christoffer Vissing" w:date="2024-08-14T08:45:00Z" w16du:dateUtc="2024-08-14T06:45:00Z">
            <w:rPr>
              <w:rFonts w:ascii="Roboto" w:hAnsi="Roboto"/>
              <w:sz w:val="20"/>
            </w:rPr>
          </w:rPrChange>
        </w:rPr>
        <w:tab/>
        <w:t xml:space="preserve">Fumagalli C, Maurizi N, Day SM, Ashley EA, Michels M, Colan SD, Jacoby D, Marchionni N, Vincent-Tompkins J, Ho CY, et al. Association of Obesity With Adverse Long-term Outcomes in Hypertrophic Cardiomyopathy. </w:t>
      </w:r>
      <w:r w:rsidRPr="002B44B5">
        <w:rPr>
          <w:rFonts w:ascii="Roboto" w:hAnsi="Roboto"/>
          <w:i/>
          <w:iCs/>
          <w:sz w:val="20"/>
          <w:lang w:val="en-US"/>
          <w:rPrChange w:id="384" w:author="Christoffer Vissing" w:date="2024-08-14T08:45:00Z" w16du:dateUtc="2024-08-14T06:45:00Z">
            <w:rPr>
              <w:rFonts w:ascii="Roboto" w:hAnsi="Roboto"/>
              <w:i/>
              <w:iCs/>
              <w:sz w:val="20"/>
            </w:rPr>
          </w:rPrChange>
        </w:rPr>
        <w:t>JAMA Cardiol.</w:t>
      </w:r>
      <w:r w:rsidRPr="002B44B5">
        <w:rPr>
          <w:rFonts w:ascii="Roboto" w:hAnsi="Roboto"/>
          <w:sz w:val="20"/>
          <w:lang w:val="en-US"/>
          <w:rPrChange w:id="385" w:author="Christoffer Vissing" w:date="2024-08-14T08:45:00Z" w16du:dateUtc="2024-08-14T06:45:00Z">
            <w:rPr>
              <w:rFonts w:ascii="Roboto" w:hAnsi="Roboto"/>
              <w:sz w:val="20"/>
            </w:rPr>
          </w:rPrChange>
        </w:rPr>
        <w:t xml:space="preserve"> 2020;5:65–72. </w:t>
      </w:r>
    </w:p>
    <w:p w14:paraId="661BB88D" w14:textId="77777777" w:rsidR="002B44B5" w:rsidRPr="002B44B5" w:rsidRDefault="002B44B5" w:rsidP="002B44B5">
      <w:pPr>
        <w:widowControl w:val="0"/>
        <w:autoSpaceDE w:val="0"/>
        <w:autoSpaceDN w:val="0"/>
        <w:adjustRightInd w:val="0"/>
        <w:rPr>
          <w:rFonts w:ascii="Roboto" w:hAnsi="Roboto"/>
          <w:sz w:val="20"/>
        </w:rPr>
      </w:pPr>
      <w:r w:rsidRPr="002B44B5">
        <w:rPr>
          <w:rFonts w:ascii="Roboto" w:hAnsi="Roboto"/>
          <w:sz w:val="20"/>
          <w:lang w:val="en-US"/>
          <w:rPrChange w:id="386" w:author="Christoffer Vissing" w:date="2024-08-14T08:45:00Z" w16du:dateUtc="2024-08-14T06:45:00Z">
            <w:rPr>
              <w:rFonts w:ascii="Roboto" w:hAnsi="Roboto"/>
              <w:sz w:val="20"/>
            </w:rPr>
          </w:rPrChange>
        </w:rPr>
        <w:t xml:space="preserve">14. </w:t>
      </w:r>
      <w:r w:rsidRPr="002B44B5">
        <w:rPr>
          <w:rFonts w:ascii="Roboto" w:hAnsi="Roboto"/>
          <w:sz w:val="20"/>
          <w:lang w:val="en-US"/>
          <w:rPrChange w:id="387" w:author="Christoffer Vissing" w:date="2024-08-14T08:45:00Z" w16du:dateUtc="2024-08-14T06:45:00Z">
            <w:rPr>
              <w:rFonts w:ascii="Roboto" w:hAnsi="Roboto"/>
              <w:sz w:val="20"/>
            </w:rPr>
          </w:rPrChange>
        </w:rPr>
        <w:tab/>
        <w:t xml:space="preserve">Maron MS, Olivotto I, Betocchi S, Casey SA, Lesser JR, Losi MA, Cecchi F, Maron BJ. Effect of Left Ventricular Outflow Tract Obstruction on Clinical Outcome in Hypertrophic Cardiomyopathy. </w:t>
      </w:r>
      <w:r w:rsidRPr="002B44B5">
        <w:rPr>
          <w:rFonts w:ascii="Roboto" w:hAnsi="Roboto"/>
          <w:i/>
          <w:iCs/>
          <w:sz w:val="20"/>
        </w:rPr>
        <w:t>N. Engl. J. Med.</w:t>
      </w:r>
      <w:r w:rsidRPr="002B44B5">
        <w:rPr>
          <w:rFonts w:ascii="Roboto" w:hAnsi="Roboto"/>
          <w:sz w:val="20"/>
        </w:rPr>
        <w:t xml:space="preserve"> 2003;348:295–303. </w:t>
      </w:r>
    </w:p>
    <w:p w14:paraId="5083EFE9" w14:textId="77777777" w:rsidR="002B44B5" w:rsidRPr="002B44B5" w:rsidRDefault="002B44B5" w:rsidP="002B44B5">
      <w:pPr>
        <w:widowControl w:val="0"/>
        <w:autoSpaceDE w:val="0"/>
        <w:autoSpaceDN w:val="0"/>
        <w:adjustRightInd w:val="0"/>
        <w:rPr>
          <w:rFonts w:ascii="Roboto" w:hAnsi="Roboto"/>
          <w:sz w:val="20"/>
          <w:lang w:val="en-US"/>
          <w:rPrChange w:id="388" w:author="Christoffer Vissing" w:date="2024-08-14T08:45:00Z" w16du:dateUtc="2024-08-14T06:45:00Z">
            <w:rPr>
              <w:rFonts w:ascii="Roboto" w:hAnsi="Roboto"/>
              <w:sz w:val="20"/>
            </w:rPr>
          </w:rPrChange>
        </w:rPr>
      </w:pPr>
      <w:r w:rsidRPr="002B44B5">
        <w:rPr>
          <w:rFonts w:ascii="Roboto" w:hAnsi="Roboto"/>
          <w:sz w:val="20"/>
        </w:rPr>
        <w:t xml:space="preserve">15. </w:t>
      </w:r>
      <w:r w:rsidRPr="002B44B5">
        <w:rPr>
          <w:rFonts w:ascii="Roboto" w:hAnsi="Roboto"/>
          <w:sz w:val="20"/>
        </w:rPr>
        <w:tab/>
        <w:t xml:space="preserve">Harper AR, Goel A, Grace C, Thomson KL, Petersen SE, Xu X, Waring A, Ormondroyd E, Kramer CM, Ho CY, et al. </w:t>
      </w:r>
      <w:r w:rsidRPr="002B44B5">
        <w:rPr>
          <w:rFonts w:ascii="Roboto" w:hAnsi="Roboto"/>
          <w:sz w:val="20"/>
          <w:lang w:val="en-US"/>
          <w:rPrChange w:id="389" w:author="Christoffer Vissing" w:date="2024-08-14T08:45:00Z" w16du:dateUtc="2024-08-14T06:45:00Z">
            <w:rPr>
              <w:rFonts w:ascii="Roboto" w:hAnsi="Roboto"/>
              <w:sz w:val="20"/>
            </w:rPr>
          </w:rPrChange>
        </w:rPr>
        <w:t xml:space="preserve">Common genetic variants and modifiable risk factors underpin hypertrophic cardiomyopathy susceptibility and expressivity. </w:t>
      </w:r>
      <w:r w:rsidRPr="002B44B5">
        <w:rPr>
          <w:rFonts w:ascii="Roboto" w:hAnsi="Roboto"/>
          <w:i/>
          <w:iCs/>
          <w:sz w:val="20"/>
          <w:lang w:val="en-US"/>
          <w:rPrChange w:id="390" w:author="Christoffer Vissing" w:date="2024-08-14T08:45:00Z" w16du:dateUtc="2024-08-14T06:45:00Z">
            <w:rPr>
              <w:rFonts w:ascii="Roboto" w:hAnsi="Roboto"/>
              <w:i/>
              <w:iCs/>
              <w:sz w:val="20"/>
            </w:rPr>
          </w:rPrChange>
        </w:rPr>
        <w:t>Nat. Genet.</w:t>
      </w:r>
      <w:r w:rsidRPr="002B44B5">
        <w:rPr>
          <w:rFonts w:ascii="Roboto" w:hAnsi="Roboto"/>
          <w:sz w:val="20"/>
          <w:lang w:val="en-US"/>
          <w:rPrChange w:id="391" w:author="Christoffer Vissing" w:date="2024-08-14T08:45:00Z" w16du:dateUtc="2024-08-14T06:45:00Z">
            <w:rPr>
              <w:rFonts w:ascii="Roboto" w:hAnsi="Roboto"/>
              <w:sz w:val="20"/>
            </w:rPr>
          </w:rPrChange>
        </w:rPr>
        <w:t xml:space="preserve"> 2021;53:135–142. </w:t>
      </w:r>
    </w:p>
    <w:p w14:paraId="70978CB1" w14:textId="77777777" w:rsidR="002B44B5" w:rsidRPr="002B44B5" w:rsidRDefault="002B44B5" w:rsidP="002B44B5">
      <w:pPr>
        <w:widowControl w:val="0"/>
        <w:autoSpaceDE w:val="0"/>
        <w:autoSpaceDN w:val="0"/>
        <w:adjustRightInd w:val="0"/>
        <w:rPr>
          <w:rFonts w:ascii="Roboto" w:hAnsi="Roboto"/>
          <w:sz w:val="20"/>
          <w:lang w:val="en-US"/>
          <w:rPrChange w:id="392" w:author="Christoffer Vissing" w:date="2024-08-14T08:45:00Z" w16du:dateUtc="2024-08-14T06:45:00Z">
            <w:rPr>
              <w:rFonts w:ascii="Roboto" w:hAnsi="Roboto"/>
              <w:sz w:val="20"/>
            </w:rPr>
          </w:rPrChange>
        </w:rPr>
      </w:pPr>
      <w:r w:rsidRPr="002B44B5">
        <w:rPr>
          <w:rFonts w:ascii="Roboto" w:hAnsi="Roboto"/>
          <w:sz w:val="20"/>
          <w:lang w:val="en-US"/>
          <w:rPrChange w:id="393" w:author="Christoffer Vissing" w:date="2024-08-14T08:45:00Z" w16du:dateUtc="2024-08-14T06:45:00Z">
            <w:rPr>
              <w:rFonts w:ascii="Roboto" w:hAnsi="Roboto"/>
              <w:sz w:val="20"/>
            </w:rPr>
          </w:rPrChange>
        </w:rPr>
        <w:t xml:space="preserve">16. </w:t>
      </w:r>
      <w:r w:rsidRPr="002B44B5">
        <w:rPr>
          <w:rFonts w:ascii="Roboto" w:hAnsi="Roboto"/>
          <w:sz w:val="20"/>
          <w:lang w:val="en-US"/>
          <w:rPrChange w:id="394" w:author="Christoffer Vissing" w:date="2024-08-14T08:45:00Z" w16du:dateUtc="2024-08-14T06:45:00Z">
            <w:rPr>
              <w:rFonts w:ascii="Roboto" w:hAnsi="Roboto"/>
              <w:sz w:val="20"/>
            </w:rPr>
          </w:rPrChange>
        </w:rPr>
        <w:tab/>
        <w:t xml:space="preserve">de Marvao A, Dawes TJW, Shi W, Durighel G, Rueckert D, Cook SA, O’Regan DP. Precursors of Hypertensive Heart Phenotype Develop in Healthy Adults: A High-Resolution 3D MRI Study. </w:t>
      </w:r>
      <w:r w:rsidRPr="002B44B5">
        <w:rPr>
          <w:rFonts w:ascii="Roboto" w:hAnsi="Roboto"/>
          <w:i/>
          <w:iCs/>
          <w:sz w:val="20"/>
          <w:lang w:val="en-US"/>
          <w:rPrChange w:id="395" w:author="Christoffer Vissing" w:date="2024-08-14T08:45:00Z" w16du:dateUtc="2024-08-14T06:45:00Z">
            <w:rPr>
              <w:rFonts w:ascii="Roboto" w:hAnsi="Roboto"/>
              <w:i/>
              <w:iCs/>
              <w:sz w:val="20"/>
            </w:rPr>
          </w:rPrChange>
        </w:rPr>
        <w:t>JACC Cardiovasc. Imaging</w:t>
      </w:r>
      <w:r w:rsidRPr="002B44B5">
        <w:rPr>
          <w:rFonts w:ascii="Roboto" w:hAnsi="Roboto"/>
          <w:sz w:val="20"/>
          <w:lang w:val="en-US"/>
          <w:rPrChange w:id="396" w:author="Christoffer Vissing" w:date="2024-08-14T08:45:00Z" w16du:dateUtc="2024-08-14T06:45:00Z">
            <w:rPr>
              <w:rFonts w:ascii="Roboto" w:hAnsi="Roboto"/>
              <w:sz w:val="20"/>
            </w:rPr>
          </w:rPrChange>
        </w:rPr>
        <w:t xml:space="preserve">. 2015;8:1260–1269. </w:t>
      </w:r>
    </w:p>
    <w:p w14:paraId="00FD5459" w14:textId="77777777" w:rsidR="002B44B5" w:rsidRPr="002B44B5" w:rsidRDefault="002B44B5" w:rsidP="002B44B5">
      <w:pPr>
        <w:widowControl w:val="0"/>
        <w:autoSpaceDE w:val="0"/>
        <w:autoSpaceDN w:val="0"/>
        <w:adjustRightInd w:val="0"/>
        <w:rPr>
          <w:rFonts w:ascii="Roboto" w:hAnsi="Roboto"/>
          <w:sz w:val="20"/>
          <w:lang w:val="en-US"/>
          <w:rPrChange w:id="397" w:author="Christoffer Vissing" w:date="2024-08-14T08:45:00Z" w16du:dateUtc="2024-08-14T06:45:00Z">
            <w:rPr>
              <w:rFonts w:ascii="Roboto" w:hAnsi="Roboto"/>
              <w:sz w:val="20"/>
            </w:rPr>
          </w:rPrChange>
        </w:rPr>
      </w:pPr>
      <w:r w:rsidRPr="002B44B5">
        <w:rPr>
          <w:rFonts w:ascii="Roboto" w:hAnsi="Roboto"/>
          <w:sz w:val="20"/>
          <w:lang w:val="en-US"/>
          <w:rPrChange w:id="398" w:author="Christoffer Vissing" w:date="2024-08-14T08:45:00Z" w16du:dateUtc="2024-08-14T06:45:00Z">
            <w:rPr>
              <w:rFonts w:ascii="Roboto" w:hAnsi="Roboto"/>
              <w:sz w:val="20"/>
            </w:rPr>
          </w:rPrChange>
        </w:rPr>
        <w:t xml:space="preserve">17. </w:t>
      </w:r>
      <w:r w:rsidRPr="002B44B5">
        <w:rPr>
          <w:rFonts w:ascii="Roboto" w:hAnsi="Roboto"/>
          <w:sz w:val="20"/>
          <w:lang w:val="en-US"/>
          <w:rPrChange w:id="399" w:author="Christoffer Vissing" w:date="2024-08-14T08:45:00Z" w16du:dateUtc="2024-08-14T06:45:00Z">
            <w:rPr>
              <w:rFonts w:ascii="Roboto" w:hAnsi="Roboto"/>
              <w:sz w:val="20"/>
            </w:rPr>
          </w:rPrChange>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w:t>
      </w:r>
      <w:r w:rsidRPr="002B44B5">
        <w:rPr>
          <w:rFonts w:ascii="Roboto" w:hAnsi="Roboto"/>
          <w:sz w:val="20"/>
          <w:lang w:val="en-US"/>
          <w:rPrChange w:id="400" w:author="Christoffer Vissing" w:date="2024-08-14T08:45:00Z" w16du:dateUtc="2024-08-14T06:45:00Z">
            <w:rPr>
              <w:rFonts w:ascii="Roboto" w:hAnsi="Roboto"/>
              <w:sz w:val="20"/>
            </w:rPr>
          </w:rPrChange>
        </w:rPr>
        <w:lastRenderedPageBreak/>
        <w:t xml:space="preserve">Cardiomyopathy). </w:t>
      </w:r>
      <w:r w:rsidRPr="002B44B5">
        <w:rPr>
          <w:rFonts w:ascii="Roboto" w:hAnsi="Roboto"/>
          <w:i/>
          <w:iCs/>
          <w:sz w:val="20"/>
          <w:lang w:val="en-US"/>
          <w:rPrChange w:id="401" w:author="Christoffer Vissing" w:date="2024-08-14T08:45:00Z" w16du:dateUtc="2024-08-14T06:45:00Z">
            <w:rPr>
              <w:rFonts w:ascii="Roboto" w:hAnsi="Roboto"/>
              <w:i/>
              <w:iCs/>
              <w:sz w:val="20"/>
            </w:rPr>
          </w:rPrChange>
        </w:rPr>
        <w:t>Circulation</w:t>
      </w:r>
      <w:r w:rsidRPr="002B44B5">
        <w:rPr>
          <w:rFonts w:ascii="Roboto" w:hAnsi="Roboto"/>
          <w:sz w:val="20"/>
          <w:lang w:val="en-US"/>
          <w:rPrChange w:id="402" w:author="Christoffer Vissing" w:date="2024-08-14T08:45:00Z" w16du:dateUtc="2024-08-14T06:45:00Z">
            <w:rPr>
              <w:rFonts w:ascii="Roboto" w:hAnsi="Roboto"/>
              <w:sz w:val="20"/>
            </w:rPr>
          </w:rPrChange>
        </w:rPr>
        <w:t>. 2023;</w:t>
      </w:r>
    </w:p>
    <w:p w14:paraId="119978FB" w14:textId="77777777" w:rsidR="002B44B5" w:rsidRPr="002B44B5" w:rsidRDefault="002B44B5" w:rsidP="002B44B5">
      <w:pPr>
        <w:widowControl w:val="0"/>
        <w:autoSpaceDE w:val="0"/>
        <w:autoSpaceDN w:val="0"/>
        <w:adjustRightInd w:val="0"/>
        <w:rPr>
          <w:rFonts w:ascii="Roboto" w:hAnsi="Roboto"/>
          <w:sz w:val="20"/>
          <w:lang w:val="en-US"/>
          <w:rPrChange w:id="403" w:author="Christoffer Vissing" w:date="2024-08-14T08:45:00Z" w16du:dateUtc="2024-08-14T06:45:00Z">
            <w:rPr>
              <w:rFonts w:ascii="Roboto" w:hAnsi="Roboto"/>
              <w:sz w:val="20"/>
            </w:rPr>
          </w:rPrChange>
        </w:rPr>
      </w:pPr>
      <w:r w:rsidRPr="002B44B5">
        <w:rPr>
          <w:rFonts w:ascii="Roboto" w:hAnsi="Roboto"/>
          <w:sz w:val="20"/>
          <w:lang w:val="en-US"/>
          <w:rPrChange w:id="404" w:author="Christoffer Vissing" w:date="2024-08-14T08:45:00Z" w16du:dateUtc="2024-08-14T06:45:00Z">
            <w:rPr>
              <w:rFonts w:ascii="Roboto" w:hAnsi="Roboto"/>
              <w:sz w:val="20"/>
            </w:rPr>
          </w:rPrChange>
        </w:rPr>
        <w:t xml:space="preserve">18. </w:t>
      </w:r>
      <w:r w:rsidRPr="002B44B5">
        <w:rPr>
          <w:rFonts w:ascii="Roboto" w:hAnsi="Roboto"/>
          <w:sz w:val="20"/>
          <w:lang w:val="en-US"/>
          <w:rPrChange w:id="405" w:author="Christoffer Vissing" w:date="2024-08-14T08:45:00Z" w16du:dateUtc="2024-08-14T06:45:00Z">
            <w:rPr>
              <w:rFonts w:ascii="Roboto" w:hAnsi="Roboto"/>
              <w:sz w:val="20"/>
            </w:rPr>
          </w:rPrChange>
        </w:rPr>
        <w:tab/>
        <w:t xml:space="preserve">Marstrand P, Han L, Day SM, Olivotto I, Ashley EA, Michels M, Pereira AC, Wittekind SG, Helms A, Saberi S, et al. Hypertrophic Cardiomyopathy With Left Ventricular Systolic Dysfunction: Insights From the SHaRe Registry. </w:t>
      </w:r>
      <w:r w:rsidRPr="002B44B5">
        <w:rPr>
          <w:rFonts w:ascii="Roboto" w:hAnsi="Roboto"/>
          <w:i/>
          <w:iCs/>
          <w:sz w:val="20"/>
          <w:lang w:val="en-US"/>
          <w:rPrChange w:id="406" w:author="Christoffer Vissing" w:date="2024-08-14T08:45:00Z" w16du:dateUtc="2024-08-14T06:45:00Z">
            <w:rPr>
              <w:rFonts w:ascii="Roboto" w:hAnsi="Roboto"/>
              <w:i/>
              <w:iCs/>
              <w:sz w:val="20"/>
            </w:rPr>
          </w:rPrChange>
        </w:rPr>
        <w:t>Circulation</w:t>
      </w:r>
      <w:r w:rsidRPr="002B44B5">
        <w:rPr>
          <w:rFonts w:ascii="Roboto" w:hAnsi="Roboto"/>
          <w:sz w:val="20"/>
          <w:lang w:val="en-US"/>
          <w:rPrChange w:id="407" w:author="Christoffer Vissing" w:date="2024-08-14T08:45:00Z" w16du:dateUtc="2024-08-14T06:45:00Z">
            <w:rPr>
              <w:rFonts w:ascii="Roboto" w:hAnsi="Roboto"/>
              <w:sz w:val="20"/>
            </w:rPr>
          </w:rPrChange>
        </w:rPr>
        <w:t xml:space="preserve">. 2020;141:1371–1383. </w:t>
      </w:r>
    </w:p>
    <w:p w14:paraId="47C2F3D3" w14:textId="77777777" w:rsidR="002B44B5" w:rsidRPr="002B44B5" w:rsidRDefault="002B44B5" w:rsidP="002B44B5">
      <w:pPr>
        <w:widowControl w:val="0"/>
        <w:autoSpaceDE w:val="0"/>
        <w:autoSpaceDN w:val="0"/>
        <w:adjustRightInd w:val="0"/>
        <w:rPr>
          <w:rFonts w:ascii="Roboto" w:hAnsi="Roboto"/>
          <w:sz w:val="20"/>
          <w:lang w:val="en-US"/>
          <w:rPrChange w:id="408" w:author="Christoffer Vissing" w:date="2024-08-14T08:45:00Z" w16du:dateUtc="2024-08-14T06:45:00Z">
            <w:rPr>
              <w:rFonts w:ascii="Roboto" w:hAnsi="Roboto"/>
              <w:sz w:val="20"/>
            </w:rPr>
          </w:rPrChange>
        </w:rPr>
      </w:pPr>
      <w:r w:rsidRPr="002B44B5">
        <w:rPr>
          <w:rFonts w:ascii="Roboto" w:hAnsi="Roboto"/>
          <w:sz w:val="20"/>
          <w:lang w:val="en-US"/>
          <w:rPrChange w:id="409" w:author="Christoffer Vissing" w:date="2024-08-14T08:45:00Z" w16du:dateUtc="2024-08-14T06:45:00Z">
            <w:rPr>
              <w:rFonts w:ascii="Roboto" w:hAnsi="Roboto"/>
              <w:sz w:val="20"/>
            </w:rPr>
          </w:rPrChange>
        </w:rPr>
        <w:t xml:space="preserve">19. </w:t>
      </w:r>
      <w:r w:rsidRPr="002B44B5">
        <w:rPr>
          <w:rFonts w:ascii="Roboto" w:hAnsi="Roboto"/>
          <w:sz w:val="20"/>
          <w:lang w:val="en-US"/>
          <w:rPrChange w:id="410" w:author="Christoffer Vissing" w:date="2024-08-14T08:45:00Z" w16du:dateUtc="2024-08-14T06:45:00Z">
            <w:rPr>
              <w:rFonts w:ascii="Roboto" w:hAnsi="Roboto"/>
              <w:sz w:val="20"/>
            </w:rPr>
          </w:rPrChange>
        </w:rPr>
        <w:tab/>
        <w:t xml:space="preserve">Siontis KC, Geske JB, Ong K, Nishimura RA, Ommen SR, Gersh BJ. Atrial fibrillation in hypertrophic cardiomyopathy: prevalence, clinical correlations, and mortality in a large high-risk population. </w:t>
      </w:r>
      <w:r w:rsidRPr="002B44B5">
        <w:rPr>
          <w:rFonts w:ascii="Roboto" w:hAnsi="Roboto"/>
          <w:i/>
          <w:iCs/>
          <w:sz w:val="20"/>
          <w:lang w:val="en-US"/>
          <w:rPrChange w:id="411" w:author="Christoffer Vissing" w:date="2024-08-14T08:45:00Z" w16du:dateUtc="2024-08-14T06:45:00Z">
            <w:rPr>
              <w:rFonts w:ascii="Roboto" w:hAnsi="Roboto"/>
              <w:i/>
              <w:iCs/>
              <w:sz w:val="20"/>
            </w:rPr>
          </w:rPrChange>
        </w:rPr>
        <w:t>J. Am. Heart Assoc.</w:t>
      </w:r>
      <w:r w:rsidRPr="002B44B5">
        <w:rPr>
          <w:rFonts w:ascii="Roboto" w:hAnsi="Roboto"/>
          <w:sz w:val="20"/>
          <w:lang w:val="en-US"/>
          <w:rPrChange w:id="412" w:author="Christoffer Vissing" w:date="2024-08-14T08:45:00Z" w16du:dateUtc="2024-08-14T06:45:00Z">
            <w:rPr>
              <w:rFonts w:ascii="Roboto" w:hAnsi="Roboto"/>
              <w:sz w:val="20"/>
            </w:rPr>
          </w:rPrChange>
        </w:rPr>
        <w:t xml:space="preserve"> 2014;3:e001002. </w:t>
      </w:r>
    </w:p>
    <w:p w14:paraId="1D10C54D" w14:textId="77777777" w:rsidR="002B44B5" w:rsidRPr="002B44B5" w:rsidRDefault="002B44B5" w:rsidP="002B44B5">
      <w:pPr>
        <w:widowControl w:val="0"/>
        <w:autoSpaceDE w:val="0"/>
        <w:autoSpaceDN w:val="0"/>
        <w:adjustRightInd w:val="0"/>
        <w:rPr>
          <w:rFonts w:ascii="Roboto" w:hAnsi="Roboto"/>
          <w:sz w:val="20"/>
          <w:lang w:val="en-US"/>
          <w:rPrChange w:id="413" w:author="Christoffer Vissing" w:date="2024-08-14T08:45:00Z" w16du:dateUtc="2024-08-14T06:45:00Z">
            <w:rPr>
              <w:rFonts w:ascii="Roboto" w:hAnsi="Roboto"/>
              <w:sz w:val="20"/>
            </w:rPr>
          </w:rPrChange>
        </w:rPr>
      </w:pPr>
      <w:r w:rsidRPr="002B44B5">
        <w:rPr>
          <w:rFonts w:ascii="Roboto" w:hAnsi="Roboto"/>
          <w:sz w:val="20"/>
          <w:lang w:val="en-US"/>
          <w:rPrChange w:id="414" w:author="Christoffer Vissing" w:date="2024-08-14T08:45:00Z" w16du:dateUtc="2024-08-14T06:45:00Z">
            <w:rPr>
              <w:rFonts w:ascii="Roboto" w:hAnsi="Roboto"/>
              <w:sz w:val="20"/>
            </w:rPr>
          </w:rPrChange>
        </w:rPr>
        <w:t xml:space="preserve">20. </w:t>
      </w:r>
      <w:r w:rsidRPr="002B44B5">
        <w:rPr>
          <w:rFonts w:ascii="Roboto" w:hAnsi="Roboto"/>
          <w:sz w:val="20"/>
          <w:lang w:val="en-US"/>
          <w:rPrChange w:id="415" w:author="Christoffer Vissing" w:date="2024-08-14T08:45:00Z" w16du:dateUtc="2024-08-14T06:45:00Z">
            <w:rPr>
              <w:rFonts w:ascii="Roboto" w:hAnsi="Roboto"/>
              <w:sz w:val="20"/>
            </w:rPr>
          </w:rPrChange>
        </w:rPr>
        <w:tab/>
        <w:t xml:space="preserve">O’Mahony C, Jichi F, Pavlou M, Monserrat L, Anastasakis A, Rapezzi C, Biagini E, Gimeno JR, Limongelli G, McKenna WJ, et al. A novel clinical risk prediction model for sudden cardiac death in hypertrophic cardiomyopathy (HCM Risk-SCD). </w:t>
      </w:r>
      <w:r w:rsidRPr="002B44B5">
        <w:rPr>
          <w:rFonts w:ascii="Roboto" w:hAnsi="Roboto"/>
          <w:i/>
          <w:iCs/>
          <w:sz w:val="20"/>
          <w:lang w:val="en-US"/>
          <w:rPrChange w:id="416" w:author="Christoffer Vissing" w:date="2024-08-14T08:45:00Z" w16du:dateUtc="2024-08-14T06:45:00Z">
            <w:rPr>
              <w:rFonts w:ascii="Roboto" w:hAnsi="Roboto"/>
              <w:i/>
              <w:iCs/>
              <w:sz w:val="20"/>
            </w:rPr>
          </w:rPrChange>
        </w:rPr>
        <w:t>Eur. Heart J.</w:t>
      </w:r>
      <w:r w:rsidRPr="002B44B5">
        <w:rPr>
          <w:rFonts w:ascii="Roboto" w:hAnsi="Roboto"/>
          <w:sz w:val="20"/>
          <w:lang w:val="en-US"/>
          <w:rPrChange w:id="417" w:author="Christoffer Vissing" w:date="2024-08-14T08:45:00Z" w16du:dateUtc="2024-08-14T06:45:00Z">
            <w:rPr>
              <w:rFonts w:ascii="Roboto" w:hAnsi="Roboto"/>
              <w:sz w:val="20"/>
            </w:rPr>
          </w:rPrChange>
        </w:rPr>
        <w:t xml:space="preserve"> 2014;35:2010–2020. </w:t>
      </w:r>
    </w:p>
    <w:p w14:paraId="276DDC76" w14:textId="77777777" w:rsidR="002B44B5" w:rsidRPr="002B44B5" w:rsidRDefault="002B44B5" w:rsidP="002B44B5">
      <w:pPr>
        <w:widowControl w:val="0"/>
        <w:autoSpaceDE w:val="0"/>
        <w:autoSpaceDN w:val="0"/>
        <w:adjustRightInd w:val="0"/>
        <w:rPr>
          <w:rFonts w:ascii="Roboto" w:hAnsi="Roboto"/>
          <w:sz w:val="20"/>
          <w:lang w:val="en-US"/>
          <w:rPrChange w:id="418" w:author="Christoffer Vissing" w:date="2024-08-14T08:45:00Z" w16du:dateUtc="2024-08-14T06:45:00Z">
            <w:rPr>
              <w:rFonts w:ascii="Roboto" w:hAnsi="Roboto"/>
              <w:sz w:val="20"/>
            </w:rPr>
          </w:rPrChange>
        </w:rPr>
      </w:pPr>
      <w:r w:rsidRPr="002B44B5">
        <w:rPr>
          <w:rFonts w:ascii="Roboto" w:hAnsi="Roboto"/>
          <w:sz w:val="20"/>
          <w:lang w:val="en-US"/>
          <w:rPrChange w:id="419" w:author="Christoffer Vissing" w:date="2024-08-14T08:45:00Z" w16du:dateUtc="2024-08-14T06:45:00Z">
            <w:rPr>
              <w:rFonts w:ascii="Roboto" w:hAnsi="Roboto"/>
              <w:sz w:val="20"/>
            </w:rPr>
          </w:rPrChange>
        </w:rPr>
        <w:t xml:space="preserve">21. </w:t>
      </w:r>
      <w:r w:rsidRPr="002B44B5">
        <w:rPr>
          <w:rFonts w:ascii="Roboto" w:hAnsi="Roboto"/>
          <w:sz w:val="20"/>
          <w:lang w:val="en-US"/>
          <w:rPrChange w:id="420" w:author="Christoffer Vissing" w:date="2024-08-14T08:45:00Z" w16du:dateUtc="2024-08-14T06:45:00Z">
            <w:rPr>
              <w:rFonts w:ascii="Roboto" w:hAnsi="Roboto"/>
              <w:sz w:val="20"/>
            </w:rPr>
          </w:rPrChange>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2B44B5">
        <w:rPr>
          <w:rFonts w:ascii="Roboto" w:hAnsi="Roboto"/>
          <w:i/>
          <w:iCs/>
          <w:sz w:val="20"/>
          <w:lang w:val="en-US"/>
          <w:rPrChange w:id="421" w:author="Christoffer Vissing" w:date="2024-08-14T08:45:00Z" w16du:dateUtc="2024-08-14T06:45:00Z">
            <w:rPr>
              <w:rFonts w:ascii="Roboto" w:hAnsi="Roboto"/>
              <w:i/>
              <w:iCs/>
              <w:sz w:val="20"/>
            </w:rPr>
          </w:rPrChange>
        </w:rPr>
        <w:t>Heart Br. Card. Soc.</w:t>
      </w:r>
      <w:r w:rsidRPr="002B44B5">
        <w:rPr>
          <w:rFonts w:ascii="Roboto" w:hAnsi="Roboto"/>
          <w:sz w:val="20"/>
          <w:lang w:val="en-US"/>
          <w:rPrChange w:id="422" w:author="Christoffer Vissing" w:date="2024-08-14T08:45:00Z" w16du:dateUtc="2024-08-14T06:45:00Z">
            <w:rPr>
              <w:rFonts w:ascii="Roboto" w:hAnsi="Roboto"/>
              <w:sz w:val="20"/>
            </w:rPr>
          </w:rPrChange>
        </w:rPr>
        <w:t xml:space="preserve"> 2019;105:623–631. </w:t>
      </w:r>
    </w:p>
    <w:p w14:paraId="3CAF6B44" w14:textId="77777777" w:rsidR="002B44B5" w:rsidRPr="002B44B5" w:rsidRDefault="002B44B5" w:rsidP="002B44B5">
      <w:pPr>
        <w:widowControl w:val="0"/>
        <w:autoSpaceDE w:val="0"/>
        <w:autoSpaceDN w:val="0"/>
        <w:adjustRightInd w:val="0"/>
        <w:rPr>
          <w:rFonts w:ascii="Roboto" w:hAnsi="Roboto"/>
          <w:sz w:val="20"/>
          <w:lang w:val="en-US"/>
          <w:rPrChange w:id="423" w:author="Christoffer Vissing" w:date="2024-08-14T08:45:00Z" w16du:dateUtc="2024-08-14T06:45:00Z">
            <w:rPr>
              <w:rFonts w:ascii="Roboto" w:hAnsi="Roboto"/>
              <w:sz w:val="20"/>
            </w:rPr>
          </w:rPrChange>
        </w:rPr>
      </w:pPr>
      <w:r w:rsidRPr="002B44B5">
        <w:rPr>
          <w:rFonts w:ascii="Roboto" w:hAnsi="Roboto"/>
          <w:sz w:val="20"/>
          <w:lang w:val="en-US"/>
          <w:rPrChange w:id="424" w:author="Christoffer Vissing" w:date="2024-08-14T08:45:00Z" w16du:dateUtc="2024-08-14T06:45:00Z">
            <w:rPr>
              <w:rFonts w:ascii="Roboto" w:hAnsi="Roboto"/>
              <w:sz w:val="20"/>
            </w:rPr>
          </w:rPrChange>
        </w:rPr>
        <w:t xml:space="preserve">22. </w:t>
      </w:r>
      <w:r w:rsidRPr="002B44B5">
        <w:rPr>
          <w:rFonts w:ascii="Roboto" w:hAnsi="Roboto"/>
          <w:sz w:val="20"/>
          <w:lang w:val="en-US"/>
          <w:rPrChange w:id="425" w:author="Christoffer Vissing" w:date="2024-08-14T08:45:00Z" w16du:dateUtc="2024-08-14T06:45:00Z">
            <w:rPr>
              <w:rFonts w:ascii="Roboto" w:hAnsi="Roboto"/>
              <w:sz w:val="20"/>
            </w:rPr>
          </w:rPrChange>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2B44B5">
        <w:rPr>
          <w:rFonts w:ascii="Roboto" w:hAnsi="Roboto"/>
          <w:i/>
          <w:iCs/>
          <w:sz w:val="20"/>
          <w:lang w:val="en-US"/>
          <w:rPrChange w:id="426" w:author="Christoffer Vissing" w:date="2024-08-14T08:45:00Z" w16du:dateUtc="2024-08-14T06:45:00Z">
            <w:rPr>
              <w:rFonts w:ascii="Roboto" w:hAnsi="Roboto"/>
              <w:i/>
              <w:iCs/>
              <w:sz w:val="20"/>
            </w:rPr>
          </w:rPrChange>
        </w:rPr>
        <w:t>Circulation</w:t>
      </w:r>
      <w:r w:rsidRPr="002B44B5">
        <w:rPr>
          <w:rFonts w:ascii="Roboto" w:hAnsi="Roboto"/>
          <w:sz w:val="20"/>
          <w:lang w:val="en-US"/>
          <w:rPrChange w:id="427" w:author="Christoffer Vissing" w:date="2024-08-14T08:45:00Z" w16du:dateUtc="2024-08-14T06:45:00Z">
            <w:rPr>
              <w:rFonts w:ascii="Roboto" w:hAnsi="Roboto"/>
              <w:sz w:val="20"/>
            </w:rPr>
          </w:rPrChange>
        </w:rPr>
        <w:t xml:space="preserve">. 2017;CIRCULATIONAHA.117.030437. </w:t>
      </w:r>
    </w:p>
    <w:p w14:paraId="355283DB" w14:textId="095927EB" w:rsidR="001D711A" w:rsidRPr="00907D0E" w:rsidRDefault="00DB6D77" w:rsidP="006630D4">
      <w:pPr>
        <w:suppressLineNumbers/>
        <w:spacing w:after="160"/>
        <w:rPr>
          <w:rFonts w:ascii="Roboto" w:hAnsi="Roboto"/>
          <w:lang w:val="en-US"/>
        </w:rPr>
        <w:sectPr w:rsidR="001D711A" w:rsidRPr="00907D0E" w:rsidSect="004D1434">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425F7704" w14:textId="77777777" w:rsidR="006A6C59" w:rsidRDefault="006A6C59" w:rsidP="001D711A">
      <w:pPr>
        <w:tabs>
          <w:tab w:val="left" w:pos="2650"/>
        </w:tabs>
        <w:spacing w:line="480" w:lineRule="auto"/>
        <w:rPr>
          <w:rFonts w:ascii="Roboto" w:hAnsi="Roboto"/>
          <w:b/>
          <w:bCs/>
          <w:color w:val="000000"/>
          <w:lang w:val="en-US"/>
        </w:rPr>
      </w:pPr>
    </w:p>
    <w:p w14:paraId="39993EA7" w14:textId="4DD53A53" w:rsidR="00193C32" w:rsidRPr="007C4859" w:rsidRDefault="001D711A" w:rsidP="001D711A">
      <w:pPr>
        <w:tabs>
          <w:tab w:val="left" w:pos="2650"/>
        </w:tabs>
        <w:spacing w:line="480" w:lineRule="auto"/>
        <w:rPr>
          <w:rFonts w:ascii="Roboto" w:hAnsi="Roboto"/>
          <w:color w:val="000000"/>
          <w:lang w:val="en-US"/>
        </w:rPr>
      </w:pPr>
      <w:r w:rsidRPr="007C4859">
        <w:rPr>
          <w:rFonts w:ascii="Roboto" w:hAnsi="Roboto"/>
          <w:b/>
          <w:bCs/>
          <w:color w:val="000000"/>
          <w:lang w:val="en-US"/>
        </w:rPr>
        <w:t xml:space="preserve">Table 1: </w:t>
      </w:r>
      <w:r w:rsidRPr="007C4859">
        <w:rPr>
          <w:rFonts w:ascii="Roboto" w:hAnsi="Roboto"/>
          <w:color w:val="000000"/>
          <w:lang w:val="en-US"/>
        </w:rPr>
        <w:t xml:space="preserve">Clinical characteristics of </w:t>
      </w:r>
      <w:r w:rsidR="00CF5CE8" w:rsidRPr="007C4859">
        <w:rPr>
          <w:rFonts w:ascii="Roboto" w:hAnsi="Roboto"/>
          <w:color w:val="000000"/>
          <w:lang w:val="en-US"/>
        </w:rPr>
        <w:t xml:space="preserve">the cohort at </w:t>
      </w:r>
      <w:r w:rsidR="00A62DC8">
        <w:rPr>
          <w:rFonts w:ascii="Roboto" w:hAnsi="Roboto"/>
          <w:color w:val="000000"/>
          <w:lang w:val="en-US"/>
        </w:rPr>
        <w:t>first</w:t>
      </w:r>
      <w:r w:rsidR="00A62DC8" w:rsidRPr="007C4859">
        <w:rPr>
          <w:rFonts w:ascii="Roboto" w:hAnsi="Roboto"/>
          <w:color w:val="000000"/>
          <w:lang w:val="en-US"/>
        </w:rPr>
        <w:t xml:space="preserve"> </w:t>
      </w:r>
      <w:proofErr w:type="spellStart"/>
      <w:r w:rsidR="004451B2" w:rsidRPr="007C4859">
        <w:rPr>
          <w:rFonts w:ascii="Roboto" w:hAnsi="Roboto"/>
          <w:color w:val="000000"/>
          <w:lang w:val="en-US"/>
        </w:rPr>
        <w:t>SHaRe</w:t>
      </w:r>
      <w:proofErr w:type="spellEnd"/>
      <w:r w:rsidR="004451B2" w:rsidRPr="007C4859">
        <w:rPr>
          <w:rFonts w:ascii="Roboto" w:hAnsi="Roboto"/>
          <w:color w:val="000000"/>
          <w:lang w:val="en-US"/>
        </w:rPr>
        <w:t xml:space="preserve"> visit</w:t>
      </w:r>
      <w:r w:rsidRPr="007C4859">
        <w:rPr>
          <w:rFonts w:ascii="Roboto" w:hAnsi="Roboto"/>
          <w:color w:val="000000"/>
          <w:lang w:val="en-US"/>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proofErr w:type="spellStart"/>
            <w:r w:rsidRPr="00122A66">
              <w:rPr>
                <w:rFonts w:ascii="Roboto" w:eastAsia="Helvetica" w:hAnsi="Roboto"/>
                <w:color w:val="000000"/>
                <w:sz w:val="21"/>
                <w:szCs w:val="21"/>
              </w:rPr>
              <w:t>Characteristic</w:t>
            </w:r>
            <w:proofErr w:type="spellEnd"/>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2EB1C609"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w:t>
            </w:r>
            <w:r w:rsidR="00A62DC8">
              <w:rPr>
                <w:rFonts w:ascii="Roboto" w:eastAsia="Helvetica" w:hAnsi="Roboto"/>
                <w:color w:val="000000"/>
                <w:sz w:val="21"/>
                <w:szCs w:val="21"/>
              </w:rPr>
              <w:t>999</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093A8920"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w:t>
            </w:r>
            <w:r w:rsidR="00A62DC8">
              <w:rPr>
                <w:rFonts w:ascii="Roboto" w:eastAsia="Helvetica" w:hAnsi="Roboto"/>
                <w:color w:val="000000"/>
                <w:sz w:val="21"/>
                <w:szCs w:val="21"/>
              </w:rPr>
              <w:t>943</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w:t>
            </w:r>
            <w:proofErr w:type="spellStart"/>
            <w:r w:rsidRPr="00122A66">
              <w:rPr>
                <w:rFonts w:ascii="Roboto" w:eastAsia="Helvetica" w:hAnsi="Roboto"/>
                <w:color w:val="000000"/>
                <w:sz w:val="21"/>
                <w:szCs w:val="21"/>
              </w:rPr>
              <w:t>value</w:t>
            </w:r>
            <w:proofErr w:type="spellEnd"/>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A62DC8"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proofErr w:type="spellStart"/>
            <w:r w:rsidRPr="00A62DC8">
              <w:rPr>
                <w:rFonts w:ascii="Roboto" w:eastAsia="Helvetica" w:hAnsi="Roboto"/>
                <w:b/>
                <w:bCs/>
                <w:color w:val="000000"/>
                <w:sz w:val="21"/>
                <w:szCs w:val="21"/>
              </w:rPr>
              <w:t>Demographic</w:t>
            </w:r>
            <w:proofErr w:type="spellEnd"/>
            <w:r w:rsidRPr="00A62DC8">
              <w:rPr>
                <w:rFonts w:ascii="Roboto" w:eastAsia="Helvetica" w:hAnsi="Roboto"/>
                <w:b/>
                <w:bCs/>
                <w:color w:val="000000"/>
                <w:sz w:val="21"/>
                <w:szCs w:val="21"/>
              </w:rPr>
              <w:t xml:space="preserve">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A62DC8"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A62DC8"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A62DC8"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6A6C59" w:rsidRPr="00DB6D77" w14:paraId="2A9B62CC"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E3C3B" w14:textId="25AB3E2F" w:rsidR="006A6C59" w:rsidRPr="007C4859" w:rsidRDefault="006A6C59" w:rsidP="007C4859">
            <w:pPr>
              <w:pBdr>
                <w:top w:val="none" w:sz="0" w:space="0" w:color="000000"/>
                <w:left w:val="none" w:sz="0" w:space="0" w:color="000000"/>
                <w:bottom w:val="none" w:sz="0" w:space="0" w:color="000000"/>
                <w:right w:val="none" w:sz="0" w:space="0" w:color="000000"/>
              </w:pBdr>
              <w:ind w:right="100"/>
              <w:rPr>
                <w:rFonts w:ascii="Roboto" w:hAnsi="Roboto"/>
                <w:color w:val="000000" w:themeColor="text1"/>
                <w:sz w:val="21"/>
                <w:szCs w:val="21"/>
              </w:rPr>
            </w:pPr>
            <w:r w:rsidRPr="007C4859">
              <w:rPr>
                <w:rFonts w:ascii="Roboto" w:hAnsi="Roboto" w:cs="Segoe UI"/>
                <w:color w:val="000000" w:themeColor="text1"/>
                <w:sz w:val="21"/>
                <w:szCs w:val="21"/>
              </w:rPr>
              <w:t>    </w:t>
            </w:r>
            <w:proofErr w:type="spellStart"/>
            <w:r w:rsidRPr="007C4859">
              <w:rPr>
                <w:rFonts w:ascii="Roboto" w:hAnsi="Roboto" w:cs="Segoe UI"/>
                <w:color w:val="000000" w:themeColor="text1"/>
                <w:sz w:val="21"/>
                <w:szCs w:val="21"/>
              </w:rPr>
              <w:t>Female</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9733C" w14:textId="357D5556"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1,293 (43%)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896F" w14:textId="243F89ED"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1,030 (35%)</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3297D" w14:textId="349B2017"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eastAsia="Helvetica" w:hAnsi="Roboto"/>
                <w:color w:val="000000" w:themeColor="text1"/>
                <w:sz w:val="21"/>
                <w:szCs w:val="21"/>
              </w:rPr>
              <w:t>&lt;0.001</w:t>
            </w:r>
          </w:p>
        </w:tc>
      </w:tr>
      <w:tr w:rsidR="006A6C59" w:rsidRPr="00DB6D77" w14:paraId="4F8B548A"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53C88E6B" w:rsidR="006A6C59" w:rsidRPr="00290C27"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color w:val="000000" w:themeColor="text1"/>
                <w:sz w:val="21"/>
                <w:szCs w:val="21"/>
                <w:lang w:val="en-US"/>
                <w:rPrChange w:id="428" w:author="Christoffer Vissing" w:date="2024-03-18T12:01:00Z">
                  <w:rPr>
                    <w:rFonts w:ascii="Roboto" w:hAnsi="Roboto"/>
                    <w:color w:val="000000" w:themeColor="text1"/>
                    <w:sz w:val="21"/>
                    <w:szCs w:val="21"/>
                  </w:rPr>
                </w:rPrChange>
              </w:rPr>
            </w:pPr>
            <w:r w:rsidRPr="00290C27">
              <w:rPr>
                <w:rFonts w:ascii="Roboto" w:eastAsia="Helvetica" w:hAnsi="Roboto"/>
                <w:color w:val="000000" w:themeColor="text1"/>
                <w:sz w:val="21"/>
                <w:szCs w:val="21"/>
                <w:lang w:val="en-US"/>
                <w:rPrChange w:id="429" w:author="Christoffer Vissing" w:date="2024-03-18T12:01:00Z">
                  <w:rPr>
                    <w:rFonts w:ascii="Roboto" w:eastAsia="Helvetica" w:hAnsi="Roboto"/>
                    <w:color w:val="000000" w:themeColor="text1"/>
                    <w:sz w:val="21"/>
                    <w:szCs w:val="21"/>
                  </w:rPr>
                </w:rPrChange>
              </w:rPr>
              <w:t xml:space="preserve">  Age at HCM diagnosis</w:t>
            </w:r>
            <w:ins w:id="430" w:author="Christoffer Vissing" w:date="2024-03-18T12:01:00Z">
              <w:r w:rsidR="00290C27" w:rsidRPr="00290C27">
                <w:rPr>
                  <w:rFonts w:ascii="Roboto" w:eastAsia="Helvetica" w:hAnsi="Roboto"/>
                  <w:color w:val="000000" w:themeColor="text1"/>
                  <w:sz w:val="21"/>
                  <w:szCs w:val="21"/>
                  <w:lang w:val="en-US"/>
                  <w:rPrChange w:id="431" w:author="Christoffer Vissing" w:date="2024-03-18T12:01:00Z">
                    <w:rPr>
                      <w:rFonts w:ascii="Roboto" w:eastAsia="Helvetica" w:hAnsi="Roboto"/>
                      <w:color w:val="000000" w:themeColor="text1"/>
                      <w:sz w:val="21"/>
                      <w:szCs w:val="21"/>
                    </w:rPr>
                  </w:rPrChange>
                </w:rPr>
                <w:t xml:space="preserve"> (yea</w:t>
              </w:r>
              <w:r w:rsidR="00290C27">
                <w:rPr>
                  <w:rFonts w:ascii="Roboto" w:eastAsia="Helvetica" w:hAnsi="Roboto"/>
                  <w:color w:val="000000" w:themeColor="text1"/>
                  <w:sz w:val="21"/>
                  <w:szCs w:val="21"/>
                  <w:lang w:val="en-US"/>
                </w:rPr>
                <w:t>rs)</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15159" w14:textId="6A3F07B7"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 xml:space="preserve">37.8 </w:t>
            </w:r>
            <w:del w:id="432" w:author="Christoffer Vissing" w:date="2024-03-18T13:07:00Z">
              <w:r w:rsidRPr="007C4859" w:rsidDel="00164A03">
                <w:rPr>
                  <w:rFonts w:ascii="Roboto" w:hAnsi="Roboto" w:cs="Segoe UI"/>
                  <w:color w:val="000000" w:themeColor="text1"/>
                  <w:sz w:val="21"/>
                  <w:szCs w:val="21"/>
                </w:rPr>
                <w:delText>(</w:delText>
              </w:r>
            </w:del>
            <w:ins w:id="433" w:author="Christoffer Vissing" w:date="2024-03-18T13:07:00Z">
              <w:r w:rsidR="00164A03">
                <w:rPr>
                  <w:rFonts w:ascii="Roboto" w:hAnsi="Roboto" w:cs="Segoe UI"/>
                  <w:color w:val="000000" w:themeColor="text1"/>
                  <w:sz w:val="21"/>
                  <w:szCs w:val="21"/>
                </w:rPr>
                <w:t>[</w:t>
              </w:r>
            </w:ins>
            <w:r w:rsidRPr="007C4859">
              <w:rPr>
                <w:rFonts w:ascii="Roboto" w:hAnsi="Roboto" w:cs="Segoe UI"/>
                <w:color w:val="000000" w:themeColor="text1"/>
                <w:sz w:val="21"/>
                <w:szCs w:val="21"/>
              </w:rPr>
              <w:t>22.6</w:t>
            </w:r>
            <w:del w:id="434" w:author="Christoffer Vissing" w:date="2024-03-18T13:05:00Z">
              <w:r w:rsidRPr="007C4859" w:rsidDel="00164A03">
                <w:rPr>
                  <w:rFonts w:ascii="Roboto" w:hAnsi="Roboto" w:cs="Segoe UI"/>
                  <w:color w:val="000000" w:themeColor="text1"/>
                  <w:sz w:val="21"/>
                  <w:szCs w:val="21"/>
                </w:rPr>
                <w:delText xml:space="preserve"> to </w:delText>
              </w:r>
            </w:del>
            <w:ins w:id="435" w:author="Christoffer Vissing" w:date="2024-03-18T13:05:00Z">
              <w:r w:rsidR="00164A03">
                <w:rPr>
                  <w:rFonts w:ascii="Roboto" w:hAnsi="Roboto" w:cs="Segoe UI"/>
                  <w:color w:val="000000" w:themeColor="text1"/>
                  <w:sz w:val="21"/>
                  <w:szCs w:val="21"/>
                </w:rPr>
                <w:t xml:space="preserve">, </w:t>
              </w:r>
            </w:ins>
            <w:r w:rsidRPr="007C4859">
              <w:rPr>
                <w:rFonts w:ascii="Roboto" w:hAnsi="Roboto" w:cs="Segoe UI"/>
                <w:color w:val="000000" w:themeColor="text1"/>
                <w:sz w:val="21"/>
                <w:szCs w:val="21"/>
              </w:rPr>
              <w:t>50.8</w:t>
            </w:r>
            <w:ins w:id="436" w:author="Christoffer Vissing" w:date="2024-03-18T13:07:00Z">
              <w:r w:rsidR="00164A03">
                <w:rPr>
                  <w:rFonts w:ascii="Roboto" w:hAnsi="Roboto" w:cs="Segoe UI"/>
                  <w:color w:val="333333"/>
                  <w:sz w:val="21"/>
                  <w:szCs w:val="21"/>
                </w:rPr>
                <w:t>]</w:t>
              </w:r>
            </w:ins>
            <w:del w:id="437" w:author="Christoffer Vissing" w:date="2024-03-18T13:07:00Z">
              <w:r w:rsidRPr="007C4859" w:rsidDel="00164A03">
                <w:rPr>
                  <w:rFonts w:ascii="Roboto" w:hAnsi="Roboto" w:cs="Segoe UI"/>
                  <w:color w:val="000000" w:themeColor="text1"/>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8F62" w14:textId="2FA5D4DC"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 xml:space="preserve">53.7 </w:t>
            </w:r>
            <w:del w:id="438" w:author="Christoffer Vissing" w:date="2024-03-18T13:07:00Z">
              <w:r w:rsidRPr="007C4859" w:rsidDel="00164A03">
                <w:rPr>
                  <w:rFonts w:ascii="Roboto" w:hAnsi="Roboto" w:cs="Segoe UI"/>
                  <w:color w:val="000000" w:themeColor="text1"/>
                  <w:sz w:val="21"/>
                  <w:szCs w:val="21"/>
                </w:rPr>
                <w:delText>(</w:delText>
              </w:r>
            </w:del>
            <w:ins w:id="439" w:author="Christoffer Vissing" w:date="2024-03-18T13:07:00Z">
              <w:r w:rsidR="00164A03">
                <w:rPr>
                  <w:rFonts w:ascii="Roboto" w:hAnsi="Roboto" w:cs="Segoe UI"/>
                  <w:color w:val="000000" w:themeColor="text1"/>
                  <w:sz w:val="21"/>
                  <w:szCs w:val="21"/>
                </w:rPr>
                <w:t>[</w:t>
              </w:r>
            </w:ins>
            <w:r w:rsidRPr="007C4859">
              <w:rPr>
                <w:rFonts w:ascii="Roboto" w:hAnsi="Roboto" w:cs="Segoe UI"/>
                <w:color w:val="000000" w:themeColor="text1"/>
                <w:sz w:val="21"/>
                <w:szCs w:val="21"/>
              </w:rPr>
              <w:t>42.0</w:t>
            </w:r>
            <w:del w:id="440" w:author="Christoffer Vissing" w:date="2024-03-18T13:05:00Z">
              <w:r w:rsidRPr="007C4859" w:rsidDel="00164A03">
                <w:rPr>
                  <w:rFonts w:ascii="Roboto" w:hAnsi="Roboto" w:cs="Segoe UI"/>
                  <w:color w:val="000000" w:themeColor="text1"/>
                  <w:sz w:val="21"/>
                  <w:szCs w:val="21"/>
                </w:rPr>
                <w:delText xml:space="preserve"> to </w:delText>
              </w:r>
            </w:del>
            <w:ins w:id="441" w:author="Christoffer Vissing" w:date="2024-03-18T13:05:00Z">
              <w:r w:rsidR="00164A03">
                <w:rPr>
                  <w:rFonts w:ascii="Roboto" w:hAnsi="Roboto" w:cs="Segoe UI"/>
                  <w:color w:val="000000" w:themeColor="text1"/>
                  <w:sz w:val="21"/>
                  <w:szCs w:val="21"/>
                </w:rPr>
                <w:t xml:space="preserve">, </w:t>
              </w:r>
            </w:ins>
            <w:r w:rsidRPr="007C4859">
              <w:rPr>
                <w:rFonts w:ascii="Roboto" w:hAnsi="Roboto" w:cs="Segoe UI"/>
                <w:color w:val="000000" w:themeColor="text1"/>
                <w:sz w:val="21"/>
                <w:szCs w:val="21"/>
              </w:rPr>
              <w:t>63.2</w:t>
            </w:r>
            <w:ins w:id="442" w:author="Christoffer Vissing" w:date="2024-03-18T13:07:00Z">
              <w:r w:rsidR="00164A03">
                <w:rPr>
                  <w:rFonts w:ascii="Roboto" w:hAnsi="Roboto" w:cs="Segoe UI"/>
                  <w:color w:val="333333"/>
                  <w:sz w:val="21"/>
                  <w:szCs w:val="21"/>
                </w:rPr>
                <w:t>]</w:t>
              </w:r>
            </w:ins>
            <w:del w:id="443" w:author="Christoffer Vissing" w:date="2024-03-18T13:07:00Z">
              <w:r w:rsidRPr="007C4859" w:rsidDel="00164A03">
                <w:rPr>
                  <w:rFonts w:ascii="Roboto" w:hAnsi="Roboto" w:cs="Segoe UI"/>
                  <w:color w:val="000000" w:themeColor="text1"/>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8A74" w14:textId="582A6C9D"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&lt;0.001</w:t>
            </w:r>
          </w:p>
        </w:tc>
      </w:tr>
      <w:tr w:rsidR="006A6C59" w:rsidRPr="00DB6D77" w14:paraId="53B11BE8"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7CF7EBCF" w:rsidR="006A6C59" w:rsidRPr="007C4859"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sz w:val="21"/>
                <w:szCs w:val="21"/>
                <w:lang w:val="en-US"/>
              </w:rPr>
            </w:pPr>
            <w:r w:rsidRPr="007C4859">
              <w:rPr>
                <w:rFonts w:ascii="Roboto" w:eastAsia="Helvetica" w:hAnsi="Roboto"/>
                <w:color w:val="000000"/>
                <w:sz w:val="21"/>
                <w:szCs w:val="21"/>
                <w:lang w:val="en-US"/>
              </w:rPr>
              <w:t xml:space="preserve">  Age at </w:t>
            </w:r>
            <w:r w:rsidR="00A62DC8">
              <w:rPr>
                <w:rFonts w:ascii="Roboto" w:eastAsia="Helvetica" w:hAnsi="Roboto"/>
                <w:color w:val="000000"/>
                <w:sz w:val="21"/>
                <w:szCs w:val="21"/>
                <w:lang w:val="en-US"/>
              </w:rPr>
              <w:t>first</w:t>
            </w:r>
            <w:r w:rsidR="00A62DC8" w:rsidRPr="007C4859">
              <w:rPr>
                <w:rFonts w:ascii="Roboto" w:eastAsia="Helvetica" w:hAnsi="Roboto"/>
                <w:color w:val="000000"/>
                <w:sz w:val="21"/>
                <w:szCs w:val="21"/>
                <w:lang w:val="en-US"/>
              </w:rPr>
              <w:t xml:space="preserve"> </w:t>
            </w:r>
            <w:r w:rsidRPr="007C4859">
              <w:rPr>
                <w:rFonts w:ascii="Roboto" w:eastAsia="Helvetica" w:hAnsi="Roboto"/>
                <w:color w:val="000000"/>
                <w:sz w:val="21"/>
                <w:szCs w:val="21"/>
                <w:lang w:val="en-US"/>
              </w:rPr>
              <w:t xml:space="preserve">visit to a </w:t>
            </w:r>
            <w:proofErr w:type="spellStart"/>
            <w:r w:rsidRPr="007C4859">
              <w:rPr>
                <w:rFonts w:ascii="Roboto" w:eastAsia="Helvetica" w:hAnsi="Roboto"/>
                <w:color w:val="000000"/>
                <w:sz w:val="21"/>
                <w:szCs w:val="21"/>
                <w:lang w:val="en-US"/>
              </w:rPr>
              <w:t>SHaRe</w:t>
            </w:r>
            <w:proofErr w:type="spellEnd"/>
            <w:r w:rsidRPr="007C4859">
              <w:rPr>
                <w:rFonts w:ascii="Roboto" w:eastAsia="Helvetica" w:hAnsi="Roboto"/>
                <w:color w:val="000000"/>
                <w:sz w:val="21"/>
                <w:szCs w:val="21"/>
                <w:lang w:val="en-US"/>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087B9" w14:textId="58136BE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44 </w:t>
            </w:r>
            <w:del w:id="444" w:author="Christoffer Vissing" w:date="2024-03-18T13:07:00Z">
              <w:r w:rsidRPr="007C4859" w:rsidDel="00164A03">
                <w:rPr>
                  <w:rFonts w:ascii="Roboto" w:hAnsi="Roboto" w:cs="Segoe UI"/>
                  <w:color w:val="333333"/>
                  <w:sz w:val="21"/>
                  <w:szCs w:val="21"/>
                </w:rPr>
                <w:delText>(</w:delText>
              </w:r>
            </w:del>
            <w:ins w:id="445" w:author="Christoffer Vissing" w:date="2024-03-18T13:07:00Z">
              <w:r w:rsidR="00164A03">
                <w:rPr>
                  <w:rFonts w:ascii="Roboto" w:hAnsi="Roboto" w:cs="Segoe UI"/>
                  <w:color w:val="333333"/>
                  <w:sz w:val="21"/>
                  <w:szCs w:val="21"/>
                </w:rPr>
                <w:t>[</w:t>
              </w:r>
            </w:ins>
            <w:r w:rsidRPr="007C4859">
              <w:rPr>
                <w:rFonts w:ascii="Roboto" w:hAnsi="Roboto" w:cs="Segoe UI"/>
                <w:color w:val="333333"/>
                <w:sz w:val="21"/>
                <w:szCs w:val="21"/>
              </w:rPr>
              <w:t>29, 55</w:t>
            </w:r>
            <w:ins w:id="446" w:author="Christoffer Vissing" w:date="2024-03-18T13:07:00Z">
              <w:r w:rsidR="00164A03">
                <w:rPr>
                  <w:rFonts w:ascii="Roboto" w:hAnsi="Roboto" w:cs="Segoe UI"/>
                  <w:color w:val="333333"/>
                  <w:sz w:val="21"/>
                  <w:szCs w:val="21"/>
                </w:rPr>
                <w:t>]</w:t>
              </w:r>
            </w:ins>
            <w:del w:id="447" w:author="Christoffer Vissing" w:date="2024-03-18T13:07: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3AFF4" w14:textId="578F40A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57 </w:t>
            </w:r>
            <w:del w:id="448" w:author="Christoffer Vissing" w:date="2024-03-18T13:07:00Z">
              <w:r w:rsidRPr="007C4859" w:rsidDel="00164A03">
                <w:rPr>
                  <w:rFonts w:ascii="Roboto" w:hAnsi="Roboto" w:cs="Segoe UI"/>
                  <w:color w:val="333333"/>
                  <w:sz w:val="21"/>
                  <w:szCs w:val="21"/>
                </w:rPr>
                <w:delText>(</w:delText>
              </w:r>
            </w:del>
            <w:ins w:id="449" w:author="Christoffer Vissing" w:date="2024-03-18T13:07:00Z">
              <w:r w:rsidR="00164A03">
                <w:rPr>
                  <w:rFonts w:ascii="Roboto" w:hAnsi="Roboto" w:cs="Segoe UI"/>
                  <w:color w:val="333333"/>
                  <w:sz w:val="21"/>
                  <w:szCs w:val="21"/>
                </w:rPr>
                <w:t>[</w:t>
              </w:r>
            </w:ins>
            <w:r w:rsidRPr="007C4859">
              <w:rPr>
                <w:rFonts w:ascii="Roboto" w:hAnsi="Roboto" w:cs="Segoe UI"/>
                <w:color w:val="333333"/>
                <w:sz w:val="21"/>
                <w:szCs w:val="21"/>
              </w:rPr>
              <w:t>46, 66</w:t>
            </w:r>
            <w:ins w:id="450" w:author="Christoffer Vissing" w:date="2024-03-18T13:07:00Z">
              <w:r w:rsidR="00164A03">
                <w:rPr>
                  <w:rFonts w:ascii="Roboto" w:hAnsi="Roboto" w:cs="Segoe UI"/>
                  <w:color w:val="333333"/>
                  <w:sz w:val="21"/>
                  <w:szCs w:val="21"/>
                </w:rPr>
                <w:t>]</w:t>
              </w:r>
            </w:ins>
            <w:del w:id="451"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20546" w14:textId="3A95D38F"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2BEDC953"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0A62B45F"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A62DC8">
              <w:rPr>
                <w:rFonts w:ascii="Roboto" w:eastAsia="Helvetica" w:hAnsi="Roboto"/>
                <w:color w:val="000000"/>
                <w:sz w:val="21"/>
                <w:szCs w:val="21"/>
              </w:rPr>
              <w:t xml:space="preserve">  Family proband</w:t>
            </w:r>
            <w:ins w:id="452" w:author="Christoffer Vissing" w:date="2024-03-18T12:01:00Z">
              <w:r w:rsidR="00290C27">
                <w:rPr>
                  <w:rFonts w:ascii="Roboto" w:eastAsia="Helvetica" w:hAnsi="Roboto"/>
                  <w:color w:val="000000"/>
                  <w:sz w:val="21"/>
                  <w:szCs w:val="21"/>
                </w:rPr>
                <w:t>, n (%)</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DC18" w14:textId="1739510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2,429 (81%)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83B7E" w14:textId="0CE5F55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2,834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F2226" w14:textId="6D022A9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A62DC8"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A62DC8">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A62DC8"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A62DC8"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A62DC8"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1D58AE3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9CAF9" w14:textId="0728420A"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7C4859">
              <w:rPr>
                <w:rFonts w:ascii="Roboto" w:hAnsi="Roboto" w:cs="Segoe UI"/>
                <w:color w:val="333333"/>
                <w:sz w:val="21"/>
                <w:szCs w:val="21"/>
              </w:rPr>
              <w:t>    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9A02" w14:textId="2E7A3E0B"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2,565 (86%)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D199E" w14:textId="22AAFF9E"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2,394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1C835CA6" w14:textId="77777777" w:rsidTr="00D44DF8">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C09D3" w14:textId="08E92081" w:rsidR="006A6C59" w:rsidRPr="007C4859"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cs="Segoe UI"/>
                <w:color w:val="333333"/>
                <w:sz w:val="21"/>
                <w:szCs w:val="21"/>
              </w:rPr>
            </w:pPr>
            <w:r w:rsidRPr="007C4859">
              <w:rPr>
                <w:rFonts w:ascii="Roboto" w:hAnsi="Roboto" w:cs="Segoe UI"/>
                <w:color w:val="333333"/>
                <w:sz w:val="21"/>
                <w:szCs w:val="21"/>
              </w:rPr>
              <w:t>    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1C284" w14:textId="7290BBE4"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84 (2.8%)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FF3C8" w14:textId="35852186"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145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B8117A"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6E210802" w14:textId="77777777" w:rsidTr="00D44DF8">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05C10" w14:textId="619ABB68" w:rsidR="006A6C59" w:rsidRPr="007C4859"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cs="Segoe UI"/>
                <w:color w:val="333333"/>
                <w:sz w:val="21"/>
                <w:szCs w:val="21"/>
              </w:rPr>
            </w:pPr>
            <w:r w:rsidRPr="007C4859">
              <w:rPr>
                <w:rFonts w:ascii="Roboto" w:hAnsi="Roboto" w:cs="Segoe UI"/>
                <w:color w:val="333333"/>
                <w:sz w:val="21"/>
                <w:szCs w:val="21"/>
              </w:rPr>
              <w:t>    </w:t>
            </w:r>
            <w:proofErr w:type="spellStart"/>
            <w:r w:rsidRPr="007C4859">
              <w:rPr>
                <w:rFonts w:ascii="Roboto" w:hAnsi="Roboto" w:cs="Segoe UI"/>
                <w:color w:val="333333"/>
                <w:sz w:val="21"/>
                <w:szCs w:val="21"/>
              </w:rPr>
              <w:t>Asian</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8BD7C" w14:textId="08147075"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113 (3.8%)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18A2" w14:textId="132AECA8"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131 (4.5%)</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FEFD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13266C" w:rsidRPr="00DB6D77" w14:paraId="75EB3575" w14:textId="77777777" w:rsidTr="00D44DF8">
        <w:trPr>
          <w:jc w:val="center"/>
          <w:ins w:id="453" w:author="Christoffer Vissing" w:date="2024-09-04T14:02:00Z" w16du:dateUtc="2024-09-04T12:02: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E5AC1" w14:textId="4234DCD5" w:rsidR="0013266C" w:rsidRPr="0013266C" w:rsidRDefault="0013266C" w:rsidP="0013266C">
            <w:pPr>
              <w:pBdr>
                <w:top w:val="none" w:sz="0" w:space="0" w:color="000000"/>
                <w:left w:val="none" w:sz="0" w:space="0" w:color="000000"/>
                <w:bottom w:val="none" w:sz="0" w:space="0" w:color="000000"/>
                <w:right w:val="none" w:sz="0" w:space="0" w:color="000000"/>
              </w:pBdr>
              <w:ind w:right="100"/>
              <w:rPr>
                <w:ins w:id="454" w:author="Christoffer Vissing" w:date="2024-09-04T14:02:00Z" w16du:dateUtc="2024-09-04T12:02:00Z"/>
                <w:rFonts w:ascii="Roboto" w:hAnsi="Roboto" w:cs="Segoe UI"/>
                <w:color w:val="333333"/>
                <w:sz w:val="21"/>
                <w:szCs w:val="21"/>
                <w:lang w:val="en-US"/>
                <w:rPrChange w:id="455" w:author="Christoffer Vissing" w:date="2024-09-04T14:04:00Z" w16du:dateUtc="2024-09-04T12:04:00Z">
                  <w:rPr>
                    <w:ins w:id="456" w:author="Christoffer Vissing" w:date="2024-09-04T14:02:00Z" w16du:dateUtc="2024-09-04T12:02:00Z"/>
                    <w:rFonts w:ascii="Roboto" w:hAnsi="Roboto" w:cs="Segoe UI"/>
                    <w:color w:val="333333"/>
                    <w:sz w:val="21"/>
                    <w:szCs w:val="21"/>
                  </w:rPr>
                </w:rPrChange>
              </w:rPr>
              <w:pPrChange w:id="457" w:author="Christoffer Vissing" w:date="2024-09-04T14:04:00Z" w16du:dateUtc="2024-09-04T12:04:00Z">
                <w:pPr>
                  <w:pBdr>
                    <w:top w:val="none" w:sz="0" w:space="0" w:color="000000"/>
                    <w:left w:val="none" w:sz="0" w:space="0" w:color="000000"/>
                    <w:bottom w:val="none" w:sz="0" w:space="0" w:color="000000"/>
                    <w:right w:val="none" w:sz="0" w:space="0" w:color="000000"/>
                  </w:pBdr>
                  <w:ind w:left="300" w:right="100"/>
                </w:pPr>
              </w:pPrChange>
            </w:pPr>
            <w:ins w:id="458" w:author="Christoffer Vissing" w:date="2024-09-04T14:04:00Z" w16du:dateUtc="2024-09-04T12:04:00Z">
              <w:r w:rsidRPr="0013266C">
                <w:rPr>
                  <w:rFonts w:ascii="Roboto" w:hAnsi="Roboto" w:cs="Segoe UI"/>
                  <w:color w:val="333333"/>
                  <w:sz w:val="21"/>
                  <w:szCs w:val="21"/>
                  <w:lang w:val="en-US"/>
                  <w:rPrChange w:id="459" w:author="Christoffer Vissing" w:date="2024-09-04T14:04:00Z" w16du:dateUtc="2024-09-04T12:04:00Z">
                    <w:rPr>
                      <w:rFonts w:ascii="Roboto" w:hAnsi="Roboto" w:cs="Segoe UI"/>
                      <w:color w:val="333333"/>
                      <w:sz w:val="21"/>
                      <w:szCs w:val="21"/>
                    </w:rPr>
                  </w:rPrChange>
                </w:rPr>
                <w:t xml:space="preserve">         </w:t>
              </w:r>
              <w:r w:rsidRPr="0013266C">
                <w:rPr>
                  <w:rFonts w:ascii="Roboto" w:hAnsi="Roboto" w:cs="Segoe UI"/>
                  <w:color w:val="333333"/>
                  <w:sz w:val="21"/>
                  <w:szCs w:val="21"/>
                  <w:lang w:val="en-US"/>
                  <w:rPrChange w:id="460" w:author="Christoffer Vissing" w:date="2024-09-04T14:04:00Z" w16du:dateUtc="2024-09-04T12:04:00Z">
                    <w:rPr>
                      <w:rFonts w:ascii="Roboto" w:hAnsi="Roboto" w:cs="Segoe UI"/>
                      <w:color w:val="333333"/>
                      <w:sz w:val="21"/>
                      <w:szCs w:val="21"/>
                    </w:rPr>
                  </w:rPrChange>
                </w:rPr>
                <w:t xml:space="preserve">Native Hawaiian or Other Pacific </w:t>
              </w:r>
              <w:r w:rsidRPr="0013266C">
                <w:rPr>
                  <w:rFonts w:ascii="Roboto" w:hAnsi="Roboto" w:cs="Segoe UI"/>
                  <w:color w:val="333333"/>
                  <w:sz w:val="21"/>
                  <w:szCs w:val="21"/>
                  <w:lang w:val="en-US"/>
                  <w:rPrChange w:id="461" w:author="Christoffer Vissing" w:date="2024-09-04T14:04:00Z" w16du:dateUtc="2024-09-04T12:04:00Z">
                    <w:rPr>
                      <w:rFonts w:ascii="Roboto" w:hAnsi="Roboto" w:cs="Segoe UI"/>
                      <w:color w:val="333333"/>
                      <w:sz w:val="21"/>
                      <w:szCs w:val="21"/>
                    </w:rPr>
                  </w:rPrChange>
                </w:rPr>
                <w:t xml:space="preserve">       </w:t>
              </w:r>
              <w:r w:rsidRPr="0013266C">
                <w:rPr>
                  <w:rFonts w:ascii="Roboto" w:hAnsi="Roboto" w:cs="Segoe UI"/>
                  <w:color w:val="333333"/>
                  <w:sz w:val="21"/>
                  <w:szCs w:val="21"/>
                  <w:lang w:val="en-US"/>
                  <w:rPrChange w:id="462" w:author="Christoffer Vissing" w:date="2024-09-04T14:04:00Z" w16du:dateUtc="2024-09-04T12:04:00Z">
                    <w:rPr>
                      <w:rFonts w:ascii="Roboto" w:hAnsi="Roboto" w:cs="Segoe UI"/>
                      <w:color w:val="333333"/>
                      <w:sz w:val="21"/>
                      <w:szCs w:val="21"/>
                    </w:rPr>
                  </w:rPrChange>
                </w:rPr>
                <w:t>Islander</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C7422" w14:textId="602CE757" w:rsidR="0013266C" w:rsidRPr="007C4859" w:rsidRDefault="0013266C" w:rsidP="006A6C59">
            <w:pPr>
              <w:pBdr>
                <w:top w:val="none" w:sz="0" w:space="0" w:color="000000"/>
                <w:left w:val="none" w:sz="0" w:space="0" w:color="000000"/>
                <w:bottom w:val="none" w:sz="0" w:space="0" w:color="000000"/>
                <w:right w:val="none" w:sz="0" w:space="0" w:color="000000"/>
              </w:pBdr>
              <w:ind w:left="100" w:right="100"/>
              <w:jc w:val="center"/>
              <w:rPr>
                <w:ins w:id="463" w:author="Christoffer Vissing" w:date="2024-09-04T14:02:00Z" w16du:dateUtc="2024-09-04T12:02:00Z"/>
                <w:rFonts w:ascii="Roboto" w:hAnsi="Roboto" w:cs="Segoe UI"/>
                <w:color w:val="333333"/>
                <w:sz w:val="21"/>
                <w:szCs w:val="21"/>
              </w:rPr>
            </w:pPr>
            <w:ins w:id="464" w:author="Christoffer Vissing" w:date="2024-09-04T14:03:00Z" w16du:dateUtc="2024-09-04T12:03:00Z">
              <w:r>
                <w:rPr>
                  <w:rFonts w:ascii="Roboto" w:hAnsi="Roboto" w:cs="Segoe UI"/>
                  <w:color w:val="333333"/>
                  <w:sz w:val="21"/>
                  <w:szCs w:val="21"/>
                </w:rPr>
                <w:t>14 (0.5%)</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01AEA" w14:textId="568634FE" w:rsidR="0013266C" w:rsidRPr="007C4859" w:rsidRDefault="0013266C" w:rsidP="006A6C59">
            <w:pPr>
              <w:pBdr>
                <w:top w:val="none" w:sz="0" w:space="0" w:color="000000"/>
                <w:left w:val="none" w:sz="0" w:space="0" w:color="000000"/>
                <w:bottom w:val="none" w:sz="0" w:space="0" w:color="000000"/>
                <w:right w:val="none" w:sz="0" w:space="0" w:color="000000"/>
              </w:pBdr>
              <w:ind w:left="100" w:right="100"/>
              <w:jc w:val="center"/>
              <w:rPr>
                <w:ins w:id="465" w:author="Christoffer Vissing" w:date="2024-09-04T14:02:00Z" w16du:dateUtc="2024-09-04T12:02:00Z"/>
                <w:rFonts w:ascii="Roboto" w:hAnsi="Roboto" w:cs="Segoe UI"/>
                <w:color w:val="333333"/>
                <w:sz w:val="21"/>
                <w:szCs w:val="21"/>
              </w:rPr>
            </w:pPr>
            <w:ins w:id="466" w:author="Christoffer Vissing" w:date="2024-09-04T14:03:00Z" w16du:dateUtc="2024-09-04T12:03:00Z">
              <w:r>
                <w:rPr>
                  <w:rFonts w:ascii="Roboto" w:hAnsi="Roboto" w:cs="Segoe UI"/>
                  <w:color w:val="333333"/>
                  <w:sz w:val="21"/>
                  <w:szCs w:val="21"/>
                </w:rPr>
                <w:t>10</w:t>
              </w:r>
            </w:ins>
            <w:ins w:id="467" w:author="Christoffer Vissing" w:date="2024-09-04T14:04:00Z" w16du:dateUtc="2024-09-04T12:04:00Z">
              <w:r>
                <w:rPr>
                  <w:rFonts w:ascii="Roboto" w:hAnsi="Roboto" w:cs="Segoe UI"/>
                  <w:color w:val="333333"/>
                  <w:sz w:val="21"/>
                  <w:szCs w:val="21"/>
                </w:rPr>
                <w:t xml:space="preserve"> (0.3%)</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D53F54" w14:textId="77777777" w:rsidR="0013266C" w:rsidRPr="00A62DC8" w:rsidRDefault="0013266C" w:rsidP="006A6C59">
            <w:pPr>
              <w:pBdr>
                <w:top w:val="none" w:sz="0" w:space="0" w:color="000000"/>
                <w:left w:val="none" w:sz="0" w:space="0" w:color="000000"/>
                <w:bottom w:val="none" w:sz="0" w:space="0" w:color="000000"/>
                <w:right w:val="none" w:sz="0" w:space="0" w:color="000000"/>
              </w:pBdr>
              <w:ind w:left="100" w:right="100"/>
              <w:jc w:val="center"/>
              <w:rPr>
                <w:ins w:id="468" w:author="Christoffer Vissing" w:date="2024-09-04T14:02:00Z" w16du:dateUtc="2024-09-04T12:02:00Z"/>
                <w:rFonts w:ascii="Roboto" w:hAnsi="Roboto"/>
                <w:sz w:val="21"/>
                <w:szCs w:val="21"/>
              </w:rPr>
            </w:pPr>
          </w:p>
        </w:tc>
      </w:tr>
      <w:tr w:rsidR="0013266C" w:rsidRPr="00DB6D77" w14:paraId="2AE4A1AD" w14:textId="77777777" w:rsidTr="00D44DF8">
        <w:trPr>
          <w:jc w:val="center"/>
          <w:ins w:id="469" w:author="Christoffer Vissing" w:date="2024-09-04T14:02:00Z" w16du:dateUtc="2024-09-04T12:02: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84EC7" w14:textId="3CDFCFC2" w:rsidR="0013266C" w:rsidRPr="007C4859" w:rsidRDefault="0013266C" w:rsidP="006A6C59">
            <w:pPr>
              <w:pBdr>
                <w:top w:val="none" w:sz="0" w:space="0" w:color="000000"/>
                <w:left w:val="none" w:sz="0" w:space="0" w:color="000000"/>
                <w:bottom w:val="none" w:sz="0" w:space="0" w:color="000000"/>
                <w:right w:val="none" w:sz="0" w:space="0" w:color="000000"/>
              </w:pBdr>
              <w:ind w:left="300" w:right="100"/>
              <w:rPr>
                <w:ins w:id="470" w:author="Christoffer Vissing" w:date="2024-09-04T14:02:00Z" w16du:dateUtc="2024-09-04T12:02:00Z"/>
                <w:rFonts w:ascii="Roboto" w:hAnsi="Roboto" w:cs="Segoe UI"/>
                <w:color w:val="333333"/>
                <w:sz w:val="21"/>
                <w:szCs w:val="21"/>
              </w:rPr>
            </w:pPr>
            <w:ins w:id="471" w:author="Christoffer Vissing" w:date="2024-09-04T14:05:00Z" w16du:dateUtc="2024-09-04T12:05:00Z">
              <w:r>
                <w:rPr>
                  <w:rFonts w:ascii="Roboto" w:hAnsi="Roboto" w:cs="Segoe UI"/>
                  <w:color w:val="333333"/>
                  <w:sz w:val="21"/>
                  <w:szCs w:val="21"/>
                </w:rPr>
                <w:t xml:space="preserve">   More </w:t>
              </w:r>
              <w:proofErr w:type="spellStart"/>
              <w:r>
                <w:rPr>
                  <w:rFonts w:ascii="Roboto" w:hAnsi="Roboto" w:cs="Segoe UI"/>
                  <w:color w:val="333333"/>
                  <w:sz w:val="21"/>
                  <w:szCs w:val="21"/>
                </w:rPr>
                <w:t>than</w:t>
              </w:r>
              <w:proofErr w:type="spellEnd"/>
              <w:r>
                <w:rPr>
                  <w:rFonts w:ascii="Roboto" w:hAnsi="Roboto" w:cs="Segoe UI"/>
                  <w:color w:val="333333"/>
                  <w:sz w:val="21"/>
                  <w:szCs w:val="21"/>
                </w:rPr>
                <w:t xml:space="preserve"> One</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31817" w14:textId="21A68B15" w:rsidR="0013266C" w:rsidRPr="007C4859" w:rsidRDefault="0013266C" w:rsidP="006A6C59">
            <w:pPr>
              <w:pBdr>
                <w:top w:val="none" w:sz="0" w:space="0" w:color="000000"/>
                <w:left w:val="none" w:sz="0" w:space="0" w:color="000000"/>
                <w:bottom w:val="none" w:sz="0" w:space="0" w:color="000000"/>
                <w:right w:val="none" w:sz="0" w:space="0" w:color="000000"/>
              </w:pBdr>
              <w:ind w:left="100" w:right="100"/>
              <w:jc w:val="center"/>
              <w:rPr>
                <w:ins w:id="472" w:author="Christoffer Vissing" w:date="2024-09-04T14:02:00Z" w16du:dateUtc="2024-09-04T12:02:00Z"/>
                <w:rFonts w:ascii="Roboto" w:hAnsi="Roboto" w:cs="Segoe UI"/>
                <w:color w:val="333333"/>
                <w:sz w:val="21"/>
                <w:szCs w:val="21"/>
              </w:rPr>
            </w:pPr>
            <w:ins w:id="473" w:author="Christoffer Vissing" w:date="2024-09-04T14:03:00Z" w16du:dateUtc="2024-09-04T12:03:00Z">
              <w:r>
                <w:rPr>
                  <w:rFonts w:ascii="Roboto" w:hAnsi="Roboto" w:cs="Segoe UI"/>
                  <w:color w:val="333333"/>
                  <w:sz w:val="21"/>
                  <w:szCs w:val="21"/>
                </w:rPr>
                <w:t>4</w:t>
              </w:r>
            </w:ins>
            <w:ins w:id="474" w:author="Christoffer Vissing" w:date="2024-09-04T14:04:00Z" w16du:dateUtc="2024-09-04T12:04:00Z">
              <w:r>
                <w:rPr>
                  <w:rFonts w:ascii="Roboto" w:hAnsi="Roboto" w:cs="Segoe UI"/>
                  <w:color w:val="333333"/>
                  <w:sz w:val="21"/>
                  <w:szCs w:val="21"/>
                </w:rPr>
                <w:t xml:space="preserve"> (0.1%)</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FDE21" w14:textId="564A87E4" w:rsidR="0013266C" w:rsidRPr="007C4859" w:rsidRDefault="0013266C" w:rsidP="006A6C59">
            <w:pPr>
              <w:pBdr>
                <w:top w:val="none" w:sz="0" w:space="0" w:color="000000"/>
                <w:left w:val="none" w:sz="0" w:space="0" w:color="000000"/>
                <w:bottom w:val="none" w:sz="0" w:space="0" w:color="000000"/>
                <w:right w:val="none" w:sz="0" w:space="0" w:color="000000"/>
              </w:pBdr>
              <w:ind w:left="100" w:right="100"/>
              <w:jc w:val="center"/>
              <w:rPr>
                <w:ins w:id="475" w:author="Christoffer Vissing" w:date="2024-09-04T14:02:00Z" w16du:dateUtc="2024-09-04T12:02:00Z"/>
                <w:rFonts w:ascii="Roboto" w:hAnsi="Roboto" w:cs="Segoe UI"/>
                <w:color w:val="333333"/>
                <w:sz w:val="21"/>
                <w:szCs w:val="21"/>
              </w:rPr>
            </w:pPr>
            <w:ins w:id="476" w:author="Christoffer Vissing" w:date="2024-09-04T14:03:00Z" w16du:dateUtc="2024-09-04T12:03:00Z">
              <w:r>
                <w:rPr>
                  <w:rFonts w:ascii="Roboto" w:hAnsi="Roboto" w:cs="Segoe UI"/>
                  <w:color w:val="333333"/>
                  <w:sz w:val="21"/>
                  <w:szCs w:val="21"/>
                </w:rPr>
                <w:t>5</w:t>
              </w:r>
            </w:ins>
            <w:ins w:id="477" w:author="Christoffer Vissing" w:date="2024-09-04T14:04:00Z" w16du:dateUtc="2024-09-04T12:04:00Z">
              <w:r>
                <w:rPr>
                  <w:rFonts w:ascii="Roboto" w:hAnsi="Roboto" w:cs="Segoe UI"/>
                  <w:color w:val="333333"/>
                  <w:sz w:val="21"/>
                  <w:szCs w:val="21"/>
                </w:rPr>
                <w:t xml:space="preserve"> (0.2%)</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98588" w14:textId="77777777" w:rsidR="0013266C" w:rsidRPr="00A62DC8" w:rsidRDefault="0013266C" w:rsidP="006A6C59">
            <w:pPr>
              <w:pBdr>
                <w:top w:val="none" w:sz="0" w:space="0" w:color="000000"/>
                <w:left w:val="none" w:sz="0" w:space="0" w:color="000000"/>
                <w:bottom w:val="none" w:sz="0" w:space="0" w:color="000000"/>
                <w:right w:val="none" w:sz="0" w:space="0" w:color="000000"/>
              </w:pBdr>
              <w:ind w:left="100" w:right="100"/>
              <w:jc w:val="center"/>
              <w:rPr>
                <w:ins w:id="478" w:author="Christoffer Vissing" w:date="2024-09-04T14:02:00Z" w16du:dateUtc="2024-09-04T12:02:00Z"/>
                <w:rFonts w:ascii="Roboto" w:hAnsi="Roboto"/>
                <w:sz w:val="21"/>
                <w:szCs w:val="21"/>
              </w:rPr>
            </w:pPr>
          </w:p>
        </w:tc>
      </w:tr>
      <w:tr w:rsidR="0013266C" w:rsidRPr="00DB6D77" w14:paraId="0A29428F" w14:textId="77777777" w:rsidTr="00D44DF8">
        <w:trPr>
          <w:jc w:val="center"/>
          <w:ins w:id="479" w:author="Christoffer Vissing" w:date="2024-09-04T14:02:00Z" w16du:dateUtc="2024-09-04T12:02: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0B085" w14:textId="46914859" w:rsidR="0013266C" w:rsidRPr="0013266C" w:rsidRDefault="0013266C" w:rsidP="006A6C59">
            <w:pPr>
              <w:pBdr>
                <w:top w:val="none" w:sz="0" w:space="0" w:color="000000"/>
                <w:left w:val="none" w:sz="0" w:space="0" w:color="000000"/>
                <w:bottom w:val="none" w:sz="0" w:space="0" w:color="000000"/>
                <w:right w:val="none" w:sz="0" w:space="0" w:color="000000"/>
              </w:pBdr>
              <w:ind w:left="300" w:right="100"/>
              <w:rPr>
                <w:ins w:id="480" w:author="Christoffer Vissing" w:date="2024-09-04T14:02:00Z" w16du:dateUtc="2024-09-04T12:02:00Z"/>
                <w:rFonts w:ascii="Roboto" w:hAnsi="Roboto" w:cs="Segoe UI"/>
                <w:color w:val="333333"/>
                <w:sz w:val="21"/>
                <w:szCs w:val="21"/>
                <w:lang w:val="en-US"/>
                <w:rPrChange w:id="481" w:author="Christoffer Vissing" w:date="2024-09-04T14:05:00Z" w16du:dateUtc="2024-09-04T12:05:00Z">
                  <w:rPr>
                    <w:ins w:id="482" w:author="Christoffer Vissing" w:date="2024-09-04T14:02:00Z" w16du:dateUtc="2024-09-04T12:02:00Z"/>
                    <w:rFonts w:ascii="Roboto" w:hAnsi="Roboto" w:cs="Segoe UI"/>
                    <w:color w:val="333333"/>
                    <w:sz w:val="21"/>
                    <w:szCs w:val="21"/>
                  </w:rPr>
                </w:rPrChange>
              </w:rPr>
            </w:pPr>
            <w:ins w:id="483" w:author="Christoffer Vissing" w:date="2024-09-04T14:05:00Z" w16du:dateUtc="2024-09-04T12:05:00Z">
              <w:r w:rsidRPr="0013266C">
                <w:rPr>
                  <w:rFonts w:ascii="Roboto" w:hAnsi="Roboto" w:cs="Segoe UI"/>
                  <w:color w:val="333333"/>
                  <w:sz w:val="21"/>
                  <w:szCs w:val="21"/>
                  <w:lang w:val="en-US"/>
                  <w:rPrChange w:id="484" w:author="Christoffer Vissing" w:date="2024-09-04T14:05:00Z" w16du:dateUtc="2024-09-04T12:05:00Z">
                    <w:rPr>
                      <w:rFonts w:ascii="Roboto" w:hAnsi="Roboto" w:cs="Segoe UI"/>
                      <w:color w:val="333333"/>
                      <w:sz w:val="21"/>
                      <w:szCs w:val="21"/>
                    </w:rPr>
                  </w:rPrChange>
                </w:rPr>
                <w:t xml:space="preserve">   </w:t>
              </w:r>
              <w:r w:rsidRPr="0013266C">
                <w:rPr>
                  <w:rFonts w:ascii="Roboto" w:hAnsi="Roboto" w:cs="Segoe UI"/>
                  <w:color w:val="333333"/>
                  <w:sz w:val="21"/>
                  <w:szCs w:val="21"/>
                  <w:lang w:val="en-US"/>
                  <w:rPrChange w:id="485" w:author="Christoffer Vissing" w:date="2024-09-04T14:05:00Z" w16du:dateUtc="2024-09-04T12:05:00Z">
                    <w:rPr>
                      <w:rFonts w:ascii="Roboto" w:hAnsi="Roboto" w:cs="Segoe UI"/>
                      <w:color w:val="333333"/>
                      <w:sz w:val="21"/>
                      <w:szCs w:val="21"/>
                    </w:rPr>
                  </w:rPrChange>
                </w:rPr>
                <w:t>American Indian or Alaska Native</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0B77C" w14:textId="039A230C" w:rsidR="0013266C" w:rsidRPr="007C4859" w:rsidRDefault="0013266C" w:rsidP="006A6C59">
            <w:pPr>
              <w:pBdr>
                <w:top w:val="none" w:sz="0" w:space="0" w:color="000000"/>
                <w:left w:val="none" w:sz="0" w:space="0" w:color="000000"/>
                <w:bottom w:val="none" w:sz="0" w:space="0" w:color="000000"/>
                <w:right w:val="none" w:sz="0" w:space="0" w:color="000000"/>
              </w:pBdr>
              <w:ind w:left="100" w:right="100"/>
              <w:jc w:val="center"/>
              <w:rPr>
                <w:ins w:id="486" w:author="Christoffer Vissing" w:date="2024-09-04T14:02:00Z" w16du:dateUtc="2024-09-04T12:02:00Z"/>
                <w:rFonts w:ascii="Roboto" w:hAnsi="Roboto" w:cs="Segoe UI"/>
                <w:color w:val="333333"/>
                <w:sz w:val="21"/>
                <w:szCs w:val="21"/>
              </w:rPr>
            </w:pPr>
            <w:ins w:id="487" w:author="Christoffer Vissing" w:date="2024-09-04T14:03:00Z" w16du:dateUtc="2024-09-04T12:03:00Z">
              <w:r>
                <w:rPr>
                  <w:rFonts w:ascii="Roboto" w:hAnsi="Roboto" w:cs="Segoe UI"/>
                  <w:color w:val="333333"/>
                  <w:sz w:val="21"/>
                  <w:szCs w:val="21"/>
                </w:rPr>
                <w:t>4</w:t>
              </w:r>
            </w:ins>
            <w:ins w:id="488" w:author="Christoffer Vissing" w:date="2024-09-04T14:04:00Z" w16du:dateUtc="2024-09-04T12:04:00Z">
              <w:r>
                <w:rPr>
                  <w:rFonts w:ascii="Roboto" w:hAnsi="Roboto" w:cs="Segoe UI"/>
                  <w:color w:val="333333"/>
                  <w:sz w:val="21"/>
                  <w:szCs w:val="21"/>
                </w:rPr>
                <w:t xml:space="preserve"> (0.1%)</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BC95E" w14:textId="41BA9BBB" w:rsidR="0013266C" w:rsidRPr="007C4859" w:rsidRDefault="0013266C" w:rsidP="006A6C59">
            <w:pPr>
              <w:pBdr>
                <w:top w:val="none" w:sz="0" w:space="0" w:color="000000"/>
                <w:left w:val="none" w:sz="0" w:space="0" w:color="000000"/>
                <w:bottom w:val="none" w:sz="0" w:space="0" w:color="000000"/>
                <w:right w:val="none" w:sz="0" w:space="0" w:color="000000"/>
              </w:pBdr>
              <w:ind w:left="100" w:right="100"/>
              <w:jc w:val="center"/>
              <w:rPr>
                <w:ins w:id="489" w:author="Christoffer Vissing" w:date="2024-09-04T14:02:00Z" w16du:dateUtc="2024-09-04T12:02:00Z"/>
                <w:rFonts w:ascii="Roboto" w:hAnsi="Roboto" w:cs="Segoe UI"/>
                <w:color w:val="333333"/>
                <w:sz w:val="21"/>
                <w:szCs w:val="21"/>
              </w:rPr>
            </w:pPr>
            <w:ins w:id="490" w:author="Christoffer Vissing" w:date="2024-09-04T14:03:00Z" w16du:dateUtc="2024-09-04T12:03:00Z">
              <w:r>
                <w:rPr>
                  <w:rFonts w:ascii="Roboto" w:hAnsi="Roboto" w:cs="Segoe UI"/>
                  <w:color w:val="333333"/>
                  <w:sz w:val="21"/>
                  <w:szCs w:val="21"/>
                </w:rPr>
                <w:t>3</w:t>
              </w:r>
            </w:ins>
            <w:ins w:id="491" w:author="Christoffer Vissing" w:date="2024-09-04T14:04:00Z" w16du:dateUtc="2024-09-04T12:04:00Z">
              <w:r>
                <w:rPr>
                  <w:rFonts w:ascii="Roboto" w:hAnsi="Roboto" w:cs="Segoe UI"/>
                  <w:color w:val="333333"/>
                  <w:sz w:val="21"/>
                  <w:szCs w:val="21"/>
                </w:rPr>
                <w:t xml:space="preserve"> (0.1%)</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8F343" w14:textId="77777777" w:rsidR="0013266C" w:rsidRPr="00A62DC8" w:rsidRDefault="0013266C" w:rsidP="006A6C59">
            <w:pPr>
              <w:pBdr>
                <w:top w:val="none" w:sz="0" w:space="0" w:color="000000"/>
                <w:left w:val="none" w:sz="0" w:space="0" w:color="000000"/>
                <w:bottom w:val="none" w:sz="0" w:space="0" w:color="000000"/>
                <w:right w:val="none" w:sz="0" w:space="0" w:color="000000"/>
              </w:pBdr>
              <w:ind w:left="100" w:right="100"/>
              <w:jc w:val="center"/>
              <w:rPr>
                <w:ins w:id="492" w:author="Christoffer Vissing" w:date="2024-09-04T14:02:00Z" w16du:dateUtc="2024-09-04T12:02:00Z"/>
                <w:rFonts w:ascii="Roboto" w:hAnsi="Roboto"/>
                <w:sz w:val="21"/>
                <w:szCs w:val="21"/>
              </w:rPr>
            </w:pPr>
          </w:p>
        </w:tc>
      </w:tr>
      <w:tr w:rsidR="006A6C59" w:rsidRPr="00DB6D77" w14:paraId="1CD52689"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221A8" w14:textId="151D1F2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7C4859">
              <w:rPr>
                <w:rFonts w:ascii="Roboto" w:hAnsi="Roboto" w:cs="Segoe UI"/>
                <w:color w:val="333333"/>
                <w:sz w:val="21"/>
                <w:szCs w:val="21"/>
              </w:rPr>
              <w:t>    </w:t>
            </w:r>
            <w:proofErr w:type="spellStart"/>
            <w:r w:rsidRPr="007C4859">
              <w:rPr>
                <w:rFonts w:ascii="Roboto" w:hAnsi="Roboto" w:cs="Segoe UI"/>
                <w:color w:val="333333"/>
                <w:sz w:val="21"/>
                <w:szCs w:val="21"/>
              </w:rPr>
              <w:t>Other</w:t>
            </w:r>
            <w:proofErr w:type="spellEnd"/>
            <w:r w:rsidRPr="007C4859">
              <w:rPr>
                <w:rFonts w:ascii="Roboto" w:hAnsi="Roboto" w:cs="Segoe UI"/>
                <w:color w:val="333333"/>
                <w:sz w:val="21"/>
                <w:szCs w:val="21"/>
              </w:rPr>
              <w:t xml:space="preserve"> or Not </w:t>
            </w:r>
            <w:proofErr w:type="spellStart"/>
            <w:r w:rsidRPr="007C4859">
              <w:rPr>
                <w:rFonts w:ascii="Roboto" w:hAnsi="Roboto" w:cs="Segoe UI"/>
                <w:color w:val="333333"/>
                <w:sz w:val="21"/>
                <w:szCs w:val="21"/>
              </w:rPr>
              <w:t>Reported</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1FDCE" w14:textId="28BD2826"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w:t>
            </w:r>
            <w:ins w:id="493" w:author="Christoffer Vissing" w:date="2024-09-04T14:03:00Z" w16du:dateUtc="2024-09-04T12:03:00Z">
              <w:r w:rsidR="0013266C">
                <w:rPr>
                  <w:rFonts w:ascii="Roboto" w:hAnsi="Roboto" w:cs="Segoe UI"/>
                  <w:color w:val="333333"/>
                  <w:sz w:val="21"/>
                  <w:szCs w:val="21"/>
                </w:rPr>
                <w:t>15</w:t>
              </w:r>
            </w:ins>
            <w:del w:id="494" w:author="Christoffer Vissing" w:date="2024-09-04T14:03:00Z" w16du:dateUtc="2024-09-04T12:03:00Z">
              <w:r w:rsidRPr="007C4859" w:rsidDel="0013266C">
                <w:rPr>
                  <w:rFonts w:ascii="Roboto" w:hAnsi="Roboto" w:cs="Segoe UI"/>
                  <w:color w:val="333333"/>
                  <w:sz w:val="21"/>
                  <w:szCs w:val="21"/>
                </w:rPr>
                <w:delText>37</w:delText>
              </w:r>
            </w:del>
            <w:r w:rsidRPr="007C4859">
              <w:rPr>
                <w:rFonts w:ascii="Roboto" w:hAnsi="Roboto" w:cs="Segoe UI"/>
                <w:color w:val="333333"/>
                <w:sz w:val="21"/>
                <w:szCs w:val="21"/>
              </w:rPr>
              <w:t xml:space="preserve"> (7.</w:t>
            </w:r>
            <w:ins w:id="495" w:author="Christoffer Vissing" w:date="2024-09-04T14:03:00Z" w16du:dateUtc="2024-09-04T12:03:00Z">
              <w:r w:rsidR="0013266C">
                <w:rPr>
                  <w:rFonts w:ascii="Roboto" w:hAnsi="Roboto" w:cs="Segoe UI"/>
                  <w:color w:val="333333"/>
                  <w:sz w:val="21"/>
                  <w:szCs w:val="21"/>
                </w:rPr>
                <w:t>2</w:t>
              </w:r>
            </w:ins>
            <w:del w:id="496" w:author="Christoffer Vissing" w:date="2024-09-04T14:03:00Z" w16du:dateUtc="2024-09-04T12:03:00Z">
              <w:r w:rsidRPr="007C4859" w:rsidDel="0013266C">
                <w:rPr>
                  <w:rFonts w:ascii="Roboto" w:hAnsi="Roboto" w:cs="Segoe UI"/>
                  <w:color w:val="333333"/>
                  <w:sz w:val="21"/>
                  <w:szCs w:val="21"/>
                </w:rPr>
                <w:delText>9</w:delText>
              </w:r>
            </w:del>
            <w:r w:rsidRPr="007C4859">
              <w:rPr>
                <w:rFonts w:ascii="Roboto" w:hAnsi="Roboto" w:cs="Segoe UI"/>
                <w:color w:val="333333"/>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27E28" w14:textId="74735322"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del w:id="497" w:author="Christoffer Vissing" w:date="2024-09-04T14:03:00Z" w16du:dateUtc="2024-09-04T12:03:00Z">
              <w:r w:rsidRPr="007C4859" w:rsidDel="0013266C">
                <w:rPr>
                  <w:rFonts w:ascii="Roboto" w:hAnsi="Roboto" w:cs="Segoe UI"/>
                  <w:color w:val="333333"/>
                  <w:sz w:val="21"/>
                  <w:szCs w:val="21"/>
                </w:rPr>
                <w:delText xml:space="preserve">273 </w:delText>
              </w:r>
            </w:del>
            <w:ins w:id="498" w:author="Christoffer Vissing" w:date="2024-09-04T14:03:00Z" w16du:dateUtc="2024-09-04T12:03:00Z">
              <w:r w:rsidR="0013266C">
                <w:rPr>
                  <w:rFonts w:ascii="Roboto" w:hAnsi="Roboto" w:cs="Segoe UI"/>
                  <w:color w:val="333333"/>
                  <w:sz w:val="21"/>
                  <w:szCs w:val="21"/>
                </w:rPr>
                <w:t>255</w:t>
              </w:r>
              <w:r w:rsidR="0013266C" w:rsidRPr="007C4859">
                <w:rPr>
                  <w:rFonts w:ascii="Roboto" w:hAnsi="Roboto" w:cs="Segoe UI"/>
                  <w:color w:val="333333"/>
                  <w:sz w:val="21"/>
                  <w:szCs w:val="21"/>
                </w:rPr>
                <w:t xml:space="preserve"> </w:t>
              </w:r>
            </w:ins>
            <w:r w:rsidRPr="007C4859">
              <w:rPr>
                <w:rFonts w:ascii="Roboto" w:hAnsi="Roboto" w:cs="Segoe UI"/>
                <w:color w:val="333333"/>
                <w:sz w:val="21"/>
                <w:szCs w:val="21"/>
              </w:rPr>
              <w:t>(</w:t>
            </w:r>
            <w:ins w:id="499" w:author="Christoffer Vissing" w:date="2024-09-04T14:03:00Z" w16du:dateUtc="2024-09-04T12:03:00Z">
              <w:r w:rsidR="0013266C">
                <w:rPr>
                  <w:rFonts w:ascii="Roboto" w:hAnsi="Roboto" w:cs="Segoe UI"/>
                  <w:color w:val="333333"/>
                  <w:sz w:val="21"/>
                  <w:szCs w:val="21"/>
                </w:rPr>
                <w:t>8</w:t>
              </w:r>
            </w:ins>
            <w:del w:id="500" w:author="Christoffer Vissing" w:date="2024-09-04T14:03:00Z" w16du:dateUtc="2024-09-04T12:03:00Z">
              <w:r w:rsidRPr="007C4859" w:rsidDel="0013266C">
                <w:rPr>
                  <w:rFonts w:ascii="Roboto" w:hAnsi="Roboto" w:cs="Segoe UI"/>
                  <w:color w:val="333333"/>
                  <w:sz w:val="21"/>
                  <w:szCs w:val="21"/>
                </w:rPr>
                <w:delText>9</w:delText>
              </w:r>
            </w:del>
            <w:r w:rsidRPr="007C4859">
              <w:rPr>
                <w:rFonts w:ascii="Roboto" w:hAnsi="Roboto" w:cs="Segoe UI"/>
                <w:color w:val="333333"/>
                <w:sz w:val="21"/>
                <w:szCs w:val="21"/>
              </w:rPr>
              <w:t>.</w:t>
            </w:r>
            <w:ins w:id="501" w:author="Christoffer Vissing" w:date="2024-09-04T14:03:00Z" w16du:dateUtc="2024-09-04T12:03:00Z">
              <w:r w:rsidR="0013266C">
                <w:rPr>
                  <w:rFonts w:ascii="Roboto" w:hAnsi="Roboto" w:cs="Segoe UI"/>
                  <w:color w:val="333333"/>
                  <w:sz w:val="21"/>
                  <w:szCs w:val="21"/>
                </w:rPr>
                <w:t>7</w:t>
              </w:r>
            </w:ins>
            <w:del w:id="502" w:author="Christoffer Vissing" w:date="2024-09-04T14:03:00Z" w16du:dateUtc="2024-09-04T12:03:00Z">
              <w:r w:rsidRPr="007C4859" w:rsidDel="0013266C">
                <w:rPr>
                  <w:rFonts w:ascii="Roboto" w:hAnsi="Roboto" w:cs="Segoe UI"/>
                  <w:color w:val="333333"/>
                  <w:sz w:val="21"/>
                  <w:szCs w:val="21"/>
                </w:rPr>
                <w:delText>3</w:delText>
              </w:r>
            </w:del>
            <w:r w:rsidRPr="007C4859">
              <w:rPr>
                <w:rFonts w:ascii="Roboto" w:hAnsi="Roboto" w:cs="Segoe UI"/>
                <w:color w:val="333333"/>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6A6C59" w:rsidRPr="00A62DC8" w:rsidRDefault="006A6C59" w:rsidP="006A6C59">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proofErr w:type="spellStart"/>
            <w:r w:rsidRPr="00A62DC8">
              <w:rPr>
                <w:rFonts w:ascii="Roboto" w:eastAsia="Helvetica" w:hAnsi="Roboto"/>
                <w:b/>
                <w:bCs/>
                <w:color w:val="000000"/>
                <w:sz w:val="21"/>
                <w:szCs w:val="21"/>
              </w:rPr>
              <w:t>Clinical</w:t>
            </w:r>
            <w:proofErr w:type="spellEnd"/>
            <w:r w:rsidRPr="00A62DC8">
              <w:rPr>
                <w:rFonts w:ascii="Roboto" w:eastAsia="Helvetica" w:hAnsi="Roboto"/>
                <w:b/>
                <w:bCs/>
                <w:color w:val="000000"/>
                <w:sz w:val="21"/>
                <w:szCs w:val="21"/>
              </w:rPr>
              <w:t xml:space="preserve"> </w:t>
            </w:r>
            <w:proofErr w:type="spellStart"/>
            <w:r w:rsidRPr="00A62DC8">
              <w:rPr>
                <w:rFonts w:ascii="Roboto" w:eastAsia="Helvetica" w:hAnsi="Roboto"/>
                <w:b/>
                <w:bCs/>
                <w:color w:val="000000"/>
                <w:sz w:val="21"/>
                <w:szCs w:val="21"/>
              </w:rPr>
              <w:t>findings</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6A6C59" w:rsidRPr="00DB6D77" w14:paraId="4806353A"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1C62DA24"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Systolic</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blood</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pressure</w:t>
            </w:r>
            <w:proofErr w:type="spellEnd"/>
            <w:ins w:id="503" w:author="Christoffer Vissing" w:date="2024-03-18T12:02:00Z">
              <w:r w:rsidR="00290C27">
                <w:rPr>
                  <w:rFonts w:ascii="Roboto" w:eastAsia="Helvetica" w:hAnsi="Roboto"/>
                  <w:bCs/>
                  <w:color w:val="000000"/>
                  <w:sz w:val="21"/>
                  <w:szCs w:val="21"/>
                </w:rPr>
                <w:t xml:space="preserve">, </w:t>
              </w:r>
              <w:proofErr w:type="spellStart"/>
              <w:r w:rsidR="00290C27">
                <w:rPr>
                  <w:rFonts w:ascii="Roboto" w:eastAsia="Helvetica" w:hAnsi="Roboto"/>
                  <w:bCs/>
                  <w:color w:val="000000"/>
                  <w:sz w:val="21"/>
                  <w:szCs w:val="21"/>
                </w:rPr>
                <w:t>mmHg</w:t>
              </w:r>
            </w:ins>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64CE" w14:textId="6E55DE2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120 </w:t>
            </w:r>
            <w:del w:id="504" w:author="Christoffer Vissing" w:date="2024-03-18T13:05:00Z">
              <w:r w:rsidRPr="007C4859" w:rsidDel="00164A03">
                <w:rPr>
                  <w:rFonts w:ascii="Roboto" w:hAnsi="Roboto" w:cs="Segoe UI"/>
                  <w:color w:val="333333"/>
                  <w:sz w:val="21"/>
                  <w:szCs w:val="21"/>
                </w:rPr>
                <w:delText>(</w:delText>
              </w:r>
            </w:del>
            <w:ins w:id="505" w:author="Christoffer Vissing" w:date="2024-03-18T13:05:00Z">
              <w:r w:rsidR="00164A03">
                <w:rPr>
                  <w:rFonts w:ascii="Roboto" w:hAnsi="Roboto" w:cs="Segoe UI"/>
                  <w:color w:val="333333"/>
                  <w:sz w:val="21"/>
                  <w:szCs w:val="21"/>
                </w:rPr>
                <w:t>[</w:t>
              </w:r>
            </w:ins>
            <w:r w:rsidRPr="007C4859">
              <w:rPr>
                <w:rFonts w:ascii="Roboto" w:hAnsi="Roboto" w:cs="Segoe UI"/>
                <w:color w:val="333333"/>
                <w:sz w:val="21"/>
                <w:szCs w:val="21"/>
              </w:rPr>
              <w:t>110</w:t>
            </w:r>
            <w:del w:id="506"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07"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131</w:t>
            </w:r>
            <w:del w:id="508" w:author="Christoffer Vissing" w:date="2024-03-18T13:06:00Z">
              <w:r w:rsidRPr="007C4859" w:rsidDel="00164A03">
                <w:rPr>
                  <w:rFonts w:ascii="Roboto" w:hAnsi="Roboto" w:cs="Segoe UI"/>
                  <w:color w:val="333333"/>
                  <w:sz w:val="21"/>
                  <w:szCs w:val="21"/>
                </w:rPr>
                <w:delText>)</w:delText>
              </w:r>
            </w:del>
            <w:ins w:id="509" w:author="Christoffer Vissing" w:date="2024-03-18T13:06:00Z">
              <w:r w:rsidR="00164A03">
                <w:rPr>
                  <w:rFonts w:ascii="Roboto" w:hAnsi="Roboto" w:cs="Segoe UI"/>
                  <w:color w:val="333333"/>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404E1" w14:textId="767456B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130 </w:t>
            </w:r>
            <w:ins w:id="510" w:author="Christoffer Vissing" w:date="2024-03-18T13:06:00Z">
              <w:r w:rsidR="00164A03">
                <w:rPr>
                  <w:rFonts w:ascii="Roboto" w:hAnsi="Roboto" w:cs="Segoe UI"/>
                  <w:color w:val="333333"/>
                  <w:sz w:val="21"/>
                  <w:szCs w:val="21"/>
                </w:rPr>
                <w:t>[</w:t>
              </w:r>
            </w:ins>
            <w:del w:id="511"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118</w:t>
            </w:r>
            <w:del w:id="512"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13"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140</w:t>
            </w:r>
            <w:ins w:id="514" w:author="Christoffer Vissing" w:date="2024-03-18T13:07:00Z">
              <w:r w:rsidR="00164A03">
                <w:rPr>
                  <w:rFonts w:ascii="Roboto" w:hAnsi="Roboto" w:cs="Segoe UI"/>
                  <w:color w:val="333333"/>
                  <w:sz w:val="21"/>
                  <w:szCs w:val="21"/>
                </w:rPr>
                <w:t>]</w:t>
              </w:r>
            </w:ins>
            <w:del w:id="515"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6C8CE068"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406223DC"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Diastolic</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blood</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pressure</w:t>
            </w:r>
            <w:proofErr w:type="spellEnd"/>
            <w:ins w:id="516" w:author="Christoffer Vissing" w:date="2024-03-18T12:02:00Z">
              <w:r w:rsidR="00290C27">
                <w:rPr>
                  <w:rFonts w:ascii="Roboto" w:eastAsia="Helvetica" w:hAnsi="Roboto"/>
                  <w:bCs/>
                  <w:color w:val="000000"/>
                  <w:sz w:val="21"/>
                  <w:szCs w:val="21"/>
                </w:rPr>
                <w:t xml:space="preserve">, </w:t>
              </w:r>
              <w:proofErr w:type="spellStart"/>
              <w:r w:rsidR="00290C27">
                <w:rPr>
                  <w:rFonts w:ascii="Roboto" w:eastAsia="Helvetica" w:hAnsi="Roboto"/>
                  <w:bCs/>
                  <w:color w:val="000000"/>
                  <w:sz w:val="21"/>
                  <w:szCs w:val="21"/>
                </w:rPr>
                <w:t>mmHg</w:t>
              </w:r>
            </w:ins>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19857" w14:textId="5A9368D6"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71 </w:t>
            </w:r>
            <w:ins w:id="517" w:author="Christoffer Vissing" w:date="2024-03-18T13:05:00Z">
              <w:r w:rsidR="00164A03">
                <w:rPr>
                  <w:rFonts w:ascii="Roboto" w:hAnsi="Roboto" w:cs="Segoe UI"/>
                  <w:color w:val="333333"/>
                  <w:sz w:val="21"/>
                  <w:szCs w:val="21"/>
                </w:rPr>
                <w:t>[</w:t>
              </w:r>
            </w:ins>
            <w:del w:id="518" w:author="Christoffer Vissing" w:date="2024-03-18T13:05: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65</w:t>
            </w:r>
            <w:del w:id="519"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20"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80</w:t>
            </w:r>
            <w:ins w:id="521" w:author="Christoffer Vissing" w:date="2024-03-18T13:06:00Z">
              <w:r w:rsidR="00164A03">
                <w:rPr>
                  <w:rFonts w:ascii="Roboto" w:hAnsi="Roboto" w:cs="Segoe UI"/>
                  <w:color w:val="333333"/>
                  <w:sz w:val="21"/>
                  <w:szCs w:val="21"/>
                </w:rPr>
                <w:t>]</w:t>
              </w:r>
            </w:ins>
            <w:del w:id="522"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E2F4E" w14:textId="656E312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76 </w:t>
            </w:r>
            <w:ins w:id="523" w:author="Christoffer Vissing" w:date="2024-03-18T13:06:00Z">
              <w:r w:rsidR="00164A03">
                <w:rPr>
                  <w:rFonts w:ascii="Roboto" w:hAnsi="Roboto" w:cs="Segoe UI"/>
                  <w:color w:val="333333"/>
                  <w:sz w:val="21"/>
                  <w:szCs w:val="21"/>
                </w:rPr>
                <w:t>[</w:t>
              </w:r>
            </w:ins>
            <w:del w:id="524"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70</w:t>
            </w:r>
            <w:del w:id="525"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26"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82</w:t>
            </w:r>
            <w:ins w:id="527" w:author="Christoffer Vissing" w:date="2024-03-18T13:07:00Z">
              <w:r w:rsidR="00164A03">
                <w:rPr>
                  <w:rFonts w:ascii="Roboto" w:hAnsi="Roboto" w:cs="Segoe UI"/>
                  <w:color w:val="333333"/>
                  <w:sz w:val="21"/>
                  <w:szCs w:val="21"/>
                </w:rPr>
                <w:t>]</w:t>
              </w:r>
            </w:ins>
            <w:del w:id="528"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4B0D5679"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Body </w:t>
            </w:r>
            <w:proofErr w:type="spellStart"/>
            <w:r w:rsidRPr="00A62DC8">
              <w:rPr>
                <w:rFonts w:ascii="Roboto" w:eastAsia="Helvetica" w:hAnsi="Roboto"/>
                <w:bCs/>
                <w:color w:val="000000"/>
                <w:sz w:val="21"/>
                <w:szCs w:val="21"/>
              </w:rPr>
              <w:t>mass</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index</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285A1" w14:textId="4F584B8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26.4 </w:t>
            </w:r>
            <w:ins w:id="529" w:author="Christoffer Vissing" w:date="2024-03-18T13:06:00Z">
              <w:r w:rsidR="00164A03">
                <w:rPr>
                  <w:rFonts w:ascii="Roboto" w:hAnsi="Roboto" w:cs="Segoe UI"/>
                  <w:color w:val="333333"/>
                  <w:sz w:val="21"/>
                  <w:szCs w:val="21"/>
                </w:rPr>
                <w:t>[</w:t>
              </w:r>
            </w:ins>
            <w:del w:id="530"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23.1</w:t>
            </w:r>
            <w:del w:id="531"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32"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30.0</w:t>
            </w:r>
            <w:ins w:id="533" w:author="Christoffer Vissing" w:date="2024-03-18T13:06:00Z">
              <w:r w:rsidR="00164A03">
                <w:rPr>
                  <w:rFonts w:ascii="Roboto" w:hAnsi="Roboto" w:cs="Segoe UI"/>
                  <w:color w:val="333333"/>
                  <w:sz w:val="21"/>
                  <w:szCs w:val="21"/>
                </w:rPr>
                <w:t>]</w:t>
              </w:r>
            </w:ins>
            <w:del w:id="534"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37B3" w14:textId="097BC9EE"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28.1 </w:t>
            </w:r>
            <w:ins w:id="535" w:author="Christoffer Vissing" w:date="2024-03-18T13:06:00Z">
              <w:r w:rsidR="00164A03">
                <w:rPr>
                  <w:rFonts w:ascii="Roboto" w:hAnsi="Roboto" w:cs="Segoe UI"/>
                  <w:color w:val="333333"/>
                  <w:sz w:val="21"/>
                  <w:szCs w:val="21"/>
                </w:rPr>
                <w:t>[</w:t>
              </w:r>
            </w:ins>
            <w:del w:id="536"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25.1</w:t>
            </w:r>
            <w:del w:id="537"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38"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32.2</w:t>
            </w:r>
            <w:ins w:id="539" w:author="Christoffer Vissing" w:date="2024-03-18T13:07:00Z">
              <w:r w:rsidR="00164A03">
                <w:rPr>
                  <w:rFonts w:ascii="Roboto" w:hAnsi="Roboto" w:cs="Segoe UI"/>
                  <w:color w:val="333333"/>
                  <w:sz w:val="21"/>
                  <w:szCs w:val="21"/>
                </w:rPr>
                <w:t>]</w:t>
              </w:r>
            </w:ins>
            <w:del w:id="540"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4C8B4D7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61B50F35" w:rsidR="006A6C59" w:rsidRPr="00290C27"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vertAlign w:val="superscript"/>
                <w:rPrChange w:id="541" w:author="Christoffer Vissing" w:date="2024-03-18T12:02:00Z">
                  <w:rPr>
                    <w:rFonts w:ascii="Roboto" w:hAnsi="Roboto"/>
                    <w:bCs/>
                    <w:sz w:val="21"/>
                    <w:szCs w:val="21"/>
                  </w:rPr>
                </w:rPrChange>
              </w:rPr>
            </w:pPr>
            <w:r w:rsidRPr="00A62DC8">
              <w:rPr>
                <w:rFonts w:ascii="Roboto" w:eastAsia="Helvetica" w:hAnsi="Roboto"/>
                <w:bCs/>
                <w:color w:val="000000"/>
                <w:sz w:val="21"/>
                <w:szCs w:val="21"/>
              </w:rPr>
              <w:t xml:space="preserve">    Body </w:t>
            </w:r>
            <w:proofErr w:type="spellStart"/>
            <w:r w:rsidRPr="00A62DC8">
              <w:rPr>
                <w:rFonts w:ascii="Roboto" w:eastAsia="Helvetica" w:hAnsi="Roboto"/>
                <w:bCs/>
                <w:color w:val="000000"/>
                <w:sz w:val="21"/>
                <w:szCs w:val="21"/>
              </w:rPr>
              <w:t>surface</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area</w:t>
            </w:r>
            <w:proofErr w:type="spellEnd"/>
            <w:ins w:id="542" w:author="Christoffer Vissing" w:date="2024-03-18T12:02:00Z">
              <w:r w:rsidR="00290C27">
                <w:rPr>
                  <w:rFonts w:ascii="Roboto" w:eastAsia="Helvetica" w:hAnsi="Roboto"/>
                  <w:bCs/>
                  <w:color w:val="000000"/>
                  <w:sz w:val="21"/>
                  <w:szCs w:val="21"/>
                </w:rPr>
                <w:t>, m</w:t>
              </w:r>
              <w:r w:rsidR="00290C27">
                <w:rPr>
                  <w:rFonts w:ascii="Roboto" w:eastAsia="Helvetica" w:hAnsi="Roboto"/>
                  <w:bCs/>
                  <w:color w:val="000000"/>
                  <w:sz w:val="21"/>
                  <w:szCs w:val="21"/>
                  <w:vertAlign w:val="superscript"/>
                </w:rPr>
                <w:t>2</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12F98" w14:textId="273C914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1.93 </w:t>
            </w:r>
            <w:ins w:id="543" w:author="Christoffer Vissing" w:date="2024-03-18T13:06:00Z">
              <w:r w:rsidR="00164A03">
                <w:rPr>
                  <w:rFonts w:ascii="Roboto" w:hAnsi="Roboto" w:cs="Segoe UI"/>
                  <w:color w:val="333333"/>
                  <w:sz w:val="21"/>
                  <w:szCs w:val="21"/>
                </w:rPr>
                <w:t>[</w:t>
              </w:r>
            </w:ins>
            <w:del w:id="544"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1.74</w:t>
            </w:r>
            <w:del w:id="545"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46"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2.11</w:t>
            </w:r>
            <w:ins w:id="547" w:author="Christoffer Vissing" w:date="2024-03-18T13:06:00Z">
              <w:r w:rsidR="00164A03">
                <w:rPr>
                  <w:rFonts w:ascii="Roboto" w:hAnsi="Roboto" w:cs="Segoe UI"/>
                  <w:color w:val="333333"/>
                  <w:sz w:val="21"/>
                  <w:szCs w:val="21"/>
                </w:rPr>
                <w:t>]</w:t>
              </w:r>
            </w:ins>
            <w:del w:id="548"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BE849" w14:textId="7021DB01"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2.00 </w:t>
            </w:r>
            <w:ins w:id="549" w:author="Christoffer Vissing" w:date="2024-03-18T13:06:00Z">
              <w:r w:rsidR="00164A03">
                <w:rPr>
                  <w:rFonts w:ascii="Roboto" w:hAnsi="Roboto" w:cs="Segoe UI"/>
                  <w:color w:val="333333"/>
                  <w:sz w:val="21"/>
                  <w:szCs w:val="21"/>
                </w:rPr>
                <w:t>[</w:t>
              </w:r>
            </w:ins>
            <w:del w:id="550"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1.83</w:t>
            </w:r>
            <w:del w:id="551"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552"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2.18</w:t>
            </w:r>
            <w:ins w:id="553" w:author="Christoffer Vissing" w:date="2024-03-18T13:07:00Z">
              <w:r w:rsidR="00164A03">
                <w:rPr>
                  <w:rFonts w:ascii="Roboto" w:hAnsi="Roboto" w:cs="Segoe UI"/>
                  <w:color w:val="333333"/>
                  <w:sz w:val="21"/>
                  <w:szCs w:val="21"/>
                </w:rPr>
                <w:t>]</w:t>
              </w:r>
            </w:ins>
            <w:del w:id="554"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6A6C59" w:rsidRPr="00A62DC8" w:rsidRDefault="006A6C59" w:rsidP="006A6C59">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proofErr w:type="spellStart"/>
            <w:r w:rsidRPr="00A62DC8">
              <w:rPr>
                <w:rFonts w:ascii="Roboto" w:eastAsia="Helvetica" w:hAnsi="Roboto"/>
                <w:b/>
                <w:color w:val="000000"/>
                <w:sz w:val="21"/>
                <w:szCs w:val="21"/>
              </w:rPr>
              <w:t>Echocardiography</w:t>
            </w:r>
            <w:proofErr w:type="spellEnd"/>
            <w:r w:rsidRPr="00A62DC8">
              <w:rPr>
                <w:rFonts w:ascii="Roboto" w:eastAsia="Helvetica" w:hAnsi="Roboto"/>
                <w:b/>
                <w:color w:val="000000"/>
                <w:sz w:val="21"/>
                <w:szCs w:val="21"/>
              </w:rPr>
              <w:t xml:space="preserve"> </w:t>
            </w:r>
            <w:proofErr w:type="spellStart"/>
            <w:r w:rsidRPr="00A62DC8">
              <w:rPr>
                <w:rFonts w:ascii="Roboto" w:eastAsia="Helvetica" w:hAnsi="Roboto"/>
                <w:b/>
                <w:color w:val="000000"/>
                <w:sz w:val="21"/>
                <w:szCs w:val="21"/>
              </w:rPr>
              <w:t>findings</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6A6C59" w:rsidRPr="00DB6D77" w14:paraId="5C787680"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6AD2A89C" w:rsidR="006A6C59" w:rsidRPr="00290C27"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Change w:id="555" w:author="Christoffer Vissing" w:date="2024-03-18T12:01:00Z">
                  <w:rPr>
                    <w:rFonts w:ascii="Roboto" w:hAnsi="Roboto"/>
                    <w:bCs/>
                    <w:sz w:val="21"/>
                    <w:szCs w:val="21"/>
                  </w:rPr>
                </w:rPrChange>
              </w:rPr>
            </w:pPr>
            <w:r w:rsidRPr="00290C27">
              <w:rPr>
                <w:rFonts w:ascii="Roboto" w:eastAsia="Helvetica" w:hAnsi="Roboto"/>
                <w:bCs/>
                <w:color w:val="000000"/>
                <w:sz w:val="21"/>
                <w:szCs w:val="21"/>
                <w:lang w:val="en-US"/>
                <w:rPrChange w:id="556" w:author="Christoffer Vissing" w:date="2024-03-18T12:01:00Z">
                  <w:rPr>
                    <w:rFonts w:ascii="Roboto" w:eastAsia="Helvetica" w:hAnsi="Roboto"/>
                    <w:bCs/>
                    <w:color w:val="000000"/>
                    <w:sz w:val="21"/>
                    <w:szCs w:val="21"/>
                  </w:rPr>
                </w:rPrChange>
              </w:rPr>
              <w:t xml:space="preserve">    Maximal LV wall thickness</w:t>
            </w:r>
            <w:ins w:id="557" w:author="Christoffer Vissing" w:date="2024-03-18T12:01:00Z">
              <w:r w:rsidR="00290C27">
                <w:rPr>
                  <w:rFonts w:ascii="Roboto" w:eastAsia="Helvetica" w:hAnsi="Roboto"/>
                  <w:bCs/>
                  <w:color w:val="000000"/>
                  <w:sz w:val="21"/>
                  <w:szCs w:val="21"/>
                  <w:lang w:val="en-US"/>
                </w:rPr>
                <w:t>,</w:t>
              </w:r>
              <w:r w:rsidR="00290C27" w:rsidRPr="00290C27">
                <w:rPr>
                  <w:rFonts w:ascii="Roboto" w:eastAsia="Helvetica" w:hAnsi="Roboto"/>
                  <w:bCs/>
                  <w:color w:val="000000"/>
                  <w:sz w:val="21"/>
                  <w:szCs w:val="21"/>
                  <w:lang w:val="en-US"/>
                  <w:rPrChange w:id="558" w:author="Christoffer Vissing" w:date="2024-03-18T12:01:00Z">
                    <w:rPr>
                      <w:rFonts w:ascii="Roboto" w:eastAsia="Helvetica" w:hAnsi="Roboto"/>
                      <w:bCs/>
                      <w:color w:val="000000"/>
                      <w:sz w:val="21"/>
                      <w:szCs w:val="21"/>
                    </w:rPr>
                  </w:rPrChange>
                </w:rPr>
                <w:t xml:space="preserve"> mm</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5FAB" w14:textId="160C7B4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18.0 </w:t>
            </w:r>
            <w:ins w:id="559" w:author="Christoffer Vissing" w:date="2024-03-18T13:06:00Z">
              <w:r w:rsidR="00164A03">
                <w:rPr>
                  <w:rFonts w:ascii="Roboto" w:hAnsi="Roboto" w:cs="Segoe UI"/>
                  <w:color w:val="333333"/>
                  <w:sz w:val="21"/>
                  <w:szCs w:val="21"/>
                </w:rPr>
                <w:t>[</w:t>
              </w:r>
            </w:ins>
            <w:del w:id="560"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14.0</w:t>
            </w:r>
            <w:del w:id="561" w:author="Christoffer Vissing" w:date="2024-03-18T13:05:00Z">
              <w:r w:rsidRPr="007C4859" w:rsidDel="00164A03">
                <w:rPr>
                  <w:rFonts w:ascii="Roboto" w:hAnsi="Roboto" w:cs="Segoe UI"/>
                  <w:color w:val="333333"/>
                  <w:sz w:val="21"/>
                  <w:szCs w:val="21"/>
                </w:rPr>
                <w:delText xml:space="preserve"> to </w:delText>
              </w:r>
            </w:del>
            <w:ins w:id="562"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22.0</w:t>
            </w:r>
            <w:ins w:id="563" w:author="Christoffer Vissing" w:date="2024-03-18T13:06:00Z">
              <w:r w:rsidR="00164A03">
                <w:rPr>
                  <w:rFonts w:ascii="Roboto" w:hAnsi="Roboto" w:cs="Segoe UI"/>
                  <w:color w:val="333333"/>
                  <w:sz w:val="21"/>
                  <w:szCs w:val="21"/>
                </w:rPr>
                <w:t>]</w:t>
              </w:r>
            </w:ins>
            <w:del w:id="564"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1130" w14:textId="4DE1A60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17.0 </w:t>
            </w:r>
            <w:ins w:id="565" w:author="Christoffer Vissing" w:date="2024-03-18T13:06:00Z">
              <w:r w:rsidR="00164A03">
                <w:rPr>
                  <w:rFonts w:ascii="Roboto" w:hAnsi="Roboto" w:cs="Segoe UI"/>
                  <w:color w:val="333333"/>
                  <w:sz w:val="21"/>
                  <w:szCs w:val="21"/>
                </w:rPr>
                <w:t>[</w:t>
              </w:r>
            </w:ins>
            <w:del w:id="566"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14.0</w:t>
            </w:r>
            <w:del w:id="567" w:author="Christoffer Vissing" w:date="2024-03-18T13:05:00Z">
              <w:r w:rsidRPr="007C4859" w:rsidDel="00164A03">
                <w:rPr>
                  <w:rFonts w:ascii="Roboto" w:hAnsi="Roboto" w:cs="Segoe UI"/>
                  <w:color w:val="333333"/>
                  <w:sz w:val="21"/>
                  <w:szCs w:val="21"/>
                </w:rPr>
                <w:delText xml:space="preserve"> to </w:delText>
              </w:r>
            </w:del>
            <w:ins w:id="568"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20.0</w:t>
            </w:r>
            <w:ins w:id="569" w:author="Christoffer Vissing" w:date="2024-03-18T13:06:00Z">
              <w:r w:rsidR="00164A03">
                <w:rPr>
                  <w:rFonts w:ascii="Roboto" w:hAnsi="Roboto" w:cs="Segoe UI"/>
                  <w:color w:val="333333"/>
                  <w:sz w:val="21"/>
                  <w:szCs w:val="21"/>
                </w:rPr>
                <w:t>]</w:t>
              </w:r>
            </w:ins>
            <w:del w:id="570" w:author="Christoffer Vissing" w:date="2024-03-18T13:06: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3581E" w14:textId="7C1C8A61"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4174103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FA182A0" w:rsidR="006A6C59" w:rsidRPr="000F4274"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
            </w:pPr>
            <w:r w:rsidRPr="000F4274">
              <w:rPr>
                <w:rFonts w:ascii="Roboto" w:eastAsia="Helvetica" w:hAnsi="Roboto"/>
                <w:bCs/>
                <w:color w:val="000000"/>
                <w:sz w:val="21"/>
                <w:szCs w:val="21"/>
                <w:lang w:val="en-US"/>
              </w:rPr>
              <w:t xml:space="preserve">    LV </w:t>
            </w:r>
            <w:r w:rsidR="00C52160" w:rsidRPr="000F4274">
              <w:rPr>
                <w:rFonts w:ascii="Roboto" w:eastAsia="Helvetica" w:hAnsi="Roboto"/>
                <w:bCs/>
                <w:color w:val="000000"/>
                <w:sz w:val="21"/>
                <w:szCs w:val="21"/>
                <w:lang w:val="en-US"/>
              </w:rPr>
              <w:t>ejection fraction</w:t>
            </w:r>
            <w:ins w:id="571" w:author="Christoffer Vissing" w:date="2024-03-18T12:02:00Z">
              <w:r w:rsidR="00290C27">
                <w:rPr>
                  <w:rFonts w:ascii="Roboto" w:eastAsia="Helvetica" w:hAnsi="Roboto"/>
                  <w:bCs/>
                  <w:color w:val="000000"/>
                  <w:sz w:val="21"/>
                  <w:szCs w:val="21"/>
                  <w:lang w:val="en-US"/>
                </w:rPr>
                <w:t>,</w:t>
              </w:r>
            </w:ins>
            <w:ins w:id="572" w:author="Christoffer Vissing" w:date="2024-03-18T12:01:00Z">
              <w:r w:rsidR="00290C27">
                <w:rPr>
                  <w:rFonts w:ascii="Roboto" w:eastAsia="Helvetica" w:hAnsi="Roboto"/>
                  <w:bCs/>
                  <w:color w:val="000000"/>
                  <w:sz w:val="21"/>
                  <w:szCs w:val="21"/>
                  <w:lang w:val="en-US"/>
                </w:rPr>
                <w:t xml:space="preserve"> %</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DD308" w14:textId="7290E11A" w:rsidR="006A6C59" w:rsidRPr="00A62DC8" w:rsidRDefault="00C52160"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hAnsi="Roboto" w:cs="Segoe UI"/>
                <w:color w:val="333333"/>
                <w:sz w:val="21"/>
                <w:szCs w:val="21"/>
              </w:rPr>
              <w:t>6</w:t>
            </w:r>
            <w:r w:rsidR="006A6C59" w:rsidRPr="007C4859">
              <w:rPr>
                <w:rFonts w:ascii="Roboto" w:hAnsi="Roboto" w:cs="Segoe UI"/>
                <w:color w:val="333333"/>
                <w:sz w:val="21"/>
                <w:szCs w:val="21"/>
              </w:rPr>
              <w:t>3</w:t>
            </w:r>
            <w:r>
              <w:rPr>
                <w:rFonts w:ascii="Roboto" w:hAnsi="Roboto" w:cs="Segoe UI"/>
                <w:color w:val="333333"/>
                <w:sz w:val="21"/>
                <w:szCs w:val="21"/>
              </w:rPr>
              <w:t>.7</w:t>
            </w:r>
            <w:r>
              <w:rPr>
                <w:rFonts w:ascii="Roboto" w:hAnsi="Roboto" w:cs="Segoe UI"/>
                <w:color w:val="333333"/>
                <w:sz w:val="21"/>
                <w:szCs w:val="21"/>
              </w:rPr>
              <w:sym w:font="Symbol" w:char="F0B1"/>
            </w:r>
            <w:r>
              <w:rPr>
                <w:rFonts w:ascii="Roboto" w:hAnsi="Roboto" w:cs="Segoe UI"/>
                <w:color w:val="333333"/>
                <w:sz w:val="21"/>
                <w:szCs w:val="21"/>
              </w:rPr>
              <w:t>10.4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5C760" w14:textId="3B18A0DA" w:rsidR="006A6C59" w:rsidRPr="00A62DC8" w:rsidRDefault="00C52160"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hAnsi="Roboto" w:cs="Segoe UI"/>
                <w:color w:val="333333"/>
                <w:sz w:val="21"/>
                <w:szCs w:val="21"/>
              </w:rPr>
              <w:t>65.3</w:t>
            </w:r>
            <w:r>
              <w:rPr>
                <w:rFonts w:ascii="Roboto" w:hAnsi="Roboto" w:cs="Segoe UI"/>
                <w:color w:val="333333"/>
                <w:sz w:val="21"/>
                <w:szCs w:val="21"/>
              </w:rPr>
              <w:sym w:font="Symbol" w:char="F0B1"/>
            </w:r>
            <w:r>
              <w:rPr>
                <w:rFonts w:ascii="Roboto" w:hAnsi="Roboto" w:cs="Segoe UI"/>
                <w:color w:val="333333"/>
                <w:sz w:val="21"/>
                <w:szCs w:val="21"/>
              </w:rPr>
              <w:t>9.3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962D" w14:textId="2B451F6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23D137AB" w:rsidR="006A6C59" w:rsidRPr="00500C2A"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Change w:id="573" w:author="Christoffer Vissing" w:date="2024-09-04T12:00:00Z" w16du:dateUtc="2024-09-04T10:00:00Z">
                  <w:rPr>
                    <w:rFonts w:ascii="Roboto" w:hAnsi="Roboto"/>
                    <w:bCs/>
                    <w:sz w:val="21"/>
                    <w:szCs w:val="21"/>
                  </w:rPr>
                </w:rPrChange>
              </w:rPr>
            </w:pPr>
            <w:r w:rsidRPr="00500C2A">
              <w:rPr>
                <w:rFonts w:ascii="Roboto" w:eastAsia="Helvetica" w:hAnsi="Roboto"/>
                <w:bCs/>
                <w:color w:val="000000"/>
                <w:sz w:val="21"/>
                <w:szCs w:val="21"/>
                <w:lang w:val="en-US"/>
                <w:rPrChange w:id="574" w:author="Christoffer Vissing" w:date="2024-09-04T12:00:00Z" w16du:dateUtc="2024-09-04T10:00:00Z">
                  <w:rPr>
                    <w:rFonts w:ascii="Roboto" w:eastAsia="Helvetica" w:hAnsi="Roboto"/>
                    <w:bCs/>
                    <w:color w:val="000000"/>
                    <w:sz w:val="21"/>
                    <w:szCs w:val="21"/>
                  </w:rPr>
                </w:rPrChange>
              </w:rPr>
              <w:t xml:space="preserve">    </w:t>
            </w:r>
            <w:r w:rsidR="00A5713E" w:rsidRPr="00500C2A">
              <w:rPr>
                <w:rFonts w:ascii="Roboto" w:eastAsia="Helvetica" w:hAnsi="Roboto"/>
                <w:bCs/>
                <w:color w:val="000000"/>
                <w:sz w:val="21"/>
                <w:szCs w:val="21"/>
                <w:lang w:val="en-US"/>
                <w:rPrChange w:id="575" w:author="Christoffer Vissing" w:date="2024-09-04T12:00:00Z" w16du:dateUtc="2024-09-04T10:00:00Z">
                  <w:rPr>
                    <w:rFonts w:ascii="Roboto" w:eastAsia="Helvetica" w:hAnsi="Roboto"/>
                    <w:bCs/>
                    <w:color w:val="000000"/>
                    <w:sz w:val="21"/>
                    <w:szCs w:val="21"/>
                  </w:rPr>
                </w:rPrChange>
              </w:rPr>
              <w:t>Obstructive physiology</w:t>
            </w:r>
            <w:r w:rsidR="00241DE5" w:rsidRPr="00500C2A">
              <w:rPr>
                <w:rFonts w:ascii="Roboto" w:eastAsia="Helvetica" w:hAnsi="Roboto"/>
                <w:bCs/>
                <w:color w:val="000000"/>
                <w:sz w:val="21"/>
                <w:szCs w:val="21"/>
                <w:lang w:val="en-US"/>
                <w:rPrChange w:id="576" w:author="Christoffer Vissing" w:date="2024-09-04T12:00:00Z" w16du:dateUtc="2024-09-04T10:00:00Z">
                  <w:rPr>
                    <w:rFonts w:ascii="Roboto" w:eastAsia="Helvetica" w:hAnsi="Roboto"/>
                    <w:bCs/>
                    <w:color w:val="000000"/>
                    <w:sz w:val="21"/>
                    <w:szCs w:val="21"/>
                  </w:rPr>
                </w:rPrChange>
              </w:rPr>
              <w:t xml:space="preserve"> </w:t>
            </w:r>
            <w:ins w:id="577" w:author="Christoffer Vissing" w:date="2024-09-04T12:00:00Z" w16du:dateUtc="2024-09-04T10:00:00Z">
              <w:r w:rsidR="00500C2A" w:rsidRPr="00500C2A">
                <w:rPr>
                  <w:rFonts w:ascii="Roboto" w:eastAsia="Helvetica" w:hAnsi="Roboto"/>
                  <w:bCs/>
                  <w:color w:val="000000"/>
                  <w:sz w:val="21"/>
                  <w:szCs w:val="21"/>
                  <w:lang w:val="en-US"/>
                  <w:rPrChange w:id="578" w:author="Christoffer Vissing" w:date="2024-09-04T12:00:00Z" w16du:dateUtc="2024-09-04T10:00:00Z">
                    <w:rPr>
                      <w:rFonts w:ascii="Roboto" w:eastAsia="Helvetica" w:hAnsi="Roboto"/>
                      <w:bCs/>
                      <w:color w:val="000000"/>
                      <w:sz w:val="21"/>
                      <w:szCs w:val="21"/>
                    </w:rPr>
                  </w:rPrChange>
                </w:rPr>
                <w:t>(</w:t>
              </w:r>
            </w:ins>
            <w:r w:rsidR="00241DE5" w:rsidRPr="00391E8B">
              <w:rPr>
                <w:rFonts w:ascii="Roboto" w:hAnsi="Roboto"/>
                <w:sz w:val="22"/>
                <w:szCs w:val="22"/>
                <w:lang w:val="en-US"/>
              </w:rPr>
              <w:t>gradient &gt;30 mmHg</w:t>
            </w:r>
            <w:ins w:id="579" w:author="Christoffer Vissing" w:date="2024-09-04T12:00:00Z" w16du:dateUtc="2024-09-04T10:00:00Z">
              <w:r w:rsidR="00500C2A">
                <w:rPr>
                  <w:rFonts w:ascii="Roboto" w:hAnsi="Roboto"/>
                  <w:sz w:val="22"/>
                  <w:szCs w:val="22"/>
                  <w:lang w:val="en-US"/>
                </w:rPr>
                <w:t xml:space="preserve"> [resting or provoked]</w:t>
              </w:r>
            </w:ins>
            <w:r w:rsidR="00241DE5">
              <w:rPr>
                <w:rFonts w:ascii="Roboto" w:hAnsi="Roboto"/>
                <w:sz w:val="22"/>
                <w:szCs w:val="22"/>
                <w:lang w:val="en-US"/>
              </w:rPr>
              <w:t>)</w:t>
            </w:r>
            <w:r w:rsidR="00C52160" w:rsidRPr="00500C2A">
              <w:rPr>
                <w:rFonts w:ascii="Roboto" w:eastAsia="Helvetica" w:hAnsi="Roboto"/>
                <w:bCs/>
                <w:color w:val="000000"/>
                <w:sz w:val="21"/>
                <w:szCs w:val="21"/>
                <w:lang w:val="en-US"/>
                <w:rPrChange w:id="580" w:author="Christoffer Vissing" w:date="2024-09-04T12:00:00Z" w16du:dateUtc="2024-09-04T10:00:00Z">
                  <w:rPr>
                    <w:rFonts w:ascii="Roboto" w:eastAsia="Helvetica" w:hAnsi="Roboto"/>
                    <w:bCs/>
                    <w:color w:val="000000"/>
                    <w:sz w:val="21"/>
                    <w:szCs w:val="21"/>
                  </w:rPr>
                </w:rPrChange>
              </w:rPr>
              <w:t xml:space="preserve"> </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E8B0188" w:rsidR="006A6C59" w:rsidRPr="00A62DC8" w:rsidRDefault="00A5713E"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467</w:t>
            </w:r>
            <w:r w:rsidRPr="00A62DC8">
              <w:rPr>
                <w:rFonts w:ascii="Roboto" w:eastAsia="Helvetica" w:hAnsi="Roboto"/>
                <w:color w:val="000000"/>
                <w:sz w:val="21"/>
                <w:szCs w:val="21"/>
              </w:rPr>
              <w:t xml:space="preserve"> </w:t>
            </w:r>
            <w:r w:rsidR="006A6C59" w:rsidRPr="00A62DC8">
              <w:rPr>
                <w:rFonts w:ascii="Roboto" w:eastAsia="Helvetica" w:hAnsi="Roboto"/>
                <w:color w:val="000000"/>
                <w:sz w:val="21"/>
                <w:szCs w:val="21"/>
              </w:rPr>
              <w:t>(</w:t>
            </w:r>
            <w:r>
              <w:rPr>
                <w:rFonts w:ascii="Roboto" w:eastAsia="Helvetica" w:hAnsi="Roboto"/>
                <w:color w:val="000000"/>
                <w:sz w:val="21"/>
                <w:szCs w:val="21"/>
              </w:rPr>
              <w:t>16%</w:t>
            </w:r>
            <w:r w:rsidR="006A6C59" w:rsidRPr="00A62DC8">
              <w:rPr>
                <w:rFonts w:ascii="Roboto" w:eastAsia="Helvetica" w:hAnsi="Roboto"/>
                <w:color w:val="000000"/>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5CBDB297" w:rsidR="006A6C59" w:rsidRPr="00A62DC8" w:rsidRDefault="00A5713E"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849</w:t>
            </w:r>
            <w:r w:rsidRPr="00A62DC8">
              <w:rPr>
                <w:rFonts w:ascii="Roboto" w:eastAsia="Helvetica" w:hAnsi="Roboto"/>
                <w:color w:val="000000"/>
                <w:sz w:val="21"/>
                <w:szCs w:val="21"/>
              </w:rPr>
              <w:t xml:space="preserve"> </w:t>
            </w:r>
            <w:r w:rsidR="006A6C59" w:rsidRPr="00A62DC8">
              <w:rPr>
                <w:rFonts w:ascii="Roboto" w:eastAsia="Helvetica" w:hAnsi="Roboto"/>
                <w:color w:val="000000"/>
                <w:sz w:val="21"/>
                <w:szCs w:val="21"/>
              </w:rPr>
              <w:t>(</w:t>
            </w:r>
            <w:r>
              <w:rPr>
                <w:rFonts w:ascii="Roboto" w:eastAsia="Helvetica" w:hAnsi="Roboto"/>
                <w:color w:val="000000"/>
                <w:sz w:val="21"/>
                <w:szCs w:val="21"/>
              </w:rPr>
              <w:t>29%</w:t>
            </w:r>
            <w:r w:rsidR="006A6C59" w:rsidRPr="00A62DC8">
              <w:rPr>
                <w:rFonts w:ascii="Roboto" w:eastAsia="Helvetica" w:hAnsi="Roboto"/>
                <w:color w:val="000000"/>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C1409A7" w:rsidR="006A6C59" w:rsidRPr="00FE233A"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FE233A">
              <w:rPr>
                <w:rFonts w:ascii="Roboto" w:eastAsia="Helvetica" w:hAnsi="Roboto"/>
                <w:bCs/>
                <w:color w:val="000000"/>
                <w:sz w:val="21"/>
                <w:szCs w:val="21"/>
              </w:rPr>
              <w:t xml:space="preserve">    </w:t>
            </w:r>
            <w:proofErr w:type="spellStart"/>
            <w:r w:rsidR="00C52160" w:rsidRPr="00FE233A">
              <w:rPr>
                <w:rFonts w:ascii="Roboto" w:eastAsia="Helvetica" w:hAnsi="Roboto"/>
                <w:bCs/>
                <w:color w:val="000000"/>
                <w:sz w:val="21"/>
                <w:szCs w:val="21"/>
              </w:rPr>
              <w:t>Left</w:t>
            </w:r>
            <w:proofErr w:type="spellEnd"/>
            <w:r w:rsidR="00C52160" w:rsidRPr="00FE233A">
              <w:rPr>
                <w:rFonts w:ascii="Roboto" w:eastAsia="Helvetica" w:hAnsi="Roboto"/>
                <w:bCs/>
                <w:color w:val="000000"/>
                <w:sz w:val="21"/>
                <w:szCs w:val="21"/>
              </w:rPr>
              <w:t xml:space="preserve"> </w:t>
            </w:r>
            <w:proofErr w:type="spellStart"/>
            <w:r w:rsidR="00C52160" w:rsidRPr="00FE233A">
              <w:rPr>
                <w:rFonts w:ascii="Roboto" w:eastAsia="Helvetica" w:hAnsi="Roboto"/>
                <w:bCs/>
                <w:color w:val="000000"/>
                <w:sz w:val="21"/>
                <w:szCs w:val="21"/>
              </w:rPr>
              <w:t>atrial</w:t>
            </w:r>
            <w:proofErr w:type="spellEnd"/>
            <w:r w:rsidR="00C52160" w:rsidRPr="00FE233A">
              <w:rPr>
                <w:rFonts w:ascii="Roboto" w:eastAsia="Helvetica" w:hAnsi="Roboto"/>
                <w:bCs/>
                <w:color w:val="000000"/>
                <w:sz w:val="21"/>
                <w:szCs w:val="21"/>
              </w:rPr>
              <w:t xml:space="preserve"> diameter, mm</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10E5DF62" w:rsidR="006A6C59" w:rsidRPr="00FE233A" w:rsidRDefault="00FE233A"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0F4274">
              <w:rPr>
                <w:rFonts w:ascii="Roboto" w:hAnsi="Roboto" w:cs="Segoe UI"/>
                <w:color w:val="333333"/>
                <w:sz w:val="21"/>
                <w:szCs w:val="21"/>
                <w:shd w:val="clear" w:color="auto" w:fill="FFFFFF"/>
              </w:rPr>
              <w:t>40.2 ± 10.8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01F62E89" w:rsidR="006A6C59" w:rsidRPr="00FE233A" w:rsidRDefault="00FE233A"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0F4274">
              <w:rPr>
                <w:rFonts w:ascii="Roboto" w:hAnsi="Roboto" w:cs="Segoe UI"/>
                <w:color w:val="333333"/>
                <w:sz w:val="21"/>
                <w:szCs w:val="21"/>
                <w:shd w:val="clear" w:color="auto" w:fill="FFFFFF"/>
              </w:rPr>
              <w:t>40.0 ± 10.3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56A2E1A3" w:rsidR="006A6C59" w:rsidRPr="00FE233A"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FE233A">
              <w:rPr>
                <w:rFonts w:ascii="Roboto" w:eastAsia="Helvetica" w:hAnsi="Roboto"/>
                <w:color w:val="000000"/>
                <w:sz w:val="21"/>
                <w:szCs w:val="21"/>
              </w:rPr>
              <w:t>0.</w:t>
            </w:r>
            <w:r w:rsidR="00FE233A" w:rsidRPr="00FE233A">
              <w:rPr>
                <w:rFonts w:ascii="Roboto" w:eastAsia="Helvetica" w:hAnsi="Roboto"/>
                <w:color w:val="000000"/>
                <w:sz w:val="21"/>
                <w:szCs w:val="21"/>
              </w:rPr>
              <w:t>5</w:t>
            </w:r>
          </w:p>
        </w:tc>
      </w:tr>
      <w:tr w:rsidR="006A6C59" w:rsidRPr="0013266C"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6A6C59" w:rsidRPr="007C4859" w:rsidRDefault="006A6C59" w:rsidP="006A6C59">
            <w:pPr>
              <w:pBdr>
                <w:top w:val="none" w:sz="0" w:space="0" w:color="000000"/>
                <w:left w:val="none" w:sz="0" w:space="0" w:color="000000"/>
                <w:bottom w:val="none" w:sz="0" w:space="0" w:color="000000"/>
                <w:right w:val="none" w:sz="0" w:space="0" w:color="000000"/>
              </w:pBdr>
              <w:ind w:right="100"/>
              <w:rPr>
                <w:rFonts w:ascii="Roboto" w:hAnsi="Roboto"/>
                <w:b/>
                <w:bCs/>
                <w:sz w:val="21"/>
                <w:szCs w:val="21"/>
                <w:lang w:val="en-US"/>
              </w:rPr>
            </w:pPr>
            <w:r w:rsidRPr="007C4859">
              <w:rPr>
                <w:rFonts w:ascii="Roboto" w:hAnsi="Roboto"/>
                <w:b/>
                <w:bCs/>
                <w:sz w:val="21"/>
                <w:szCs w:val="21"/>
                <w:lang w:val="en-US"/>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r>
      <w:tr w:rsidR="006A6C59" w:rsidRPr="00DB6D77" w14:paraId="2A4CFD06"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7C4859">
              <w:rPr>
                <w:rFonts w:ascii="Roboto" w:eastAsia="Helvetica" w:hAnsi="Roboto"/>
                <w:bCs/>
                <w:color w:val="000000"/>
                <w:sz w:val="21"/>
                <w:szCs w:val="21"/>
                <w:lang w:val="en-US"/>
              </w:rPr>
              <w:t xml:space="preserve">    </w:t>
            </w:r>
            <w:r w:rsidRPr="00A62DC8">
              <w:rPr>
                <w:rFonts w:ascii="Roboto" w:eastAsia="Helvetica" w:hAnsi="Roboto"/>
                <w:bCs/>
                <w:color w:val="000000"/>
                <w:sz w:val="21"/>
                <w:szCs w:val="21"/>
              </w:rPr>
              <w:t>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6C6B5" w14:textId="479F026F"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576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1D5EA" w14:textId="3A2D2814"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1,189 (40%)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559CAB05"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Atrial</w:t>
            </w:r>
            <w:proofErr w:type="spellEnd"/>
            <w:r w:rsidRPr="00A62DC8">
              <w:rPr>
                <w:rFonts w:ascii="Roboto" w:eastAsia="Helvetica" w:hAnsi="Roboto"/>
                <w:bCs/>
                <w:color w:val="000000"/>
                <w:sz w:val="21"/>
                <w:szCs w:val="21"/>
              </w:rPr>
              <w:t xml:space="preserve">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FEB5" w14:textId="7167533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380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4ECE" w14:textId="23F1526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384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BF3345F"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0.7</w:t>
            </w:r>
          </w:p>
        </w:tc>
      </w:tr>
      <w:tr w:rsidR="00A62DC8" w:rsidRPr="00DB6D77" w14:paraId="61141FFD"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A62DC8" w:rsidRPr="00A62DC8" w:rsidRDefault="00A62DC8" w:rsidP="00A62DC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Syncope</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29B2" w14:textId="3C2D237D"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288 (9.6%)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A82E1" w14:textId="61534DF6"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285 (9.7%)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BDD43" w14:textId="53E2AFE8"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&gt;0.9</w:t>
            </w:r>
          </w:p>
        </w:tc>
      </w:tr>
      <w:tr w:rsidR="006A6C59" w:rsidRPr="00DB6D77" w14:paraId="2B2D910F"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2F3C" w14:textId="170CF67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80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0E9D0" w14:textId="67574CC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93 (3.2%)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A24E" w14:textId="76B2A4B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0.3</w:t>
            </w:r>
          </w:p>
        </w:tc>
      </w:tr>
      <w:tr w:rsidR="00A62DC8" w:rsidRPr="00DB6D77" w14:paraId="2410FA5D"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3D5DB892" w:rsidR="00A62DC8" w:rsidRPr="007C4859" w:rsidRDefault="00A62DC8" w:rsidP="001F2967">
            <w:pPr>
              <w:pBdr>
                <w:top w:val="none" w:sz="0" w:space="0" w:color="000000"/>
                <w:left w:val="none" w:sz="0" w:space="0" w:color="000000"/>
                <w:bottom w:val="none" w:sz="0" w:space="0" w:color="000000"/>
                <w:right w:val="none" w:sz="0" w:space="0" w:color="000000"/>
              </w:pBdr>
              <w:ind w:left="360" w:right="100" w:hanging="260"/>
              <w:rPr>
                <w:rFonts w:ascii="Roboto" w:hAnsi="Roboto"/>
                <w:sz w:val="21"/>
                <w:szCs w:val="21"/>
                <w:lang w:val="en-US"/>
              </w:rPr>
            </w:pPr>
            <w:r w:rsidRPr="007C4859">
              <w:rPr>
                <w:rFonts w:ascii="Roboto" w:eastAsia="Helvetica" w:hAnsi="Roboto"/>
                <w:color w:val="000000"/>
                <w:sz w:val="21"/>
                <w:szCs w:val="21"/>
                <w:lang w:val="en-US"/>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7F174" w14:textId="3E66E2AB"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395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6D5B7" w14:textId="0B76E7AB"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142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1C0E0" w14:textId="6BA23035"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40523FFE"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0E50D131" w:rsidR="006A6C59" w:rsidRPr="00A62DC8" w:rsidRDefault="006A6C59" w:rsidP="001F2967">
            <w:pPr>
              <w:pBdr>
                <w:top w:val="none" w:sz="0" w:space="0" w:color="000000"/>
                <w:left w:val="none" w:sz="0" w:space="0" w:color="000000"/>
                <w:bottom w:val="none" w:sz="0" w:space="0" w:color="000000"/>
                <w:right w:val="none" w:sz="0" w:space="0" w:color="000000"/>
              </w:pBdr>
              <w:ind w:left="360" w:right="100" w:hanging="260"/>
              <w:rPr>
                <w:rFonts w:ascii="Roboto" w:hAnsi="Roboto"/>
                <w:bCs/>
                <w:sz w:val="21"/>
                <w:szCs w:val="21"/>
              </w:rPr>
            </w:pPr>
            <w:r w:rsidRPr="00A62DC8">
              <w:rPr>
                <w:rFonts w:ascii="Roboto" w:eastAsia="Helvetica" w:hAnsi="Roboto"/>
                <w:bCs/>
                <w:color w:val="000000"/>
                <w:sz w:val="21"/>
                <w:szCs w:val="21"/>
              </w:rPr>
              <w:t xml:space="preserve">    </w:t>
            </w:r>
            <w:proofErr w:type="spellStart"/>
            <w:r w:rsidR="00D55B18">
              <w:rPr>
                <w:rFonts w:ascii="Roboto" w:eastAsia="Helvetica" w:hAnsi="Roboto"/>
                <w:bCs/>
                <w:color w:val="000000"/>
                <w:sz w:val="21"/>
                <w:szCs w:val="21"/>
              </w:rPr>
              <w:t>Resuscitated</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cardiac</w:t>
            </w:r>
            <w:proofErr w:type="spellEnd"/>
            <w:r w:rsidRPr="00A62DC8">
              <w:rPr>
                <w:rFonts w:ascii="Roboto" w:eastAsia="Helvetica" w:hAnsi="Roboto"/>
                <w:bCs/>
                <w:color w:val="000000"/>
                <w:sz w:val="21"/>
                <w:szCs w:val="21"/>
              </w:rPr>
              <w:t xml:space="preserve">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70D9" w14:textId="7C1ED5A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75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803A8" w14:textId="45F771C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50 (1.7%)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40D416B0"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0.031</w:t>
            </w:r>
          </w:p>
        </w:tc>
      </w:tr>
      <w:tr w:rsidR="006A6C59" w:rsidRPr="00DB6D77" w14:paraId="17D029D2"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6A6C59" w:rsidRPr="007C4859" w:rsidRDefault="006A6C59" w:rsidP="001F2967">
            <w:pPr>
              <w:pBdr>
                <w:top w:val="none" w:sz="0" w:space="0" w:color="000000"/>
                <w:left w:val="none" w:sz="0" w:space="0" w:color="000000"/>
                <w:bottom w:val="none" w:sz="0" w:space="0" w:color="000000"/>
                <w:right w:val="none" w:sz="0" w:space="0" w:color="000000"/>
              </w:pBdr>
              <w:ind w:left="360" w:right="100" w:hanging="260"/>
              <w:rPr>
                <w:rFonts w:ascii="Roboto" w:hAnsi="Roboto"/>
                <w:bCs/>
                <w:sz w:val="21"/>
                <w:szCs w:val="21"/>
                <w:lang w:val="en-US"/>
              </w:rPr>
            </w:pPr>
            <w:r w:rsidRPr="007C4859">
              <w:rPr>
                <w:rFonts w:ascii="Roboto" w:eastAsia="Helvetica" w:hAnsi="Roboto"/>
                <w:bCs/>
                <w:color w:val="000000"/>
                <w:sz w:val="21"/>
                <w:szCs w:val="21"/>
                <w:lang w:val="en-US"/>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3D1E1" w14:textId="679C397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215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76EFE" w14:textId="6F55B451"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258 (8.8%)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E057" w14:textId="5822A8FC"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0.023</w:t>
            </w:r>
          </w:p>
        </w:tc>
      </w:tr>
      <w:tr w:rsidR="006A6C59" w:rsidRPr="00DB6D77" w14:paraId="6B90BB8A"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01EE0FC1" w:rsidR="006A6C59" w:rsidRPr="00662775"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
            </w:pPr>
            <w:r w:rsidRPr="00662775">
              <w:rPr>
                <w:rFonts w:ascii="Roboto" w:eastAsia="Helvetica" w:hAnsi="Roboto"/>
                <w:bCs/>
                <w:color w:val="000000"/>
                <w:sz w:val="21"/>
                <w:szCs w:val="21"/>
                <w:lang w:val="en-US"/>
              </w:rPr>
              <w:t xml:space="preserve">    LV systolic dysfunction (LV</w:t>
            </w:r>
            <w:r w:rsidR="00662775" w:rsidRPr="00662775">
              <w:rPr>
                <w:rFonts w:ascii="Roboto" w:eastAsia="Helvetica" w:hAnsi="Roboto"/>
                <w:bCs/>
                <w:color w:val="000000"/>
                <w:sz w:val="21"/>
                <w:szCs w:val="21"/>
                <w:lang w:val="en-US"/>
              </w:rPr>
              <w:t xml:space="preserve"> </w:t>
            </w:r>
            <w:r w:rsidR="00662775">
              <w:rPr>
                <w:rFonts w:ascii="Roboto" w:eastAsia="Helvetica" w:hAnsi="Roboto"/>
                <w:bCs/>
                <w:color w:val="000000"/>
                <w:sz w:val="21"/>
                <w:szCs w:val="21"/>
                <w:lang w:val="en-US"/>
              </w:rPr>
              <w:t>ejection fraction</w:t>
            </w:r>
            <w:r w:rsidRPr="00662775">
              <w:rPr>
                <w:rFonts w:ascii="Roboto" w:eastAsia="Helvetica" w:hAnsi="Roboto"/>
                <w:bCs/>
                <w:color w:val="000000"/>
                <w:sz w:val="21"/>
                <w:szCs w:val="21"/>
                <w:lang w:val="en-US"/>
              </w:rPr>
              <w:t>&lt;50%)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134C7" w14:textId="44B9AD7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111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2777C" w14:textId="0FCDA470"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51 (1.7%)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7F7792B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642F8303" w:rsidR="006A6C59" w:rsidRPr="007C4859"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
            </w:pPr>
            <w:r w:rsidRPr="007C4859">
              <w:rPr>
                <w:rFonts w:ascii="Roboto" w:eastAsia="Helvetica" w:hAnsi="Roboto"/>
                <w:bCs/>
                <w:color w:val="000000"/>
                <w:sz w:val="21"/>
                <w:szCs w:val="21"/>
                <w:lang w:val="en-US"/>
              </w:rPr>
              <w:t xml:space="preserve">    Severe LV systolic dysfunction (LV</w:t>
            </w:r>
            <w:r w:rsidR="00662775">
              <w:rPr>
                <w:rFonts w:ascii="Roboto" w:eastAsia="Helvetica" w:hAnsi="Roboto"/>
                <w:bCs/>
                <w:color w:val="000000"/>
                <w:sz w:val="21"/>
                <w:szCs w:val="21"/>
                <w:lang w:val="en-US"/>
              </w:rPr>
              <w:t xml:space="preserve"> ejection fraction</w:t>
            </w:r>
            <w:r w:rsidRPr="007C4859">
              <w:rPr>
                <w:rFonts w:ascii="Roboto" w:eastAsia="Helvetica" w:hAnsi="Roboto"/>
                <w:bCs/>
                <w:color w:val="000000"/>
                <w:sz w:val="21"/>
                <w:szCs w:val="21"/>
                <w:lang w:val="en-US"/>
              </w:rPr>
              <w:t>&lt;35%)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4E022" w14:textId="7584AF9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24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74022" w14:textId="7E513F3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11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0DF341DB"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0.032</w:t>
            </w:r>
          </w:p>
        </w:tc>
      </w:tr>
      <w:tr w:rsidR="006A6C59"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18980EA7" w:rsidR="006A6C59" w:rsidRPr="00A62DC8" w:rsidRDefault="006A6C59" w:rsidP="006A6C59">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A62DC8">
              <w:rPr>
                <w:rFonts w:ascii="Roboto" w:eastAsia="Helvetica" w:hAnsi="Roboto"/>
                <w:b/>
                <w:color w:val="000000"/>
                <w:sz w:val="21"/>
                <w:szCs w:val="21"/>
              </w:rPr>
              <w:t>ESC</w:t>
            </w:r>
            <w:r w:rsidR="00241DE5">
              <w:rPr>
                <w:rFonts w:ascii="Roboto" w:eastAsia="Helvetica" w:hAnsi="Roboto"/>
                <w:b/>
                <w:color w:val="000000"/>
                <w:sz w:val="21"/>
                <w:szCs w:val="21"/>
              </w:rPr>
              <w:t xml:space="preserve"> SCD</w:t>
            </w:r>
            <w:r w:rsidRPr="00A62DC8">
              <w:rPr>
                <w:rFonts w:ascii="Roboto" w:eastAsia="Helvetica" w:hAnsi="Roboto"/>
                <w:b/>
                <w:color w:val="000000"/>
                <w:sz w:val="21"/>
                <w:szCs w:val="21"/>
              </w:rPr>
              <w:t xml:space="preserve"> </w:t>
            </w:r>
            <w:proofErr w:type="spellStart"/>
            <w:r w:rsidRPr="00A62DC8">
              <w:rPr>
                <w:rFonts w:ascii="Roboto" w:eastAsia="Helvetica" w:hAnsi="Roboto"/>
                <w:b/>
                <w:color w:val="000000"/>
                <w:sz w:val="21"/>
                <w:szCs w:val="21"/>
              </w:rPr>
              <w:t>risk</w:t>
            </w:r>
            <w:proofErr w:type="spellEnd"/>
            <w:r w:rsidRPr="00A62DC8">
              <w:rPr>
                <w:rFonts w:ascii="Roboto" w:eastAsia="Helvetica" w:hAnsi="Roboto"/>
                <w:b/>
                <w:color w:val="000000"/>
                <w:sz w:val="21"/>
                <w:szCs w:val="21"/>
              </w:rPr>
              <w:t xml:space="preserve"> </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A62DC8">
              <w:rPr>
                <w:rFonts w:ascii="Roboto" w:eastAsia="Helvetica" w:hAnsi="Roboto"/>
                <w:color w:val="000000"/>
                <w:sz w:val="21"/>
                <w:szCs w:val="21"/>
              </w:rPr>
              <w:t xml:space="preserve">High (&gt;6% per 5 </w:t>
            </w:r>
            <w:proofErr w:type="spellStart"/>
            <w:r w:rsidRPr="00A62DC8">
              <w:rPr>
                <w:rFonts w:ascii="Roboto" w:eastAsia="Helvetica" w:hAnsi="Roboto"/>
                <w:color w:val="000000"/>
                <w:sz w:val="21"/>
                <w:szCs w:val="21"/>
              </w:rPr>
              <w:t>years</w:t>
            </w:r>
            <w:proofErr w:type="spellEnd"/>
            <w:r w:rsidRPr="00A62DC8">
              <w:rPr>
                <w:rFonts w:ascii="Roboto" w:eastAsia="Helvetica" w:hAnsi="Roboto"/>
                <w:color w:val="000000"/>
                <w:sz w:val="21"/>
                <w:szCs w:val="21"/>
              </w:rPr>
              <w: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38760D0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w:t>
            </w:r>
            <w:r w:rsidR="005B00FE">
              <w:rPr>
                <w:rFonts w:ascii="Roboto" w:eastAsia="Helvetica" w:hAnsi="Roboto"/>
                <w:color w:val="000000"/>
                <w:sz w:val="21"/>
                <w:szCs w:val="21"/>
              </w:rPr>
              <w:t>48</w:t>
            </w:r>
            <w:r w:rsidRPr="00A62DC8">
              <w:rPr>
                <w:rFonts w:ascii="Roboto" w:eastAsia="Helvetica" w:hAnsi="Roboto"/>
                <w:color w:val="000000"/>
                <w:sz w:val="21"/>
                <w:szCs w:val="21"/>
              </w:rPr>
              <w:t xml:space="preserve"> (</w:t>
            </w:r>
            <w:r w:rsidR="005B00FE">
              <w:rPr>
                <w:rFonts w:ascii="Roboto" w:eastAsia="Helvetica" w:hAnsi="Roboto"/>
                <w:color w:val="000000"/>
                <w:sz w:val="21"/>
                <w:szCs w:val="21"/>
              </w:rPr>
              <w:t>8.7</w:t>
            </w:r>
            <w:r w:rsidRPr="00A62DC8">
              <w:rPr>
                <w:rFonts w:ascii="Roboto" w:eastAsia="Helvetica" w:hAnsi="Roboto"/>
                <w:color w:val="000000"/>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358846B3" w:rsidR="006A6C59" w:rsidRPr="00A62DC8" w:rsidRDefault="005B00FE"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64</w:t>
            </w:r>
            <w:r w:rsidR="006A6C59" w:rsidRPr="00A62DC8">
              <w:rPr>
                <w:rFonts w:ascii="Roboto" w:eastAsia="Helvetica" w:hAnsi="Roboto"/>
                <w:color w:val="000000"/>
                <w:sz w:val="21"/>
                <w:szCs w:val="21"/>
              </w:rPr>
              <w:t xml:space="preserve"> (</w:t>
            </w:r>
            <w:r>
              <w:rPr>
                <w:rFonts w:ascii="Roboto" w:eastAsia="Helvetica" w:hAnsi="Roboto"/>
                <w:color w:val="000000"/>
                <w:sz w:val="21"/>
                <w:szCs w:val="21"/>
              </w:rPr>
              <w:t>3</w:t>
            </w:r>
            <w:r w:rsidR="006A6C59" w:rsidRPr="00A62DC8">
              <w:rPr>
                <w:rFonts w:ascii="Roboto" w:eastAsia="Helvetica" w:hAnsi="Roboto"/>
                <w:color w:val="000000"/>
                <w:sz w:val="21"/>
                <w:szCs w:val="21"/>
              </w:rPr>
              <w:t>.8%)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A62DC8">
              <w:rPr>
                <w:rFonts w:ascii="Roboto" w:eastAsia="Helvetica" w:hAnsi="Roboto"/>
                <w:color w:val="000000"/>
                <w:sz w:val="21"/>
                <w:szCs w:val="21"/>
              </w:rPr>
              <w:t xml:space="preserve">Moderate (4-6% per 5 </w:t>
            </w:r>
            <w:proofErr w:type="spellStart"/>
            <w:r w:rsidRPr="00A62DC8">
              <w:rPr>
                <w:rFonts w:ascii="Roboto" w:eastAsia="Helvetica" w:hAnsi="Roboto"/>
                <w:color w:val="000000"/>
                <w:sz w:val="21"/>
                <w:szCs w:val="21"/>
              </w:rPr>
              <w:t>years</w:t>
            </w:r>
            <w:proofErr w:type="spellEnd"/>
            <w:r w:rsidRPr="00A62DC8">
              <w:rPr>
                <w:rFonts w:ascii="Roboto" w:eastAsia="Helvetica" w:hAnsi="Roboto"/>
                <w:color w:val="000000"/>
                <w:sz w:val="21"/>
                <w:szCs w:val="21"/>
              </w:rPr>
              <w: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0691A8E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21</w:t>
            </w:r>
            <w:r w:rsidR="005B00FE">
              <w:rPr>
                <w:rFonts w:ascii="Roboto" w:eastAsia="Helvetica" w:hAnsi="Roboto"/>
                <w:color w:val="000000"/>
                <w:sz w:val="21"/>
                <w:szCs w:val="21"/>
              </w:rPr>
              <w:t>6</w:t>
            </w:r>
            <w:r w:rsidRPr="00A62DC8">
              <w:rPr>
                <w:rFonts w:ascii="Roboto" w:eastAsia="Helvetica" w:hAnsi="Roboto"/>
                <w:color w:val="000000"/>
                <w:sz w:val="21"/>
                <w:szCs w:val="21"/>
              </w:rPr>
              <w:t xml:space="preserve">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2D2C26A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12</w:t>
            </w:r>
            <w:r w:rsidR="005B00FE">
              <w:rPr>
                <w:rFonts w:ascii="Roboto" w:eastAsia="Helvetica" w:hAnsi="Roboto"/>
                <w:color w:val="000000"/>
                <w:sz w:val="21"/>
                <w:szCs w:val="21"/>
              </w:rPr>
              <w:t>8</w:t>
            </w:r>
            <w:r w:rsidRPr="00A62DC8">
              <w:rPr>
                <w:rFonts w:ascii="Roboto" w:eastAsia="Helvetica" w:hAnsi="Roboto"/>
                <w:color w:val="000000"/>
                <w:sz w:val="21"/>
                <w:szCs w:val="21"/>
              </w:rPr>
              <w:t xml:space="preserve"> (7.</w:t>
            </w:r>
            <w:r w:rsidR="005B00FE">
              <w:rPr>
                <w:rFonts w:ascii="Roboto" w:eastAsia="Helvetica" w:hAnsi="Roboto"/>
                <w:color w:val="000000"/>
                <w:sz w:val="21"/>
                <w:szCs w:val="21"/>
              </w:rPr>
              <w:t>5</w:t>
            </w:r>
            <w:r w:rsidRPr="00A62DC8">
              <w:rPr>
                <w:rFonts w:ascii="Roboto" w:eastAsia="Helvetica" w:hAnsi="Roboto"/>
                <w:color w:val="000000"/>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A62DC8">
              <w:rPr>
                <w:rFonts w:ascii="Roboto" w:eastAsia="Helvetica" w:hAnsi="Roboto"/>
                <w:color w:val="000000"/>
                <w:sz w:val="21"/>
                <w:szCs w:val="21"/>
              </w:rPr>
              <w:t xml:space="preserve">Low (&lt;4% per 5 </w:t>
            </w:r>
            <w:proofErr w:type="spellStart"/>
            <w:r w:rsidRPr="00A62DC8">
              <w:rPr>
                <w:rFonts w:ascii="Roboto" w:eastAsia="Helvetica" w:hAnsi="Roboto"/>
                <w:color w:val="000000"/>
                <w:sz w:val="21"/>
                <w:szCs w:val="21"/>
              </w:rPr>
              <w:t>years</w:t>
            </w:r>
            <w:proofErr w:type="spellEnd"/>
            <w:r w:rsidRPr="00A62DC8">
              <w:rPr>
                <w:rFonts w:ascii="Roboto" w:eastAsia="Helvetica" w:hAnsi="Roboto"/>
                <w:color w:val="000000"/>
                <w:sz w:val="21"/>
                <w:szCs w:val="21"/>
              </w:rPr>
              <w: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0480B55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w:t>
            </w:r>
            <w:r w:rsidR="005B00FE">
              <w:rPr>
                <w:rFonts w:ascii="Roboto" w:eastAsia="Helvetica" w:hAnsi="Roboto"/>
                <w:color w:val="000000"/>
                <w:sz w:val="21"/>
                <w:szCs w:val="21"/>
              </w:rPr>
              <w:t>341</w:t>
            </w:r>
            <w:r w:rsidRPr="00A62DC8">
              <w:rPr>
                <w:rFonts w:ascii="Roboto" w:eastAsia="Helvetica" w:hAnsi="Roboto"/>
                <w:color w:val="000000"/>
                <w:sz w:val="21"/>
                <w:szCs w:val="21"/>
              </w:rPr>
              <w:t xml:space="preserve"> (7</w:t>
            </w:r>
            <w:r w:rsidR="005B00FE">
              <w:rPr>
                <w:rFonts w:ascii="Roboto" w:eastAsia="Helvetica" w:hAnsi="Roboto"/>
                <w:color w:val="000000"/>
                <w:sz w:val="21"/>
                <w:szCs w:val="21"/>
              </w:rPr>
              <w:t>9</w:t>
            </w:r>
            <w:r w:rsidRPr="00A62DC8">
              <w:rPr>
                <w:rFonts w:ascii="Roboto" w:eastAsia="Helvetica" w:hAnsi="Roboto"/>
                <w:color w:val="000000"/>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18A86AA4"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w:t>
            </w:r>
            <w:r w:rsidR="005B00FE">
              <w:rPr>
                <w:rFonts w:ascii="Roboto" w:eastAsia="Helvetica" w:hAnsi="Roboto"/>
                <w:color w:val="000000"/>
                <w:sz w:val="21"/>
                <w:szCs w:val="21"/>
              </w:rPr>
              <w:t>509</w:t>
            </w:r>
            <w:r w:rsidR="005B00FE" w:rsidRPr="00A62DC8">
              <w:rPr>
                <w:rFonts w:ascii="Roboto" w:eastAsia="Helvetica" w:hAnsi="Roboto"/>
                <w:color w:val="000000"/>
                <w:sz w:val="21"/>
                <w:szCs w:val="21"/>
              </w:rPr>
              <w:t xml:space="preserve"> </w:t>
            </w:r>
            <w:r w:rsidRPr="00A62DC8">
              <w:rPr>
                <w:rFonts w:ascii="Roboto" w:eastAsia="Helvetica" w:hAnsi="Roboto"/>
                <w:color w:val="000000"/>
                <w:sz w:val="21"/>
                <w:szCs w:val="21"/>
              </w:rPr>
              <w:t>(8</w:t>
            </w:r>
            <w:r w:rsidR="005B00FE">
              <w:rPr>
                <w:rFonts w:ascii="Roboto" w:eastAsia="Helvetica" w:hAnsi="Roboto"/>
                <w:color w:val="000000"/>
                <w:sz w:val="21"/>
                <w:szCs w:val="21"/>
              </w:rPr>
              <w:t>9</w:t>
            </w:r>
            <w:r w:rsidRPr="00A62DC8">
              <w:rPr>
                <w:rFonts w:ascii="Roboto" w:eastAsia="Helvetica" w:hAnsi="Roboto"/>
                <w:color w:val="000000"/>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A5713E" w:rsidRPr="00DB6D77" w14:paraId="43B6CC5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DED9F" w14:textId="014E1C13" w:rsidR="00A5713E" w:rsidRPr="00A62DC8" w:rsidRDefault="00A5713E" w:rsidP="00A5713E">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proofErr w:type="spellStart"/>
            <w:r w:rsidRPr="00A62DC8">
              <w:rPr>
                <w:rFonts w:ascii="Roboto" w:eastAsia="Helvetica" w:hAnsi="Roboto"/>
                <w:color w:val="000000"/>
                <w:sz w:val="21"/>
                <w:szCs w:val="21"/>
              </w:rPr>
              <w:t>Unknown</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1DE21" w14:textId="2C97B0BD"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A62DC8">
              <w:rPr>
                <w:rFonts w:ascii="Roboto" w:eastAsia="Helvetica" w:hAnsi="Roboto"/>
                <w:color w:val="000000"/>
                <w:sz w:val="21"/>
                <w:szCs w:val="21"/>
              </w:rPr>
              <w:t>1,</w:t>
            </w:r>
            <w:r w:rsidRPr="00A62DC8" w:rsidDel="005B00FE">
              <w:rPr>
                <w:rFonts w:ascii="Roboto" w:eastAsia="Helvetica" w:hAnsi="Roboto"/>
                <w:color w:val="000000"/>
                <w:sz w:val="21"/>
                <w:szCs w:val="21"/>
              </w:rPr>
              <w:t xml:space="preserve"> </w:t>
            </w:r>
            <w:r w:rsidRPr="00A62DC8">
              <w:rPr>
                <w:rFonts w:ascii="Roboto" w:eastAsia="Helvetica" w:hAnsi="Roboto"/>
                <w:color w:val="000000"/>
                <w:sz w:val="21"/>
                <w:szCs w:val="21"/>
              </w:rPr>
              <w:t>2</w:t>
            </w:r>
            <w:r>
              <w:rPr>
                <w:rFonts w:ascii="Roboto" w:eastAsia="Helvetica" w:hAnsi="Roboto"/>
                <w:color w:val="000000"/>
                <w:sz w:val="21"/>
                <w:szCs w:val="21"/>
              </w:rPr>
              <w:t>94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36B02" w14:textId="5264001A"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A62DC8">
              <w:rPr>
                <w:rFonts w:ascii="Roboto" w:eastAsia="Helvetica" w:hAnsi="Roboto"/>
                <w:color w:val="000000"/>
                <w:sz w:val="21"/>
                <w:szCs w:val="21"/>
              </w:rPr>
              <w:t>1,</w:t>
            </w:r>
            <w:r>
              <w:rPr>
                <w:rFonts w:ascii="Roboto" w:eastAsia="Helvetica" w:hAnsi="Roboto"/>
                <w:color w:val="000000"/>
                <w:sz w:val="21"/>
                <w:szCs w:val="21"/>
              </w:rPr>
              <w:t>242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2D0F76" w14:textId="77777777"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A5713E"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4C5853CA" w:rsidR="00A5713E" w:rsidRPr="00241DE5" w:rsidRDefault="00241DE5" w:rsidP="00A5713E">
            <w:pPr>
              <w:pBdr>
                <w:top w:val="none" w:sz="0" w:space="0" w:color="000000"/>
                <w:left w:val="none" w:sz="0" w:space="0" w:color="000000"/>
                <w:bottom w:val="none" w:sz="0" w:space="0" w:color="000000"/>
                <w:right w:val="none" w:sz="0" w:space="0" w:color="000000"/>
              </w:pBdr>
              <w:ind w:left="300" w:right="100"/>
              <w:rPr>
                <w:rFonts w:ascii="Roboto" w:hAnsi="Roboto"/>
                <w:sz w:val="21"/>
                <w:szCs w:val="21"/>
                <w:lang w:val="en-US"/>
              </w:rPr>
            </w:pPr>
            <w:r>
              <w:rPr>
                <w:rFonts w:ascii="Roboto" w:eastAsia="Helvetica" w:hAnsi="Roboto"/>
                <w:color w:val="000000"/>
                <w:sz w:val="21"/>
                <w:szCs w:val="21"/>
                <w:lang w:val="en-US"/>
              </w:rPr>
              <w:t xml:space="preserve">5- year risk </w:t>
            </w:r>
            <w:r w:rsidR="00A5713E" w:rsidRPr="00241DE5">
              <w:rPr>
                <w:rFonts w:ascii="Roboto" w:eastAsia="Helvetica" w:hAnsi="Roboto"/>
                <w:color w:val="000000"/>
                <w:sz w:val="21"/>
                <w:szCs w:val="21"/>
                <w:lang w:val="en-US"/>
              </w:rPr>
              <w:t xml:space="preserve">score </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3AE2565E"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 xml:space="preserve">2.3 </w:t>
            </w:r>
            <w:ins w:id="581" w:author="Christoffer Vissing" w:date="2024-03-18T13:06:00Z">
              <w:r w:rsidR="00164A03">
                <w:rPr>
                  <w:rFonts w:ascii="Roboto" w:hAnsi="Roboto" w:cs="Segoe UI"/>
                  <w:color w:val="333333"/>
                  <w:sz w:val="21"/>
                  <w:szCs w:val="21"/>
                </w:rPr>
                <w:t>[</w:t>
              </w:r>
            </w:ins>
            <w:del w:id="582" w:author="Christoffer Vissing" w:date="2024-03-18T13:06:00Z">
              <w:r w:rsidDel="00164A03">
                <w:rPr>
                  <w:rFonts w:ascii="Roboto" w:eastAsia="Helvetica" w:hAnsi="Roboto"/>
                  <w:color w:val="000000"/>
                  <w:sz w:val="21"/>
                  <w:szCs w:val="21"/>
                </w:rPr>
                <w:delText>(</w:delText>
              </w:r>
            </w:del>
            <w:r>
              <w:rPr>
                <w:rFonts w:ascii="Roboto" w:eastAsia="Helvetica" w:hAnsi="Roboto"/>
                <w:color w:val="000000"/>
                <w:sz w:val="21"/>
                <w:szCs w:val="21"/>
              </w:rPr>
              <w:t>1.5</w:t>
            </w:r>
            <w:del w:id="583" w:author="Christoffer Vissing" w:date="2024-03-18T13:05:00Z">
              <w:r w:rsidDel="00164A03">
                <w:rPr>
                  <w:rFonts w:ascii="Roboto" w:eastAsia="Helvetica" w:hAnsi="Roboto"/>
                  <w:color w:val="000000"/>
                  <w:sz w:val="21"/>
                  <w:szCs w:val="21"/>
                </w:rPr>
                <w:delText xml:space="preserve"> to </w:delText>
              </w:r>
            </w:del>
            <w:ins w:id="584" w:author="Christoffer Vissing" w:date="2024-03-18T13:05:00Z">
              <w:r w:rsidR="00164A03">
                <w:rPr>
                  <w:rFonts w:ascii="Roboto" w:eastAsia="Helvetica" w:hAnsi="Roboto"/>
                  <w:color w:val="000000"/>
                  <w:sz w:val="21"/>
                  <w:szCs w:val="21"/>
                </w:rPr>
                <w:t xml:space="preserve">, </w:t>
              </w:r>
            </w:ins>
            <w:r>
              <w:rPr>
                <w:rFonts w:ascii="Roboto" w:eastAsia="Helvetica" w:hAnsi="Roboto"/>
                <w:color w:val="000000"/>
                <w:sz w:val="21"/>
                <w:szCs w:val="21"/>
              </w:rPr>
              <w:t>3.6</w:t>
            </w:r>
            <w:ins w:id="585" w:author="Christoffer Vissing" w:date="2024-03-18T13:07:00Z">
              <w:r w:rsidR="00164A03">
                <w:rPr>
                  <w:rFonts w:ascii="Roboto" w:hAnsi="Roboto" w:cs="Segoe UI"/>
                  <w:color w:val="333333"/>
                  <w:sz w:val="21"/>
                  <w:szCs w:val="21"/>
                </w:rPr>
                <w:t>]</w:t>
              </w:r>
            </w:ins>
            <w:del w:id="586" w:author="Christoffer Vissing" w:date="2024-03-18T13:07:00Z">
              <w:r w:rsidDel="00164A03">
                <w:rPr>
                  <w:rFonts w:ascii="Roboto" w:eastAsia="Helvetica" w:hAnsi="Roboto"/>
                  <w:color w:val="000000"/>
                  <w:sz w:val="21"/>
                  <w:szCs w:val="21"/>
                </w:rPr>
                <w:delText>)</w:delText>
              </w:r>
            </w:del>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5D4D251"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 xml:space="preserve">1.8 </w:t>
            </w:r>
            <w:ins w:id="587" w:author="Christoffer Vissing" w:date="2024-03-18T13:06:00Z">
              <w:r w:rsidR="00164A03">
                <w:rPr>
                  <w:rFonts w:ascii="Roboto" w:hAnsi="Roboto" w:cs="Segoe UI"/>
                  <w:color w:val="333333"/>
                  <w:sz w:val="21"/>
                  <w:szCs w:val="21"/>
                </w:rPr>
                <w:t>[</w:t>
              </w:r>
            </w:ins>
            <w:del w:id="588" w:author="Christoffer Vissing" w:date="2024-03-18T13:06:00Z">
              <w:r w:rsidDel="00164A03">
                <w:rPr>
                  <w:rFonts w:ascii="Roboto" w:eastAsia="Helvetica" w:hAnsi="Roboto"/>
                  <w:color w:val="000000"/>
                  <w:sz w:val="21"/>
                  <w:szCs w:val="21"/>
                </w:rPr>
                <w:delText>(</w:delText>
              </w:r>
            </w:del>
            <w:r>
              <w:rPr>
                <w:rFonts w:ascii="Roboto" w:eastAsia="Helvetica" w:hAnsi="Roboto"/>
                <w:color w:val="000000"/>
                <w:sz w:val="21"/>
                <w:szCs w:val="21"/>
              </w:rPr>
              <w:t>1.3</w:t>
            </w:r>
            <w:del w:id="589" w:author="Christoffer Vissing" w:date="2024-03-18T13:05:00Z">
              <w:r w:rsidDel="00164A03">
                <w:rPr>
                  <w:rFonts w:ascii="Roboto" w:eastAsia="Helvetica" w:hAnsi="Roboto"/>
                  <w:color w:val="000000"/>
                  <w:sz w:val="21"/>
                  <w:szCs w:val="21"/>
                </w:rPr>
                <w:delText xml:space="preserve"> to </w:delText>
              </w:r>
            </w:del>
            <w:ins w:id="590" w:author="Christoffer Vissing" w:date="2024-03-18T13:05:00Z">
              <w:r w:rsidR="00164A03">
                <w:rPr>
                  <w:rFonts w:ascii="Roboto" w:eastAsia="Helvetica" w:hAnsi="Roboto"/>
                  <w:color w:val="000000"/>
                  <w:sz w:val="21"/>
                  <w:szCs w:val="21"/>
                </w:rPr>
                <w:t xml:space="preserve">, </w:t>
              </w:r>
            </w:ins>
            <w:r>
              <w:rPr>
                <w:rFonts w:ascii="Roboto" w:eastAsia="Helvetica" w:hAnsi="Roboto"/>
                <w:color w:val="000000"/>
                <w:sz w:val="21"/>
                <w:szCs w:val="21"/>
              </w:rPr>
              <w:t>2.7</w:t>
            </w:r>
            <w:ins w:id="591" w:author="Christoffer Vissing" w:date="2024-03-18T13:07:00Z">
              <w:r w:rsidR="00164A03">
                <w:rPr>
                  <w:rFonts w:ascii="Roboto" w:hAnsi="Roboto" w:cs="Segoe UI"/>
                  <w:color w:val="333333"/>
                  <w:sz w:val="21"/>
                  <w:szCs w:val="21"/>
                </w:rPr>
                <w:t>]</w:t>
              </w:r>
            </w:ins>
            <w:del w:id="592" w:author="Christoffer Vissing" w:date="2024-03-18T13:07:00Z">
              <w:r w:rsidDel="00164A03">
                <w:rPr>
                  <w:rFonts w:ascii="Roboto" w:eastAsia="Helvetica" w:hAnsi="Roboto"/>
                  <w:color w:val="000000"/>
                  <w:sz w:val="21"/>
                  <w:szCs w:val="21"/>
                </w:rPr>
                <w:delText>)</w:delText>
              </w:r>
            </w:del>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3DA2E900"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hAnsi="Roboto"/>
                <w:sz w:val="21"/>
                <w:szCs w:val="21"/>
              </w:rPr>
              <w:t>&lt;0.001</w:t>
            </w:r>
          </w:p>
        </w:tc>
      </w:tr>
      <w:tr w:rsidR="00A5713E" w:rsidRPr="0013266C"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1A847895" w:rsidR="00A5713E" w:rsidRPr="00C0216A" w:rsidRDefault="00A5713E" w:rsidP="00A5713E">
            <w:pPr>
              <w:pBdr>
                <w:top w:val="none" w:sz="0" w:space="0" w:color="000000"/>
                <w:left w:val="none" w:sz="0" w:space="0" w:color="000000"/>
                <w:bottom w:val="none" w:sz="0" w:space="0" w:color="000000"/>
                <w:right w:val="none" w:sz="0" w:space="0" w:color="000000"/>
              </w:pBdr>
              <w:ind w:left="100" w:right="100"/>
              <w:rPr>
                <w:rFonts w:ascii="Roboto" w:hAnsi="Roboto"/>
                <w:sz w:val="20"/>
                <w:szCs w:val="20"/>
                <w:lang w:val="en-US"/>
              </w:rPr>
            </w:pPr>
            <w:r w:rsidRPr="00C0216A">
              <w:rPr>
                <w:rFonts w:ascii="Roboto" w:eastAsia="Helvetica" w:hAnsi="Roboto"/>
                <w:color w:val="000000"/>
                <w:sz w:val="20"/>
                <w:szCs w:val="20"/>
                <w:lang w:val="en-US"/>
              </w:rPr>
              <w:t xml:space="preserve">n (%); Median </w:t>
            </w:r>
            <w:del w:id="593" w:author="Christoffer Vissing" w:date="2024-03-18T13:08:00Z">
              <w:r w:rsidRPr="00C0216A" w:rsidDel="00164A03">
                <w:rPr>
                  <w:rFonts w:ascii="Roboto" w:eastAsia="Helvetica" w:hAnsi="Roboto"/>
                  <w:color w:val="000000"/>
                  <w:sz w:val="20"/>
                  <w:szCs w:val="20"/>
                  <w:lang w:val="en-US"/>
                </w:rPr>
                <w:delText>(</w:delText>
              </w:r>
            </w:del>
            <w:ins w:id="594" w:author="Christoffer Vissing" w:date="2024-03-18T13:08:00Z">
              <w:r w:rsidR="00164A03">
                <w:rPr>
                  <w:rFonts w:ascii="Roboto" w:eastAsia="Helvetica" w:hAnsi="Roboto"/>
                  <w:color w:val="000000"/>
                  <w:sz w:val="20"/>
                  <w:szCs w:val="20"/>
                  <w:lang w:val="en-US"/>
                </w:rPr>
                <w:t>[</w:t>
              </w:r>
            </w:ins>
            <w:del w:id="595" w:author="Christoffer Vissing" w:date="2024-03-18T13:08:00Z">
              <w:r w:rsidRPr="00C0216A" w:rsidDel="00164A03">
                <w:rPr>
                  <w:rFonts w:ascii="Roboto" w:eastAsia="Helvetica" w:hAnsi="Roboto"/>
                  <w:color w:val="000000"/>
                  <w:sz w:val="20"/>
                  <w:szCs w:val="20"/>
                  <w:lang w:val="en-US"/>
                </w:rPr>
                <w:delText>25</w:delText>
              </w:r>
            </w:del>
            <w:ins w:id="596" w:author="Christoffer Vissing" w:date="2024-03-18T13:08:00Z">
              <w:r w:rsidR="00164A03">
                <w:rPr>
                  <w:rFonts w:ascii="Roboto" w:eastAsia="Helvetica" w:hAnsi="Roboto"/>
                  <w:color w:val="000000"/>
                  <w:sz w:val="20"/>
                  <w:szCs w:val="20"/>
                  <w:lang w:val="en-US"/>
                </w:rPr>
                <w:t>Q1</w:t>
              </w:r>
            </w:ins>
            <w:del w:id="597" w:author="Christoffer Vissing" w:date="2024-03-18T13:08:00Z">
              <w:r w:rsidRPr="00C0216A" w:rsidDel="00164A03">
                <w:rPr>
                  <w:rFonts w:ascii="Roboto" w:eastAsia="Helvetica" w:hAnsi="Roboto"/>
                  <w:color w:val="000000"/>
                  <w:sz w:val="20"/>
                  <w:szCs w:val="20"/>
                  <w:lang w:val="en-US"/>
                </w:rPr>
                <w:delText>%</w:delText>
              </w:r>
            </w:del>
            <w:ins w:id="598" w:author="Christoffer Vissing" w:date="2024-03-18T13:08:00Z">
              <w:r w:rsidR="00164A03">
                <w:rPr>
                  <w:rFonts w:ascii="Roboto" w:eastAsia="Helvetica" w:hAnsi="Roboto"/>
                  <w:color w:val="000000"/>
                  <w:sz w:val="20"/>
                  <w:szCs w:val="20"/>
                  <w:lang w:val="en-US"/>
                </w:rPr>
                <w:t>,</w:t>
              </w:r>
            </w:ins>
            <w:r w:rsidRPr="00C0216A">
              <w:rPr>
                <w:rFonts w:ascii="Roboto" w:eastAsia="Helvetica" w:hAnsi="Roboto"/>
                <w:color w:val="000000"/>
                <w:sz w:val="20"/>
                <w:szCs w:val="20"/>
                <w:lang w:val="en-US"/>
              </w:rPr>
              <w:t xml:space="preserve"> </w:t>
            </w:r>
            <w:del w:id="599" w:author="Christoffer Vissing" w:date="2024-03-18T13:08:00Z">
              <w:r w:rsidRPr="00C0216A" w:rsidDel="00164A03">
                <w:rPr>
                  <w:rFonts w:ascii="Roboto" w:eastAsia="Helvetica" w:hAnsi="Roboto"/>
                  <w:color w:val="000000"/>
                  <w:sz w:val="20"/>
                  <w:szCs w:val="20"/>
                  <w:lang w:val="en-US"/>
                </w:rPr>
                <w:delText>to 75%</w:delText>
              </w:r>
            </w:del>
            <w:ins w:id="600" w:author="Christoffer Vissing" w:date="2024-03-18T13:08:00Z">
              <w:r w:rsidR="00164A03">
                <w:rPr>
                  <w:rFonts w:ascii="Roboto" w:eastAsia="Helvetica" w:hAnsi="Roboto"/>
                  <w:color w:val="000000"/>
                  <w:sz w:val="20"/>
                  <w:szCs w:val="20"/>
                  <w:lang w:val="en-US"/>
                </w:rPr>
                <w:t>Q3]</w:t>
              </w:r>
            </w:ins>
            <w:del w:id="601" w:author="Christoffer Vissing" w:date="2024-03-18T13:08:00Z">
              <w:r w:rsidRPr="00C0216A" w:rsidDel="00164A03">
                <w:rPr>
                  <w:rFonts w:ascii="Roboto" w:eastAsia="Helvetica" w:hAnsi="Roboto"/>
                  <w:color w:val="000000"/>
                  <w:sz w:val="20"/>
                  <w:szCs w:val="20"/>
                  <w:lang w:val="en-US"/>
                </w:rPr>
                <w:delText>)</w:delText>
              </w:r>
            </w:del>
            <w:ins w:id="602" w:author="Christoffer Vissing" w:date="2024-03-18T13:08:00Z">
              <w:r w:rsidR="00164A03">
                <w:rPr>
                  <w:rFonts w:ascii="Roboto" w:eastAsia="Helvetica" w:hAnsi="Roboto"/>
                  <w:color w:val="000000"/>
                  <w:sz w:val="20"/>
                  <w:szCs w:val="20"/>
                  <w:lang w:val="en-US"/>
                </w:rPr>
                <w:t xml:space="preserve">; Mean </w:t>
              </w:r>
              <w:r w:rsidR="00164A03" w:rsidRPr="00164A03">
                <w:rPr>
                  <w:rFonts w:ascii="Roboto" w:hAnsi="Roboto" w:cs="Segoe UI"/>
                  <w:color w:val="333333"/>
                  <w:sz w:val="21"/>
                  <w:szCs w:val="21"/>
                  <w:shd w:val="clear" w:color="auto" w:fill="FFFFFF"/>
                  <w:lang w:val="en-US"/>
                  <w:rPrChange w:id="603" w:author="Christoffer Vissing" w:date="2024-03-18T13:08:00Z">
                    <w:rPr>
                      <w:rFonts w:ascii="Roboto" w:hAnsi="Roboto" w:cs="Segoe UI"/>
                      <w:color w:val="333333"/>
                      <w:sz w:val="21"/>
                      <w:szCs w:val="21"/>
                      <w:shd w:val="clear" w:color="auto" w:fill="FFFFFF"/>
                    </w:rPr>
                  </w:rPrChange>
                </w:rPr>
                <w:t>±</w:t>
              </w:r>
              <w:r w:rsidR="00164A03">
                <w:rPr>
                  <w:rFonts w:ascii="Roboto" w:hAnsi="Roboto" w:cs="Segoe UI"/>
                  <w:color w:val="333333"/>
                  <w:sz w:val="21"/>
                  <w:szCs w:val="21"/>
                  <w:shd w:val="clear" w:color="auto" w:fill="FFFFFF"/>
                  <w:lang w:val="en-US"/>
                </w:rPr>
                <w:t xml:space="preserve"> SD</w:t>
              </w:r>
            </w:ins>
            <w:r w:rsidR="00C0216A" w:rsidRPr="00C0216A">
              <w:rPr>
                <w:rFonts w:ascii="Roboto" w:eastAsia="Helvetica" w:hAnsi="Roboto"/>
                <w:color w:val="000000"/>
                <w:sz w:val="20"/>
                <w:szCs w:val="20"/>
                <w:lang w:val="en-US"/>
              </w:rPr>
              <w:t xml:space="preserve"> </w:t>
            </w:r>
            <w:r w:rsidR="00C0216A" w:rsidRPr="00C0216A">
              <w:rPr>
                <w:rFonts w:ascii="Roboto" w:eastAsia="Helvetica" w:hAnsi="Roboto"/>
                <w:b/>
                <w:bCs/>
                <w:color w:val="000000"/>
                <w:sz w:val="20"/>
                <w:szCs w:val="20"/>
                <w:lang w:val="en-US"/>
              </w:rPr>
              <w:t xml:space="preserve">Abbreviations: </w:t>
            </w:r>
            <w:r w:rsidR="00C0216A" w:rsidRPr="00C0216A">
              <w:rPr>
                <w:rFonts w:ascii="Roboto" w:eastAsia="Helvetica" w:hAnsi="Roboto"/>
                <w:color w:val="000000"/>
                <w:sz w:val="20"/>
                <w:szCs w:val="20"/>
                <w:lang w:val="en-US"/>
              </w:rPr>
              <w:t>ESC</w:t>
            </w:r>
            <w:r w:rsidR="00C0216A">
              <w:rPr>
                <w:rFonts w:ascii="Roboto" w:eastAsia="Helvetica" w:hAnsi="Roboto"/>
                <w:color w:val="000000"/>
                <w:sz w:val="20"/>
                <w:szCs w:val="20"/>
                <w:lang w:val="en-US"/>
              </w:rPr>
              <w:t xml:space="preserve"> = European Society of Cardiology; HCM = hypertrophic cardiomyopathy; LV = left ventricle; SCD = sudden cardiac death</w:t>
            </w:r>
          </w:p>
        </w:tc>
      </w:tr>
      <w:tr w:rsidR="00A5713E" w:rsidRPr="0013266C"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A5713E" w:rsidRPr="00C0216A" w:rsidRDefault="00A5713E" w:rsidP="00A5713E">
            <w:pPr>
              <w:pBdr>
                <w:top w:val="none" w:sz="0" w:space="0" w:color="000000"/>
                <w:left w:val="none" w:sz="0" w:space="0" w:color="000000"/>
                <w:bottom w:val="none" w:sz="0" w:space="0" w:color="000000"/>
                <w:right w:val="none" w:sz="0" w:space="0" w:color="000000"/>
              </w:pBdr>
              <w:ind w:right="100"/>
              <w:rPr>
                <w:rFonts w:ascii="Roboto" w:hAnsi="Roboto"/>
                <w:lang w:val="en-US"/>
              </w:rPr>
            </w:pPr>
          </w:p>
        </w:tc>
      </w:tr>
    </w:tbl>
    <w:p w14:paraId="3F96FF79" w14:textId="77777777" w:rsidR="006A6C59" w:rsidRPr="00C0216A" w:rsidRDefault="006A6C59">
      <w:pPr>
        <w:rPr>
          <w:rFonts w:ascii="Roboto" w:hAnsi="Roboto"/>
          <w:color w:val="000000"/>
          <w:lang w:val="en-US"/>
        </w:rPr>
      </w:pPr>
      <w:r w:rsidRPr="00C0216A">
        <w:rPr>
          <w:rFonts w:ascii="Roboto" w:hAnsi="Roboto"/>
          <w:color w:val="000000"/>
          <w:lang w:val="en-US"/>
        </w:rPr>
        <w:br w:type="page"/>
      </w:r>
    </w:p>
    <w:p w14:paraId="2467F023" w14:textId="12BBE9C1" w:rsidR="00F704D4" w:rsidRPr="007C4859" w:rsidRDefault="00F704D4">
      <w:pPr>
        <w:rPr>
          <w:rFonts w:ascii="Roboto" w:hAnsi="Roboto"/>
          <w:color w:val="000000"/>
          <w:lang w:val="en-US"/>
        </w:rPr>
      </w:pPr>
    </w:p>
    <w:tbl>
      <w:tblPr>
        <w:tblW w:w="9541"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512"/>
        <w:gridCol w:w="2437"/>
        <w:gridCol w:w="2478"/>
        <w:gridCol w:w="1114"/>
        <w:tblGridChange w:id="604">
          <w:tblGrid>
            <w:gridCol w:w="5"/>
            <w:gridCol w:w="3507"/>
            <w:gridCol w:w="65"/>
            <w:gridCol w:w="195"/>
            <w:gridCol w:w="2177"/>
            <w:gridCol w:w="26"/>
            <w:gridCol w:w="78"/>
            <w:gridCol w:w="2374"/>
            <w:gridCol w:w="1114"/>
          </w:tblGrid>
        </w:tblGridChange>
      </w:tblGrid>
      <w:tr w:rsidR="006A6C59" w:rsidRPr="0013266C" w14:paraId="010578DC" w14:textId="77777777" w:rsidTr="006A6C59">
        <w:trPr>
          <w:tblHeader/>
        </w:trPr>
        <w:tc>
          <w:tcPr>
            <w:tcW w:w="0" w:type="auto"/>
            <w:gridSpan w:val="4"/>
            <w:tcBorders>
              <w:top w:val="nil"/>
              <w:left w:val="nil"/>
              <w:bottom w:val="nil"/>
              <w:right w:val="nil"/>
            </w:tcBorders>
            <w:shd w:val="clear" w:color="auto" w:fill="FFFFFF"/>
            <w:tcMar>
              <w:top w:w="60" w:type="dxa"/>
              <w:left w:w="75" w:type="dxa"/>
              <w:bottom w:w="60" w:type="dxa"/>
              <w:right w:w="75" w:type="dxa"/>
            </w:tcMar>
            <w:vAlign w:val="center"/>
            <w:hideMark/>
          </w:tcPr>
          <w:p w14:paraId="0E826E6C" w14:textId="02704109" w:rsidR="006A6C59" w:rsidRPr="007C4859" w:rsidRDefault="006A6C59" w:rsidP="007C4859">
            <w:pPr>
              <w:spacing w:line="360" w:lineRule="auto"/>
              <w:rPr>
                <w:rFonts w:ascii="Roboto" w:hAnsi="Roboto" w:cs="Segoe UI"/>
                <w:b/>
                <w:bCs/>
                <w:color w:val="333333"/>
                <w:lang w:val="en-US"/>
              </w:rPr>
            </w:pPr>
            <w:r w:rsidRPr="007C4859">
              <w:rPr>
                <w:rFonts w:ascii="Roboto" w:hAnsi="Roboto" w:cs="Segoe UI"/>
                <w:b/>
                <w:bCs/>
                <w:color w:val="333333"/>
                <w:lang w:val="en-US"/>
              </w:rPr>
              <w:t xml:space="preserve">Table </w:t>
            </w:r>
            <w:r w:rsidR="0031226B">
              <w:rPr>
                <w:rFonts w:ascii="Roboto" w:hAnsi="Roboto" w:cs="Segoe UI"/>
                <w:b/>
                <w:bCs/>
                <w:color w:val="333333"/>
                <w:lang w:val="en-US"/>
              </w:rPr>
              <w:t>2</w:t>
            </w:r>
            <w:r w:rsidRPr="007C4859">
              <w:rPr>
                <w:rFonts w:ascii="Roboto" w:hAnsi="Roboto" w:cs="Segoe UI"/>
                <w:b/>
                <w:bCs/>
                <w:color w:val="333333"/>
                <w:lang w:val="en-US"/>
              </w:rPr>
              <w:t xml:space="preserve">: </w:t>
            </w:r>
            <w:r w:rsidRPr="007C4859">
              <w:rPr>
                <w:rFonts w:ascii="Roboto" w:hAnsi="Roboto" w:cs="Segoe UI"/>
                <w:color w:val="333333"/>
                <w:lang w:val="en-US"/>
              </w:rPr>
              <w:t xml:space="preserve">All-cause and cause-specific mortality in </w:t>
            </w:r>
            <w:proofErr w:type="spellStart"/>
            <w:r w:rsidRPr="007C4859">
              <w:rPr>
                <w:rFonts w:ascii="Roboto" w:hAnsi="Roboto" w:cs="Segoe UI"/>
                <w:color w:val="333333"/>
                <w:lang w:val="en-US"/>
              </w:rPr>
              <w:t>sarcomeric</w:t>
            </w:r>
            <w:proofErr w:type="spellEnd"/>
            <w:r w:rsidRPr="007C4859">
              <w:rPr>
                <w:rFonts w:ascii="Roboto" w:hAnsi="Roboto" w:cs="Segoe UI"/>
                <w:color w:val="333333"/>
                <w:lang w:val="en-US"/>
              </w:rPr>
              <w:t xml:space="preserve"> and non-</w:t>
            </w:r>
            <w:proofErr w:type="spellStart"/>
            <w:r w:rsidRPr="007C4859">
              <w:rPr>
                <w:rFonts w:ascii="Roboto" w:hAnsi="Roboto" w:cs="Segoe UI"/>
                <w:color w:val="333333"/>
                <w:lang w:val="en-US"/>
              </w:rPr>
              <w:t>sarcomeric</w:t>
            </w:r>
            <w:proofErr w:type="spellEnd"/>
            <w:r w:rsidRPr="007C4859">
              <w:rPr>
                <w:rFonts w:ascii="Roboto" w:hAnsi="Roboto" w:cs="Segoe UI"/>
                <w:color w:val="333333"/>
                <w:lang w:val="en-US"/>
              </w:rPr>
              <w:t xml:space="preserve"> hypertrophic cardiomyopathy</w:t>
            </w:r>
          </w:p>
        </w:tc>
      </w:tr>
      <w:tr w:rsidR="00164A03" w14:paraId="3DF44F61"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05"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blHeader/>
          <w:trPrChange w:id="606" w:author="Christoffer Vissing" w:date="2024-03-18T13:12:00Z">
            <w:trPr>
              <w:gridBefore w:val="1"/>
              <w:wBefore w:w="6" w:type="dxa"/>
              <w:tblHeader/>
            </w:trPr>
          </w:trPrChange>
        </w:trPr>
        <w:tc>
          <w:tcPr>
            <w:tcW w:w="3572" w:type="dxa"/>
            <w:tcBorders>
              <w:top w:val="nil"/>
              <w:left w:val="nil"/>
              <w:bottom w:val="nil"/>
              <w:right w:val="nil"/>
            </w:tcBorders>
            <w:shd w:val="clear" w:color="auto" w:fill="FFFFFF"/>
            <w:tcMar>
              <w:top w:w="75" w:type="dxa"/>
              <w:left w:w="75" w:type="dxa"/>
              <w:bottom w:w="90" w:type="dxa"/>
              <w:right w:w="75" w:type="dxa"/>
            </w:tcMar>
            <w:vAlign w:val="bottom"/>
            <w:hideMark/>
            <w:tcPrChange w:id="607" w:author="Christoffer Vissing" w:date="2024-03-18T13:12:00Z">
              <w:tcPr>
                <w:tcW w:w="3656" w:type="dxa"/>
                <w:gridSpan w:val="2"/>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021535AB" w14:textId="77777777" w:rsidR="006A6C59" w:rsidRPr="007C4859" w:rsidRDefault="006A6C59" w:rsidP="007C4859">
            <w:pPr>
              <w:spacing w:line="360" w:lineRule="auto"/>
              <w:rPr>
                <w:rFonts w:ascii="Roboto" w:hAnsi="Roboto" w:cs="Segoe UI"/>
                <w:caps/>
                <w:color w:val="A9A9A9"/>
                <w:sz w:val="22"/>
                <w:szCs w:val="22"/>
              </w:rPr>
            </w:pPr>
            <w:r w:rsidRPr="007C4859">
              <w:rPr>
                <w:rStyle w:val="Strk"/>
                <w:rFonts w:ascii="Roboto" w:hAnsi="Roboto" w:cs="Segoe UI"/>
                <w:caps/>
                <w:color w:val="A9A9A9"/>
                <w:sz w:val="22"/>
                <w:szCs w:val="22"/>
              </w:rPr>
              <w:t>CHARACTERISTIC</w:t>
            </w:r>
          </w:p>
        </w:tc>
        <w:tc>
          <w:tcPr>
            <w:tcW w:w="2398" w:type="dxa"/>
            <w:tcBorders>
              <w:top w:val="nil"/>
              <w:left w:val="nil"/>
              <w:bottom w:val="nil"/>
              <w:right w:val="nil"/>
            </w:tcBorders>
            <w:shd w:val="clear" w:color="auto" w:fill="FFFFFF"/>
            <w:tcMar>
              <w:top w:w="75" w:type="dxa"/>
              <w:left w:w="75" w:type="dxa"/>
              <w:bottom w:w="90" w:type="dxa"/>
              <w:right w:w="75" w:type="dxa"/>
            </w:tcMar>
            <w:vAlign w:val="bottom"/>
            <w:hideMark/>
            <w:tcPrChange w:id="608" w:author="Christoffer Vissing" w:date="2024-03-18T13:12:00Z">
              <w:tcPr>
                <w:tcW w:w="2347" w:type="dxa"/>
                <w:gridSpan w:val="3"/>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02B89FB1" w14:textId="5EE4A11E" w:rsidR="006A6C59" w:rsidRPr="007C4859" w:rsidRDefault="001F2967" w:rsidP="007C4859">
            <w:pPr>
              <w:spacing w:line="360" w:lineRule="auto"/>
              <w:jc w:val="center"/>
              <w:rPr>
                <w:rFonts w:ascii="Roboto" w:hAnsi="Roboto" w:cs="Segoe UI"/>
                <w:caps/>
                <w:color w:val="A9A9A9"/>
                <w:sz w:val="22"/>
                <w:szCs w:val="22"/>
              </w:rPr>
            </w:pPr>
            <w:r>
              <w:rPr>
                <w:rStyle w:val="Strk"/>
                <w:rFonts w:ascii="Roboto" w:hAnsi="Roboto" w:cs="Segoe UI"/>
                <w:caps/>
                <w:color w:val="A9A9A9"/>
                <w:sz w:val="22"/>
                <w:szCs w:val="22"/>
              </w:rPr>
              <w:t>Sarcomeric HCM</w:t>
            </w:r>
            <w:r w:rsidR="006A6C59" w:rsidRPr="007C4859">
              <w:rPr>
                <w:rFonts w:ascii="Roboto" w:hAnsi="Roboto" w:cs="Segoe UI"/>
                <w:caps/>
                <w:color w:val="A9A9A9"/>
                <w:sz w:val="22"/>
                <w:szCs w:val="22"/>
              </w:rPr>
              <w:t>, N = 2,999</w:t>
            </w:r>
          </w:p>
        </w:tc>
        <w:tc>
          <w:tcPr>
            <w:tcW w:w="2452" w:type="dxa"/>
            <w:tcBorders>
              <w:top w:val="nil"/>
              <w:left w:val="nil"/>
              <w:bottom w:val="nil"/>
              <w:right w:val="nil"/>
            </w:tcBorders>
            <w:shd w:val="clear" w:color="auto" w:fill="FFFFFF"/>
            <w:tcMar>
              <w:top w:w="75" w:type="dxa"/>
              <w:left w:w="75" w:type="dxa"/>
              <w:bottom w:w="90" w:type="dxa"/>
              <w:right w:w="75" w:type="dxa"/>
            </w:tcMar>
            <w:vAlign w:val="bottom"/>
            <w:hideMark/>
            <w:tcPrChange w:id="609" w:author="Christoffer Vissing" w:date="2024-03-18T13:12:00Z">
              <w:tcPr>
                <w:tcW w:w="2418" w:type="dxa"/>
                <w:gridSpan w:val="2"/>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7FD2F01D" w14:textId="6EA0886F" w:rsidR="006A6C59" w:rsidRPr="007C4859" w:rsidRDefault="001F2967" w:rsidP="007C4859">
            <w:pPr>
              <w:spacing w:line="360" w:lineRule="auto"/>
              <w:jc w:val="center"/>
              <w:rPr>
                <w:rFonts w:ascii="Roboto" w:hAnsi="Roboto" w:cs="Segoe UI"/>
                <w:caps/>
                <w:color w:val="A9A9A9"/>
                <w:sz w:val="22"/>
                <w:szCs w:val="22"/>
              </w:rPr>
            </w:pPr>
            <w:r>
              <w:rPr>
                <w:rStyle w:val="Strk"/>
                <w:rFonts w:ascii="Roboto" w:hAnsi="Roboto" w:cs="Segoe UI"/>
                <w:caps/>
                <w:color w:val="A9A9A9"/>
                <w:sz w:val="22"/>
                <w:szCs w:val="22"/>
              </w:rPr>
              <w:t xml:space="preserve">Non-sarcomeric </w:t>
            </w:r>
            <w:proofErr w:type="gramStart"/>
            <w:r>
              <w:rPr>
                <w:rStyle w:val="Strk"/>
                <w:rFonts w:ascii="Roboto" w:hAnsi="Roboto" w:cs="Segoe UI"/>
                <w:caps/>
                <w:color w:val="A9A9A9"/>
                <w:sz w:val="22"/>
                <w:szCs w:val="22"/>
              </w:rPr>
              <w:t>HCM</w:t>
            </w:r>
            <w:r w:rsidR="006A6C59" w:rsidRPr="007C4859">
              <w:rPr>
                <w:rStyle w:val="Strk"/>
                <w:rFonts w:ascii="Roboto" w:hAnsi="Roboto" w:cs="Segoe UI"/>
                <w:caps/>
                <w:color w:val="A9A9A9"/>
                <w:sz w:val="22"/>
                <w:szCs w:val="22"/>
              </w:rPr>
              <w:t>(</w:t>
            </w:r>
            <w:proofErr w:type="gramEnd"/>
            <w:r w:rsidR="006A6C59" w:rsidRPr="007C4859">
              <w:rPr>
                <w:rStyle w:val="Strk"/>
                <w:rFonts w:ascii="Roboto" w:hAnsi="Roboto" w:cs="Segoe UI"/>
                <w:caps/>
                <w:color w:val="A9A9A9"/>
                <w:sz w:val="22"/>
                <w:szCs w:val="22"/>
              </w:rPr>
              <w:t>-)</w:t>
            </w:r>
            <w:r w:rsidR="006A6C59" w:rsidRPr="007C4859">
              <w:rPr>
                <w:rFonts w:ascii="Roboto" w:hAnsi="Roboto" w:cs="Segoe UI"/>
                <w:caps/>
                <w:color w:val="A9A9A9"/>
                <w:sz w:val="22"/>
                <w:szCs w:val="22"/>
              </w:rPr>
              <w:t>, N = 2,943</w:t>
            </w: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Change w:id="610" w:author="Christoffer Vissing" w:date="2024-03-18T13:12:00Z">
              <w:tcPr>
                <w:tcW w:w="0" w:type="auto"/>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5A527CD1" w14:textId="79E086EB" w:rsidR="006A6C59" w:rsidRPr="007C4859" w:rsidRDefault="006A6C59" w:rsidP="007C4859">
            <w:pPr>
              <w:spacing w:line="360" w:lineRule="auto"/>
              <w:jc w:val="center"/>
              <w:rPr>
                <w:rFonts w:ascii="Roboto" w:hAnsi="Roboto" w:cs="Segoe UI"/>
                <w:caps/>
                <w:color w:val="A9A9A9"/>
                <w:sz w:val="22"/>
                <w:szCs w:val="22"/>
              </w:rPr>
            </w:pPr>
            <w:r w:rsidRPr="007C4859">
              <w:rPr>
                <w:rStyle w:val="Strk"/>
                <w:rFonts w:ascii="Roboto" w:hAnsi="Roboto" w:cs="Segoe UI"/>
                <w:caps/>
                <w:color w:val="A9A9A9"/>
                <w:sz w:val="22"/>
                <w:szCs w:val="22"/>
              </w:rPr>
              <w:t>P-VALUE</w:t>
            </w:r>
          </w:p>
        </w:tc>
      </w:tr>
      <w:tr w:rsidR="00164A03" w14:paraId="1741B391"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11"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612"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13"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60F7BD0F" w14:textId="77777777" w:rsidR="006A6C59" w:rsidRPr="007C4859" w:rsidRDefault="006A6C59" w:rsidP="007C4859">
            <w:pPr>
              <w:spacing w:line="360" w:lineRule="auto"/>
              <w:ind w:left="150" w:right="150"/>
              <w:rPr>
                <w:rFonts w:ascii="Roboto" w:hAnsi="Roboto" w:cs="Segoe UI"/>
                <w:color w:val="333333"/>
                <w:sz w:val="22"/>
                <w:szCs w:val="22"/>
              </w:rPr>
            </w:pPr>
            <w:r w:rsidRPr="007C4859">
              <w:rPr>
                <w:rFonts w:ascii="Roboto" w:hAnsi="Roboto" w:cs="Segoe UI"/>
                <w:color w:val="333333"/>
                <w:sz w:val="22"/>
                <w:szCs w:val="22"/>
              </w:rPr>
              <w:t xml:space="preserve">All-cause </w:t>
            </w:r>
            <w:proofErr w:type="spellStart"/>
            <w:r w:rsidRPr="007C4859">
              <w:rPr>
                <w:rFonts w:ascii="Roboto" w:hAnsi="Roboto" w:cs="Segoe UI"/>
                <w:color w:val="333333"/>
                <w:sz w:val="22"/>
                <w:szCs w:val="22"/>
              </w:rPr>
              <w:t>mortality</w:t>
            </w:r>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14"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1B1CC630"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308 (10%)</w:t>
            </w: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15"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9EBDBD5"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283 (9.6%)</w:t>
            </w: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16"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85D3D4B"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0.4</w:t>
            </w:r>
          </w:p>
        </w:tc>
      </w:tr>
      <w:tr w:rsidR="00164A03" w14:paraId="2D7B369D"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17"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618"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19"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BE6724E" w14:textId="67D6F49E" w:rsidR="006A6C59" w:rsidRPr="007C4859" w:rsidRDefault="006A6C59" w:rsidP="007C4859">
            <w:pPr>
              <w:spacing w:line="360" w:lineRule="auto"/>
              <w:ind w:left="150" w:right="150"/>
              <w:rPr>
                <w:rFonts w:ascii="Roboto" w:hAnsi="Roboto" w:cs="Segoe UI"/>
                <w:color w:val="333333"/>
                <w:sz w:val="22"/>
                <w:szCs w:val="22"/>
              </w:rPr>
            </w:pPr>
            <w:del w:id="620" w:author="Christoffer Vissing" w:date="2024-03-18T13:10:00Z">
              <w:r w:rsidRPr="007C4859" w:rsidDel="00164A03">
                <w:rPr>
                  <w:rFonts w:ascii="Roboto" w:hAnsi="Roboto" w:cs="Segoe UI"/>
                  <w:color w:val="333333"/>
                  <w:sz w:val="22"/>
                  <w:szCs w:val="22"/>
                </w:rPr>
                <w:delText>Causes of death</w:delText>
              </w:r>
            </w:del>
            <w:ins w:id="621" w:author="Christoffer Vissing" w:date="2024-03-18T13:10:00Z">
              <w:r w:rsidR="00164A03">
                <w:rPr>
                  <w:rFonts w:ascii="Roboto" w:hAnsi="Roboto" w:cs="Segoe UI"/>
                  <w:color w:val="333333"/>
                  <w:sz w:val="22"/>
                  <w:szCs w:val="22"/>
                </w:rPr>
                <w:t>Non-</w:t>
              </w:r>
              <w:proofErr w:type="spellStart"/>
              <w:r w:rsidR="00164A03">
                <w:rPr>
                  <w:rFonts w:ascii="Roboto" w:hAnsi="Roboto" w:cs="Segoe UI"/>
                  <w:color w:val="333333"/>
                  <w:sz w:val="22"/>
                  <w:szCs w:val="22"/>
                </w:rPr>
                <w:t>cardiovascular</w:t>
              </w:r>
              <w:proofErr w:type="spellEnd"/>
              <w:r w:rsidR="00164A03">
                <w:rPr>
                  <w:rFonts w:ascii="Roboto" w:hAnsi="Roboto" w:cs="Segoe UI"/>
                  <w:color w:val="333333"/>
                  <w:sz w:val="22"/>
                  <w:szCs w:val="22"/>
                </w:rPr>
                <w:t xml:space="preserve"> </w:t>
              </w:r>
              <w:proofErr w:type="spellStart"/>
              <w:r w:rsidR="00164A03">
                <w:rPr>
                  <w:rFonts w:ascii="Roboto" w:hAnsi="Roboto" w:cs="Segoe UI"/>
                  <w:color w:val="333333"/>
                  <w:sz w:val="22"/>
                  <w:szCs w:val="22"/>
                </w:rPr>
                <w:t>death</w:t>
              </w:r>
            </w:ins>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22"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2BBC2A6" w14:textId="77777777" w:rsidR="006A6C59" w:rsidRPr="007C4859" w:rsidRDefault="006A6C59" w:rsidP="007C4859">
            <w:pPr>
              <w:spacing w:line="360" w:lineRule="auto"/>
              <w:ind w:left="150" w:right="150"/>
              <w:rPr>
                <w:rFonts w:ascii="Roboto" w:hAnsi="Roboto" w:cs="Segoe UI"/>
                <w:color w:val="333333"/>
                <w:sz w:val="22"/>
                <w:szCs w:val="22"/>
              </w:rPr>
            </w:pP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23"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18272982" w14:textId="77777777" w:rsidR="006A6C59" w:rsidRPr="007C4859" w:rsidRDefault="006A6C59" w:rsidP="007C4859">
            <w:pPr>
              <w:spacing w:line="360" w:lineRule="auto"/>
              <w:ind w:left="150" w:right="150"/>
              <w:jc w:val="center"/>
              <w:rPr>
                <w:rFonts w:ascii="Roboto" w:hAnsi="Roboto"/>
                <w:sz w:val="22"/>
                <w:szCs w:val="22"/>
              </w:rPr>
            </w:pP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24"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170137B"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&lt;0.001</w:t>
            </w:r>
          </w:p>
        </w:tc>
      </w:tr>
      <w:tr w:rsidR="00164A03" w14:paraId="2EE11EBA"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25"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ins w:id="626" w:author="Christoffer Vissing" w:date="2024-03-18T13:12:00Z"/>
          <w:trPrChange w:id="627"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28"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4425AB0" w14:textId="115FABD7" w:rsidR="00164A03" w:rsidRPr="007C4859" w:rsidRDefault="00164A03" w:rsidP="00164A03">
            <w:pPr>
              <w:spacing w:line="360" w:lineRule="auto"/>
              <w:ind w:left="150" w:right="150"/>
              <w:rPr>
                <w:ins w:id="629" w:author="Christoffer Vissing" w:date="2024-03-18T13:12:00Z"/>
                <w:rFonts w:ascii="Roboto" w:hAnsi="Roboto" w:cs="Segoe UI"/>
                <w:i/>
                <w:iCs/>
                <w:color w:val="333333"/>
                <w:sz w:val="22"/>
                <w:szCs w:val="22"/>
              </w:rPr>
            </w:pPr>
            <w:ins w:id="630" w:author="Christoffer Vissing" w:date="2024-03-18T13:12:00Z">
              <w:r w:rsidRPr="007C4859">
                <w:rPr>
                  <w:rFonts w:ascii="Roboto" w:hAnsi="Roboto" w:cs="Segoe UI"/>
                  <w:i/>
                  <w:iCs/>
                  <w:color w:val="333333"/>
                  <w:sz w:val="22"/>
                  <w:szCs w:val="22"/>
                </w:rPr>
                <w:t>    </w:t>
              </w:r>
              <w:proofErr w:type="spellStart"/>
              <w:r w:rsidRPr="007C4859">
                <w:rPr>
                  <w:rFonts w:ascii="Roboto" w:hAnsi="Roboto" w:cs="Segoe UI"/>
                  <w:i/>
                  <w:iCs/>
                  <w:color w:val="333333"/>
                  <w:sz w:val="22"/>
                  <w:szCs w:val="22"/>
                </w:rPr>
                <w:t>Malignancy</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31"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09DF7B1" w14:textId="1E500EDB" w:rsidR="00164A03" w:rsidRPr="007C4859" w:rsidRDefault="00164A03" w:rsidP="00164A03">
            <w:pPr>
              <w:spacing w:line="360" w:lineRule="auto"/>
              <w:ind w:left="150" w:right="150"/>
              <w:jc w:val="center"/>
              <w:rPr>
                <w:ins w:id="632" w:author="Christoffer Vissing" w:date="2024-03-18T13:12:00Z"/>
                <w:rFonts w:ascii="Roboto" w:hAnsi="Roboto" w:cs="Segoe UI"/>
                <w:color w:val="333333"/>
                <w:sz w:val="22"/>
                <w:szCs w:val="22"/>
              </w:rPr>
            </w:pPr>
            <w:ins w:id="633" w:author="Christoffer Vissing" w:date="2024-03-18T13:12:00Z">
              <w:r w:rsidRPr="007C4859">
                <w:rPr>
                  <w:rFonts w:ascii="Roboto" w:hAnsi="Roboto" w:cs="Segoe UI"/>
                  <w:color w:val="333333"/>
                  <w:sz w:val="22"/>
                  <w:szCs w:val="22"/>
                </w:rPr>
                <w:t>8 (2.6%)</w:t>
              </w:r>
            </w:ins>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34"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07340E68" w14:textId="0056A06F" w:rsidR="00164A03" w:rsidRPr="007C4859" w:rsidRDefault="00164A03" w:rsidP="00164A03">
            <w:pPr>
              <w:spacing w:line="360" w:lineRule="auto"/>
              <w:ind w:left="150" w:right="150"/>
              <w:jc w:val="center"/>
              <w:rPr>
                <w:ins w:id="635" w:author="Christoffer Vissing" w:date="2024-03-18T13:12:00Z"/>
                <w:rFonts w:ascii="Roboto" w:hAnsi="Roboto" w:cs="Segoe UI"/>
                <w:color w:val="333333"/>
                <w:sz w:val="22"/>
                <w:szCs w:val="22"/>
              </w:rPr>
            </w:pPr>
            <w:ins w:id="636" w:author="Christoffer Vissing" w:date="2024-03-18T13:12:00Z">
              <w:r w:rsidRPr="007C4859">
                <w:rPr>
                  <w:rFonts w:ascii="Roboto" w:hAnsi="Roboto" w:cs="Segoe UI"/>
                  <w:color w:val="333333"/>
                  <w:sz w:val="22"/>
                  <w:szCs w:val="22"/>
                </w:rPr>
                <w:t>15 (5.3%)</w:t>
              </w:r>
            </w:ins>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37"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73195BBC" w14:textId="77777777" w:rsidR="00164A03" w:rsidRPr="007C4859" w:rsidRDefault="00164A03" w:rsidP="00164A03">
            <w:pPr>
              <w:spacing w:line="360" w:lineRule="auto"/>
              <w:ind w:left="150" w:right="150"/>
              <w:jc w:val="center"/>
              <w:rPr>
                <w:ins w:id="638" w:author="Christoffer Vissing" w:date="2024-03-18T13:12:00Z"/>
                <w:rFonts w:ascii="Roboto" w:hAnsi="Roboto" w:cs="Segoe UI"/>
                <w:color w:val="333333"/>
                <w:sz w:val="22"/>
                <w:szCs w:val="22"/>
              </w:rPr>
            </w:pPr>
          </w:p>
        </w:tc>
      </w:tr>
      <w:tr w:rsidR="00164A03" w14:paraId="0C61666B"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39"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640"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41"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51D8AB87" w14:textId="77777777" w:rsidR="00164A03" w:rsidRPr="007C4859" w:rsidRDefault="00164A03" w:rsidP="00164A03">
            <w:pPr>
              <w:spacing w:line="360" w:lineRule="auto"/>
              <w:ind w:left="150" w:right="150"/>
              <w:rPr>
                <w:rFonts w:ascii="Roboto" w:hAnsi="Roboto" w:cs="Segoe UI"/>
                <w:i/>
                <w:iCs/>
                <w:color w:val="333333"/>
                <w:sz w:val="22"/>
                <w:szCs w:val="22"/>
              </w:rPr>
            </w:pPr>
            <w:r w:rsidRPr="007C4859">
              <w:rPr>
                <w:rFonts w:ascii="Roboto" w:hAnsi="Roboto" w:cs="Segoe UI"/>
                <w:i/>
                <w:iCs/>
                <w:color w:val="333333"/>
                <w:sz w:val="22"/>
                <w:szCs w:val="22"/>
              </w:rPr>
              <w:t>    Non-</w:t>
            </w:r>
            <w:proofErr w:type="spellStart"/>
            <w:r w:rsidRPr="007C4859">
              <w:rPr>
                <w:rFonts w:ascii="Roboto" w:hAnsi="Roboto" w:cs="Segoe UI"/>
                <w:i/>
                <w:iCs/>
                <w:color w:val="333333"/>
                <w:sz w:val="22"/>
                <w:szCs w:val="22"/>
              </w:rPr>
              <w:t>cardiovascular</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death</w:t>
            </w:r>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42"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0394D83"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108 (35%)</w:t>
            </w: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43"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15F4A8C"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172 (61%)</w:t>
            </w: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44"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FBB99EE"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r w:rsidR="00164A03" w:rsidDel="00164A03" w14:paraId="678E6986" w14:textId="51B697A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45"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del w:id="646" w:author="Christoffer Vissing" w:date="2024-03-18T13:12:00Z"/>
          <w:trPrChange w:id="647"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48"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D2F3792" w14:textId="508A9B32" w:rsidR="00164A03" w:rsidRPr="007C4859" w:rsidDel="00164A03" w:rsidRDefault="00164A03" w:rsidP="00164A03">
            <w:pPr>
              <w:spacing w:line="360" w:lineRule="auto"/>
              <w:ind w:left="150" w:right="150"/>
              <w:rPr>
                <w:del w:id="649" w:author="Christoffer Vissing" w:date="2024-03-18T13:12:00Z"/>
                <w:rFonts w:ascii="Roboto" w:hAnsi="Roboto" w:cs="Segoe UI"/>
                <w:i/>
                <w:iCs/>
                <w:color w:val="333333"/>
                <w:sz w:val="22"/>
                <w:szCs w:val="22"/>
              </w:rPr>
            </w:pPr>
            <w:del w:id="650" w:author="Christoffer Vissing" w:date="2024-03-18T13:11:00Z">
              <w:r w:rsidRPr="007C4859" w:rsidDel="00164A03">
                <w:rPr>
                  <w:rFonts w:ascii="Roboto" w:hAnsi="Roboto" w:cs="Segoe UI"/>
                  <w:i/>
                  <w:iCs/>
                  <w:color w:val="333333"/>
                  <w:sz w:val="22"/>
                  <w:szCs w:val="22"/>
                </w:rPr>
                <w:delText>    Heart failure</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51"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773C23E" w14:textId="7070AD4B" w:rsidR="00164A03" w:rsidRPr="007C4859" w:rsidDel="00164A03" w:rsidRDefault="00164A03" w:rsidP="00164A03">
            <w:pPr>
              <w:spacing w:line="360" w:lineRule="auto"/>
              <w:ind w:left="150" w:right="150"/>
              <w:jc w:val="center"/>
              <w:rPr>
                <w:del w:id="652" w:author="Christoffer Vissing" w:date="2024-03-18T13:12:00Z"/>
                <w:rFonts w:ascii="Roboto" w:hAnsi="Roboto" w:cs="Segoe UI"/>
                <w:color w:val="333333"/>
                <w:sz w:val="22"/>
                <w:szCs w:val="22"/>
              </w:rPr>
            </w:pPr>
            <w:del w:id="653" w:author="Christoffer Vissing" w:date="2024-03-18T13:11:00Z">
              <w:r w:rsidRPr="007C4859" w:rsidDel="00164A03">
                <w:rPr>
                  <w:rFonts w:ascii="Roboto" w:hAnsi="Roboto" w:cs="Segoe UI"/>
                  <w:color w:val="333333"/>
                  <w:sz w:val="22"/>
                  <w:szCs w:val="22"/>
                </w:rPr>
                <w:delText>79 (26%)</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54"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1EEF9513" w14:textId="2DB5182C" w:rsidR="00164A03" w:rsidRPr="007C4859" w:rsidDel="00164A03" w:rsidRDefault="00164A03" w:rsidP="00164A03">
            <w:pPr>
              <w:spacing w:line="360" w:lineRule="auto"/>
              <w:ind w:left="150" w:right="150"/>
              <w:jc w:val="center"/>
              <w:rPr>
                <w:del w:id="655" w:author="Christoffer Vissing" w:date="2024-03-18T13:12:00Z"/>
                <w:rFonts w:ascii="Roboto" w:hAnsi="Roboto" w:cs="Segoe UI"/>
                <w:color w:val="333333"/>
                <w:sz w:val="22"/>
                <w:szCs w:val="22"/>
              </w:rPr>
            </w:pPr>
            <w:del w:id="656" w:author="Christoffer Vissing" w:date="2024-03-18T13:11:00Z">
              <w:r w:rsidRPr="007C4859" w:rsidDel="00164A03">
                <w:rPr>
                  <w:rFonts w:ascii="Roboto" w:hAnsi="Roboto" w:cs="Segoe UI"/>
                  <w:color w:val="333333"/>
                  <w:sz w:val="22"/>
                  <w:szCs w:val="22"/>
                </w:rPr>
                <w:delText>24 (8.5%)</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57"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6836B77E" w14:textId="176D287A" w:rsidR="00164A03" w:rsidRPr="007C4859" w:rsidDel="00164A03" w:rsidRDefault="00164A03" w:rsidP="00164A03">
            <w:pPr>
              <w:spacing w:line="360" w:lineRule="auto"/>
              <w:ind w:left="150" w:right="150"/>
              <w:jc w:val="center"/>
              <w:rPr>
                <w:del w:id="658" w:author="Christoffer Vissing" w:date="2024-03-18T13:12:00Z"/>
                <w:rFonts w:ascii="Roboto" w:hAnsi="Roboto" w:cs="Segoe UI"/>
                <w:color w:val="333333"/>
                <w:sz w:val="22"/>
                <w:szCs w:val="22"/>
              </w:rPr>
            </w:pPr>
          </w:p>
        </w:tc>
      </w:tr>
      <w:tr w:rsidR="00164A03" w:rsidRPr="007C4859" w14:paraId="52EF9141" w14:textId="77777777" w:rsidTr="00164A03">
        <w:trPr>
          <w:ins w:id="659" w:author="Christoffer Vissing" w:date="2024-03-18T13:11:00Z"/>
        </w:trPr>
        <w:tc>
          <w:tcPr>
            <w:tcW w:w="3577"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E0A46CB" w14:textId="77777777" w:rsidR="00164A03" w:rsidRPr="007C4859" w:rsidRDefault="00164A03" w:rsidP="00164A03">
            <w:pPr>
              <w:spacing w:line="360" w:lineRule="auto"/>
              <w:ind w:left="150" w:right="150"/>
              <w:rPr>
                <w:ins w:id="660" w:author="Christoffer Vissing" w:date="2024-03-18T13:11:00Z"/>
                <w:rFonts w:ascii="Roboto" w:hAnsi="Roboto" w:cs="Segoe UI"/>
                <w:i/>
                <w:iCs/>
                <w:color w:val="333333"/>
                <w:sz w:val="22"/>
                <w:szCs w:val="22"/>
              </w:rPr>
            </w:pPr>
            <w:ins w:id="661" w:author="Christoffer Vissing" w:date="2024-03-18T13:11:00Z">
              <w:r w:rsidRPr="007C4859">
                <w:rPr>
                  <w:rFonts w:ascii="Roboto" w:hAnsi="Roboto" w:cs="Segoe UI"/>
                  <w:i/>
                  <w:iCs/>
                  <w:color w:val="333333"/>
                  <w:sz w:val="22"/>
                  <w:szCs w:val="22"/>
                </w:rPr>
                <w:t xml:space="preserve">    Not </w:t>
              </w:r>
              <w:proofErr w:type="spellStart"/>
              <w:r w:rsidRPr="007C4859">
                <w:rPr>
                  <w:rFonts w:ascii="Roboto" w:hAnsi="Roboto" w:cs="Segoe UI"/>
                  <w:i/>
                  <w:iCs/>
                  <w:color w:val="333333"/>
                  <w:sz w:val="22"/>
                  <w:szCs w:val="22"/>
                </w:rPr>
                <w:t>Recorded</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B4AB4EF" w14:textId="77777777" w:rsidR="00164A03" w:rsidRPr="007C4859" w:rsidRDefault="00164A03" w:rsidP="00164A03">
            <w:pPr>
              <w:spacing w:line="360" w:lineRule="auto"/>
              <w:ind w:left="150" w:right="150"/>
              <w:jc w:val="center"/>
              <w:rPr>
                <w:ins w:id="662" w:author="Christoffer Vissing" w:date="2024-03-18T13:11:00Z"/>
                <w:rFonts w:ascii="Roboto" w:hAnsi="Roboto" w:cs="Segoe UI"/>
                <w:color w:val="333333"/>
                <w:sz w:val="22"/>
                <w:szCs w:val="22"/>
              </w:rPr>
            </w:pPr>
            <w:ins w:id="663" w:author="Christoffer Vissing" w:date="2024-03-18T13:11:00Z">
              <w:r w:rsidRPr="007C4859">
                <w:rPr>
                  <w:rFonts w:ascii="Roboto" w:hAnsi="Roboto" w:cs="Segoe UI"/>
                  <w:color w:val="333333"/>
                  <w:sz w:val="22"/>
                  <w:szCs w:val="22"/>
                </w:rPr>
                <w:t>32 (10%)</w:t>
              </w:r>
            </w:ins>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C0C10D5" w14:textId="77777777" w:rsidR="00164A03" w:rsidRPr="007C4859" w:rsidRDefault="00164A03" w:rsidP="00164A03">
            <w:pPr>
              <w:spacing w:line="360" w:lineRule="auto"/>
              <w:ind w:left="150" w:right="150"/>
              <w:jc w:val="center"/>
              <w:rPr>
                <w:ins w:id="664" w:author="Christoffer Vissing" w:date="2024-03-18T13:11:00Z"/>
                <w:rFonts w:ascii="Roboto" w:hAnsi="Roboto" w:cs="Segoe UI"/>
                <w:color w:val="333333"/>
                <w:sz w:val="22"/>
                <w:szCs w:val="22"/>
              </w:rPr>
            </w:pPr>
            <w:ins w:id="665" w:author="Christoffer Vissing" w:date="2024-03-18T13:11:00Z">
              <w:r w:rsidRPr="007C4859">
                <w:rPr>
                  <w:rFonts w:ascii="Roboto" w:hAnsi="Roboto" w:cs="Segoe UI"/>
                  <w:color w:val="333333"/>
                  <w:sz w:val="22"/>
                  <w:szCs w:val="22"/>
                </w:rPr>
                <w:t>21 (7.4%)</w:t>
              </w:r>
            </w:ins>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5EEBDAE" w14:textId="77777777" w:rsidR="00164A03" w:rsidRPr="007C4859" w:rsidRDefault="00164A03" w:rsidP="00164A03">
            <w:pPr>
              <w:spacing w:line="360" w:lineRule="auto"/>
              <w:ind w:left="150" w:right="150"/>
              <w:jc w:val="center"/>
              <w:rPr>
                <w:ins w:id="666" w:author="Christoffer Vissing" w:date="2024-03-18T13:11:00Z"/>
                <w:rFonts w:ascii="Roboto" w:hAnsi="Roboto" w:cs="Segoe UI"/>
                <w:color w:val="333333"/>
                <w:sz w:val="22"/>
                <w:szCs w:val="22"/>
              </w:rPr>
            </w:pPr>
          </w:p>
        </w:tc>
      </w:tr>
      <w:tr w:rsidR="00164A03" w:rsidDel="00164A03" w14:paraId="65E685B0" w14:textId="65F1585B"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67"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del w:id="668" w:author="Christoffer Vissing" w:date="2024-03-18T13:11:00Z"/>
          <w:trPrChange w:id="669"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0"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6E442245" w14:textId="4102E911" w:rsidR="00164A03" w:rsidRPr="007C4859" w:rsidDel="00164A03" w:rsidRDefault="00164A03" w:rsidP="00164A03">
            <w:pPr>
              <w:spacing w:line="360" w:lineRule="auto"/>
              <w:ind w:left="150" w:right="150"/>
              <w:rPr>
                <w:del w:id="671" w:author="Christoffer Vissing" w:date="2024-03-18T13:11:00Z"/>
                <w:rFonts w:ascii="Roboto" w:hAnsi="Roboto" w:cs="Segoe UI"/>
                <w:i/>
                <w:iCs/>
                <w:color w:val="333333"/>
                <w:sz w:val="22"/>
                <w:szCs w:val="22"/>
              </w:rPr>
            </w:pPr>
            <w:del w:id="672" w:author="Christoffer Vissing" w:date="2024-03-18T13:11:00Z">
              <w:r w:rsidRPr="007C4859" w:rsidDel="00164A03">
                <w:rPr>
                  <w:rFonts w:ascii="Roboto" w:hAnsi="Roboto" w:cs="Segoe UI"/>
                  <w:i/>
                  <w:iCs/>
                  <w:color w:val="333333"/>
                  <w:sz w:val="22"/>
                  <w:szCs w:val="22"/>
                </w:rPr>
                <w:delText>    Sudden cardiac death</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3"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6E3B1DE" w14:textId="27B40D1D" w:rsidR="00164A03" w:rsidRPr="007C4859" w:rsidDel="00164A03" w:rsidRDefault="00164A03" w:rsidP="00164A03">
            <w:pPr>
              <w:spacing w:line="360" w:lineRule="auto"/>
              <w:ind w:left="150" w:right="150"/>
              <w:jc w:val="center"/>
              <w:rPr>
                <w:del w:id="674" w:author="Christoffer Vissing" w:date="2024-03-18T13:11:00Z"/>
                <w:rFonts w:ascii="Roboto" w:hAnsi="Roboto" w:cs="Segoe UI"/>
                <w:color w:val="333333"/>
                <w:sz w:val="22"/>
                <w:szCs w:val="22"/>
              </w:rPr>
            </w:pPr>
            <w:del w:id="675" w:author="Christoffer Vissing" w:date="2024-03-18T13:11:00Z">
              <w:r w:rsidRPr="007C4859" w:rsidDel="00164A03">
                <w:rPr>
                  <w:rFonts w:ascii="Roboto" w:hAnsi="Roboto" w:cs="Segoe UI"/>
                  <w:color w:val="333333"/>
                  <w:sz w:val="22"/>
                  <w:szCs w:val="22"/>
                </w:rPr>
                <w:delText>60 (19%)</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6"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82B74C8" w14:textId="4167E681" w:rsidR="00164A03" w:rsidRPr="007C4859" w:rsidDel="00164A03" w:rsidRDefault="00164A03" w:rsidP="00164A03">
            <w:pPr>
              <w:spacing w:line="360" w:lineRule="auto"/>
              <w:ind w:left="150" w:right="150"/>
              <w:jc w:val="center"/>
              <w:rPr>
                <w:del w:id="677" w:author="Christoffer Vissing" w:date="2024-03-18T13:11:00Z"/>
                <w:rFonts w:ascii="Roboto" w:hAnsi="Roboto" w:cs="Segoe UI"/>
                <w:color w:val="333333"/>
                <w:sz w:val="22"/>
                <w:szCs w:val="22"/>
              </w:rPr>
            </w:pPr>
            <w:del w:id="678" w:author="Christoffer Vissing" w:date="2024-03-18T13:11:00Z">
              <w:r w:rsidRPr="007C4859" w:rsidDel="00164A03">
                <w:rPr>
                  <w:rFonts w:ascii="Roboto" w:hAnsi="Roboto" w:cs="Segoe UI"/>
                  <w:color w:val="333333"/>
                  <w:sz w:val="22"/>
                  <w:szCs w:val="22"/>
                </w:rPr>
                <w:delText>27 (9.5%)</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9"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62BDC0C" w14:textId="4A02BBF4" w:rsidR="00164A03" w:rsidRPr="007C4859" w:rsidDel="00164A03" w:rsidRDefault="00164A03" w:rsidP="00164A03">
            <w:pPr>
              <w:spacing w:line="360" w:lineRule="auto"/>
              <w:ind w:left="150" w:right="150"/>
              <w:jc w:val="center"/>
              <w:rPr>
                <w:del w:id="680" w:author="Christoffer Vissing" w:date="2024-03-18T13:11:00Z"/>
                <w:rFonts w:ascii="Roboto" w:hAnsi="Roboto" w:cs="Segoe UI"/>
                <w:color w:val="333333"/>
                <w:sz w:val="22"/>
                <w:szCs w:val="22"/>
              </w:rPr>
            </w:pPr>
          </w:p>
        </w:tc>
      </w:tr>
      <w:tr w:rsidR="00164A03" w:rsidRPr="007C4859" w14:paraId="05B8ACF8"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81"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ins w:id="682" w:author="Christoffer Vissing" w:date="2024-03-18T13:11:00Z"/>
        </w:trPr>
        <w:tc>
          <w:tcPr>
            <w:tcW w:w="3577"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83" w:author="Christoffer Vissing" w:date="2024-03-18T13:12:00Z">
              <w:tcPr>
                <w:tcW w:w="3762" w:type="dxa"/>
                <w:gridSpan w:val="4"/>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617FDA6F" w14:textId="40D1EA85" w:rsidR="00164A03" w:rsidRPr="007C4859" w:rsidRDefault="00164A03" w:rsidP="00164A03">
            <w:pPr>
              <w:spacing w:line="360" w:lineRule="auto"/>
              <w:ind w:left="150" w:right="150"/>
              <w:rPr>
                <w:ins w:id="684" w:author="Christoffer Vissing" w:date="2024-03-18T13:11:00Z"/>
                <w:rFonts w:ascii="Roboto" w:hAnsi="Roboto" w:cs="Segoe UI"/>
                <w:color w:val="333333"/>
                <w:sz w:val="22"/>
                <w:szCs w:val="22"/>
              </w:rPr>
            </w:pPr>
            <w:proofErr w:type="spellStart"/>
            <w:ins w:id="685" w:author="Christoffer Vissing" w:date="2024-03-18T13:11:00Z">
              <w:r>
                <w:rPr>
                  <w:rFonts w:ascii="Roboto" w:hAnsi="Roboto" w:cs="Segoe UI"/>
                  <w:color w:val="333333"/>
                  <w:sz w:val="22"/>
                  <w:szCs w:val="22"/>
                </w:rPr>
                <w:t>Cardiovascular</w:t>
              </w:r>
              <w:proofErr w:type="spellEnd"/>
              <w:r>
                <w:rPr>
                  <w:rFonts w:ascii="Roboto" w:hAnsi="Roboto" w:cs="Segoe UI"/>
                  <w:color w:val="333333"/>
                  <w:sz w:val="22"/>
                  <w:szCs w:val="22"/>
                </w:rPr>
                <w:t xml:space="preserve"> </w:t>
              </w:r>
              <w:proofErr w:type="spellStart"/>
              <w:r>
                <w:rPr>
                  <w:rFonts w:ascii="Roboto" w:hAnsi="Roboto" w:cs="Segoe UI"/>
                  <w:color w:val="333333"/>
                  <w:sz w:val="22"/>
                  <w:szCs w:val="22"/>
                </w:rPr>
                <w:t>death</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86" w:author="Christoffer Vissing" w:date="2024-03-18T13:12:00Z">
              <w:tcPr>
                <w:tcW w:w="226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0EBCB64" w14:textId="77777777" w:rsidR="00164A03" w:rsidRPr="007C4859" w:rsidRDefault="00164A03" w:rsidP="00164A03">
            <w:pPr>
              <w:spacing w:line="360" w:lineRule="auto"/>
              <w:ind w:left="150" w:right="150"/>
              <w:rPr>
                <w:ins w:id="687" w:author="Christoffer Vissing" w:date="2024-03-18T13:11:00Z"/>
                <w:rFonts w:ascii="Roboto" w:hAnsi="Roboto" w:cs="Segoe UI"/>
                <w:color w:val="333333"/>
                <w:sz w:val="22"/>
                <w:szCs w:val="22"/>
              </w:rPr>
            </w:pP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88" w:author="Christoffer Vissing" w:date="2024-03-18T13:12:00Z">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70E6607D" w14:textId="77777777" w:rsidR="00164A03" w:rsidRPr="007C4859" w:rsidRDefault="00164A03" w:rsidP="00164A03">
            <w:pPr>
              <w:spacing w:line="360" w:lineRule="auto"/>
              <w:ind w:left="150" w:right="150"/>
              <w:jc w:val="center"/>
              <w:rPr>
                <w:ins w:id="689" w:author="Christoffer Vissing" w:date="2024-03-18T13:11:00Z"/>
                <w:rFonts w:ascii="Roboto" w:hAnsi="Roboto"/>
                <w:sz w:val="22"/>
                <w:szCs w:val="22"/>
              </w:rPr>
            </w:pP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90"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51109F36" w14:textId="77777777" w:rsidR="00164A03" w:rsidRPr="007C4859" w:rsidRDefault="00164A03" w:rsidP="00164A03">
            <w:pPr>
              <w:spacing w:line="360" w:lineRule="auto"/>
              <w:ind w:left="150" w:right="150"/>
              <w:jc w:val="center"/>
              <w:rPr>
                <w:ins w:id="691" w:author="Christoffer Vissing" w:date="2024-03-18T13:11:00Z"/>
                <w:rFonts w:ascii="Roboto" w:hAnsi="Roboto" w:cs="Segoe UI"/>
                <w:color w:val="333333"/>
                <w:sz w:val="22"/>
                <w:szCs w:val="22"/>
              </w:rPr>
            </w:pPr>
            <w:ins w:id="692" w:author="Christoffer Vissing" w:date="2024-03-18T13:11:00Z">
              <w:r w:rsidRPr="007C4859">
                <w:rPr>
                  <w:rFonts w:ascii="Roboto" w:hAnsi="Roboto" w:cs="Segoe UI"/>
                  <w:color w:val="333333"/>
                  <w:sz w:val="22"/>
                  <w:szCs w:val="22"/>
                </w:rPr>
                <w:t>&lt;0.001</w:t>
              </w:r>
            </w:ins>
          </w:p>
        </w:tc>
      </w:tr>
      <w:tr w:rsidR="00164A03" w14:paraId="4834E763" w14:textId="77777777" w:rsidTr="00164A03">
        <w:trPr>
          <w:ins w:id="693" w:author="Christoffer Vissing" w:date="2024-03-18T13:11:00Z"/>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0694C3C1" w14:textId="328B2A7C" w:rsidR="00164A03" w:rsidRPr="007C4859" w:rsidRDefault="00164A03" w:rsidP="00164A03">
            <w:pPr>
              <w:spacing w:line="360" w:lineRule="auto"/>
              <w:ind w:left="150" w:right="150"/>
              <w:rPr>
                <w:ins w:id="694" w:author="Christoffer Vissing" w:date="2024-03-18T13:11:00Z"/>
                <w:rFonts w:ascii="Roboto" w:hAnsi="Roboto" w:cs="Segoe UI"/>
                <w:i/>
                <w:iCs/>
                <w:color w:val="333333"/>
                <w:sz w:val="22"/>
                <w:szCs w:val="22"/>
              </w:rPr>
            </w:pPr>
            <w:ins w:id="695" w:author="Christoffer Vissing" w:date="2024-03-18T13:11:00Z">
              <w:r w:rsidRPr="007C4859">
                <w:rPr>
                  <w:rFonts w:ascii="Roboto" w:hAnsi="Roboto" w:cs="Segoe UI"/>
                  <w:i/>
                  <w:iCs/>
                  <w:color w:val="333333"/>
                  <w:sz w:val="22"/>
                  <w:szCs w:val="22"/>
                </w:rPr>
                <w:t xml:space="preserve">    Heart </w:t>
              </w:r>
              <w:proofErr w:type="spellStart"/>
              <w:r w:rsidRPr="007C4859">
                <w:rPr>
                  <w:rFonts w:ascii="Roboto" w:hAnsi="Roboto" w:cs="Segoe UI"/>
                  <w:i/>
                  <w:iCs/>
                  <w:color w:val="333333"/>
                  <w:sz w:val="22"/>
                  <w:szCs w:val="22"/>
                </w:rPr>
                <w:t>failure</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142677A4" w14:textId="1FE9A739" w:rsidR="00164A03" w:rsidRPr="007C4859" w:rsidRDefault="00164A03" w:rsidP="00164A03">
            <w:pPr>
              <w:spacing w:line="360" w:lineRule="auto"/>
              <w:ind w:left="150" w:right="150"/>
              <w:jc w:val="center"/>
              <w:rPr>
                <w:ins w:id="696" w:author="Christoffer Vissing" w:date="2024-03-18T13:11:00Z"/>
                <w:rFonts w:ascii="Roboto" w:hAnsi="Roboto" w:cs="Segoe UI"/>
                <w:color w:val="333333"/>
                <w:sz w:val="22"/>
                <w:szCs w:val="22"/>
              </w:rPr>
            </w:pPr>
            <w:ins w:id="697" w:author="Christoffer Vissing" w:date="2024-03-18T13:11:00Z">
              <w:r w:rsidRPr="007C4859">
                <w:rPr>
                  <w:rFonts w:ascii="Roboto" w:hAnsi="Roboto" w:cs="Segoe UI"/>
                  <w:color w:val="333333"/>
                  <w:sz w:val="22"/>
                  <w:szCs w:val="22"/>
                </w:rPr>
                <w:t>79 (26%)</w:t>
              </w:r>
            </w:ins>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22C88EB8" w14:textId="61C0F6D1" w:rsidR="00164A03" w:rsidRPr="007C4859" w:rsidRDefault="00164A03" w:rsidP="00164A03">
            <w:pPr>
              <w:spacing w:line="360" w:lineRule="auto"/>
              <w:ind w:left="150" w:right="150"/>
              <w:jc w:val="center"/>
              <w:rPr>
                <w:ins w:id="698" w:author="Christoffer Vissing" w:date="2024-03-18T13:11:00Z"/>
                <w:rFonts w:ascii="Roboto" w:hAnsi="Roboto" w:cs="Segoe UI"/>
                <w:color w:val="333333"/>
                <w:sz w:val="22"/>
                <w:szCs w:val="22"/>
              </w:rPr>
            </w:pPr>
            <w:ins w:id="699" w:author="Christoffer Vissing" w:date="2024-03-18T13:11:00Z">
              <w:r w:rsidRPr="007C4859">
                <w:rPr>
                  <w:rFonts w:ascii="Roboto" w:hAnsi="Roboto" w:cs="Segoe UI"/>
                  <w:color w:val="333333"/>
                  <w:sz w:val="22"/>
                  <w:szCs w:val="22"/>
                </w:rPr>
                <w:t>24 (8.5%)</w:t>
              </w:r>
            </w:ins>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0317EEE8" w14:textId="77777777" w:rsidR="00164A03" w:rsidRPr="007C4859" w:rsidRDefault="00164A03" w:rsidP="00164A03">
            <w:pPr>
              <w:spacing w:line="360" w:lineRule="auto"/>
              <w:ind w:left="150" w:right="150"/>
              <w:jc w:val="center"/>
              <w:rPr>
                <w:ins w:id="700" w:author="Christoffer Vissing" w:date="2024-03-18T13:11:00Z"/>
                <w:rFonts w:ascii="Roboto" w:hAnsi="Roboto" w:cs="Segoe UI"/>
                <w:color w:val="333333"/>
                <w:sz w:val="22"/>
                <w:szCs w:val="22"/>
              </w:rPr>
            </w:pPr>
          </w:p>
        </w:tc>
      </w:tr>
      <w:tr w:rsidR="00164A03" w14:paraId="2ED3358C"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701"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702"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03"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17FDD630" w14:textId="150B1E65" w:rsidR="00164A03" w:rsidRPr="007C4859" w:rsidRDefault="00164A03" w:rsidP="00164A03">
            <w:pPr>
              <w:spacing w:line="360" w:lineRule="auto"/>
              <w:ind w:left="150" w:right="150"/>
              <w:rPr>
                <w:rFonts w:ascii="Roboto" w:hAnsi="Roboto" w:cs="Segoe UI"/>
                <w:i/>
                <w:iCs/>
                <w:color w:val="333333"/>
                <w:sz w:val="22"/>
                <w:szCs w:val="22"/>
              </w:rPr>
            </w:pPr>
            <w:ins w:id="704" w:author="Christoffer Vissing" w:date="2024-03-18T13:12:00Z">
              <w:r w:rsidRPr="007C4859">
                <w:rPr>
                  <w:rFonts w:ascii="Roboto" w:hAnsi="Roboto" w:cs="Segoe UI"/>
                  <w:i/>
                  <w:iCs/>
                  <w:color w:val="333333"/>
                  <w:sz w:val="22"/>
                  <w:szCs w:val="22"/>
                </w:rPr>
                <w:t>    </w:t>
              </w:r>
              <w:proofErr w:type="spellStart"/>
              <w:r w:rsidRPr="007C4859">
                <w:rPr>
                  <w:rFonts w:ascii="Roboto" w:hAnsi="Roboto" w:cs="Segoe UI"/>
                  <w:i/>
                  <w:iCs/>
                  <w:color w:val="333333"/>
                  <w:sz w:val="22"/>
                  <w:szCs w:val="22"/>
                </w:rPr>
                <w:t>Sudden</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cardiac</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death</w:t>
              </w:r>
            </w:ins>
            <w:proofErr w:type="spellEnd"/>
            <w:del w:id="705" w:author="Christoffer Vissing" w:date="2024-03-18T13:11:00Z">
              <w:r w:rsidRPr="007C4859" w:rsidDel="00164A03">
                <w:rPr>
                  <w:rFonts w:ascii="Roboto" w:hAnsi="Roboto" w:cs="Segoe UI"/>
                  <w:i/>
                  <w:iCs/>
                  <w:color w:val="333333"/>
                  <w:sz w:val="22"/>
                  <w:szCs w:val="22"/>
                </w:rPr>
                <w:delText>    Not Recorded</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06"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000EAC82" w14:textId="6699BDBD" w:rsidR="00164A03" w:rsidRPr="007C4859" w:rsidRDefault="00164A03" w:rsidP="00164A03">
            <w:pPr>
              <w:spacing w:line="360" w:lineRule="auto"/>
              <w:ind w:left="150" w:right="150"/>
              <w:jc w:val="center"/>
              <w:rPr>
                <w:rFonts w:ascii="Roboto" w:hAnsi="Roboto" w:cs="Segoe UI"/>
                <w:color w:val="333333"/>
                <w:sz w:val="22"/>
                <w:szCs w:val="22"/>
              </w:rPr>
            </w:pPr>
            <w:ins w:id="707" w:author="Christoffer Vissing" w:date="2024-03-18T13:12:00Z">
              <w:r w:rsidRPr="007C4859">
                <w:rPr>
                  <w:rFonts w:ascii="Roboto" w:hAnsi="Roboto" w:cs="Segoe UI"/>
                  <w:color w:val="333333"/>
                  <w:sz w:val="22"/>
                  <w:szCs w:val="22"/>
                </w:rPr>
                <w:t>60 (19%)</w:t>
              </w:r>
            </w:ins>
            <w:del w:id="708" w:author="Christoffer Vissing" w:date="2024-03-18T13:11:00Z">
              <w:r w:rsidRPr="007C4859" w:rsidDel="00164A03">
                <w:rPr>
                  <w:rFonts w:ascii="Roboto" w:hAnsi="Roboto" w:cs="Segoe UI"/>
                  <w:color w:val="333333"/>
                  <w:sz w:val="22"/>
                  <w:szCs w:val="22"/>
                </w:rPr>
                <w:delText>32 (10%)</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09"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DFCAC20" w14:textId="3310EC94" w:rsidR="00164A03" w:rsidRPr="007C4859" w:rsidRDefault="00164A03" w:rsidP="00164A03">
            <w:pPr>
              <w:spacing w:line="360" w:lineRule="auto"/>
              <w:ind w:left="150" w:right="150"/>
              <w:jc w:val="center"/>
              <w:rPr>
                <w:rFonts w:ascii="Roboto" w:hAnsi="Roboto" w:cs="Segoe UI"/>
                <w:color w:val="333333"/>
                <w:sz w:val="22"/>
                <w:szCs w:val="22"/>
              </w:rPr>
            </w:pPr>
            <w:ins w:id="710" w:author="Christoffer Vissing" w:date="2024-03-18T13:12:00Z">
              <w:r w:rsidRPr="007C4859">
                <w:rPr>
                  <w:rFonts w:ascii="Roboto" w:hAnsi="Roboto" w:cs="Segoe UI"/>
                  <w:color w:val="333333"/>
                  <w:sz w:val="22"/>
                  <w:szCs w:val="22"/>
                </w:rPr>
                <w:t>27 (9.5%)</w:t>
              </w:r>
            </w:ins>
            <w:del w:id="711" w:author="Christoffer Vissing" w:date="2024-03-18T13:11:00Z">
              <w:r w:rsidRPr="007C4859" w:rsidDel="00164A03">
                <w:rPr>
                  <w:rFonts w:ascii="Roboto" w:hAnsi="Roboto" w:cs="Segoe UI"/>
                  <w:color w:val="333333"/>
                  <w:sz w:val="22"/>
                  <w:szCs w:val="22"/>
                </w:rPr>
                <w:delText>21 (7.4%)</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12"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71642A9B"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r w:rsidR="00164A03" w14:paraId="6901E46C"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713"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714"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715"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48A4D6F" w14:textId="77777777" w:rsidR="00164A03" w:rsidRPr="007C4859" w:rsidRDefault="00164A03" w:rsidP="00164A03">
            <w:pPr>
              <w:spacing w:line="360" w:lineRule="auto"/>
              <w:ind w:left="150" w:right="150"/>
              <w:rPr>
                <w:rFonts w:ascii="Roboto" w:hAnsi="Roboto" w:cs="Segoe UI"/>
                <w:i/>
                <w:iCs/>
                <w:color w:val="333333"/>
                <w:sz w:val="22"/>
                <w:szCs w:val="22"/>
              </w:rPr>
            </w:pPr>
            <w:r w:rsidRPr="007C4859">
              <w:rPr>
                <w:rFonts w:ascii="Roboto" w:hAnsi="Roboto" w:cs="Segoe UI"/>
                <w:i/>
                <w:iCs/>
                <w:color w:val="333333"/>
                <w:sz w:val="22"/>
                <w:szCs w:val="22"/>
              </w:rPr>
              <w:t>    </w:t>
            </w:r>
            <w:proofErr w:type="spellStart"/>
            <w:r w:rsidRPr="007C4859">
              <w:rPr>
                <w:rFonts w:ascii="Roboto" w:hAnsi="Roboto" w:cs="Segoe UI"/>
                <w:i/>
                <w:iCs/>
                <w:color w:val="333333"/>
                <w:sz w:val="22"/>
                <w:szCs w:val="22"/>
              </w:rPr>
              <w:t>Other</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cardiovascular</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death</w:t>
            </w:r>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716"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68C95BC3"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21 (6.8%)</w:t>
            </w: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717"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FD229C6"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24 (8.5%)</w:t>
            </w: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718"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C9953EB"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r w:rsidR="00164A03" w:rsidDel="00164A03" w14:paraId="0B551FF0" w14:textId="571A140E"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719"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del w:id="720" w:author="Christoffer Vissing" w:date="2024-03-18T13:12:00Z"/>
          <w:trPrChange w:id="721"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22"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1E33A9E6" w14:textId="76D54739" w:rsidR="00164A03" w:rsidRPr="007C4859" w:rsidDel="00164A03" w:rsidRDefault="00164A03" w:rsidP="00164A03">
            <w:pPr>
              <w:spacing w:line="360" w:lineRule="auto"/>
              <w:ind w:left="150" w:right="150"/>
              <w:rPr>
                <w:del w:id="723" w:author="Christoffer Vissing" w:date="2024-03-18T13:12:00Z"/>
                <w:rFonts w:ascii="Roboto" w:hAnsi="Roboto" w:cs="Segoe UI"/>
                <w:i/>
                <w:iCs/>
                <w:color w:val="333333"/>
                <w:sz w:val="22"/>
                <w:szCs w:val="22"/>
              </w:rPr>
            </w:pPr>
            <w:del w:id="724" w:author="Christoffer Vissing" w:date="2024-03-18T13:11:00Z">
              <w:r w:rsidRPr="007C4859" w:rsidDel="00164A03">
                <w:rPr>
                  <w:rFonts w:ascii="Roboto" w:hAnsi="Roboto" w:cs="Segoe UI"/>
                  <w:i/>
                  <w:iCs/>
                  <w:color w:val="333333"/>
                  <w:sz w:val="22"/>
                  <w:szCs w:val="22"/>
                </w:rPr>
                <w:delText>    Malignancy</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25"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3F09AB9B" w14:textId="6F1A5F33" w:rsidR="00164A03" w:rsidRPr="007C4859" w:rsidDel="00164A03" w:rsidRDefault="00164A03" w:rsidP="00164A03">
            <w:pPr>
              <w:spacing w:line="360" w:lineRule="auto"/>
              <w:ind w:left="150" w:right="150"/>
              <w:jc w:val="center"/>
              <w:rPr>
                <w:del w:id="726" w:author="Christoffer Vissing" w:date="2024-03-18T13:12:00Z"/>
                <w:rFonts w:ascii="Roboto" w:hAnsi="Roboto" w:cs="Segoe UI"/>
                <w:color w:val="333333"/>
                <w:sz w:val="22"/>
                <w:szCs w:val="22"/>
              </w:rPr>
            </w:pPr>
            <w:del w:id="727" w:author="Christoffer Vissing" w:date="2024-03-18T13:11:00Z">
              <w:r w:rsidRPr="007C4859" w:rsidDel="00164A03">
                <w:rPr>
                  <w:rFonts w:ascii="Roboto" w:hAnsi="Roboto" w:cs="Segoe UI"/>
                  <w:color w:val="333333"/>
                  <w:sz w:val="22"/>
                  <w:szCs w:val="22"/>
                </w:rPr>
                <w:delText>8 (2.6%)</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28"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710924FC" w14:textId="61C30D5A" w:rsidR="00164A03" w:rsidRPr="007C4859" w:rsidDel="00164A03" w:rsidRDefault="00164A03" w:rsidP="00164A03">
            <w:pPr>
              <w:spacing w:line="360" w:lineRule="auto"/>
              <w:ind w:left="150" w:right="150"/>
              <w:jc w:val="center"/>
              <w:rPr>
                <w:del w:id="729" w:author="Christoffer Vissing" w:date="2024-03-18T13:12:00Z"/>
                <w:rFonts w:ascii="Roboto" w:hAnsi="Roboto" w:cs="Segoe UI"/>
                <w:color w:val="333333"/>
                <w:sz w:val="22"/>
                <w:szCs w:val="22"/>
              </w:rPr>
            </w:pPr>
            <w:del w:id="730" w:author="Christoffer Vissing" w:date="2024-03-18T13:11:00Z">
              <w:r w:rsidRPr="007C4859" w:rsidDel="00164A03">
                <w:rPr>
                  <w:rFonts w:ascii="Roboto" w:hAnsi="Roboto" w:cs="Segoe UI"/>
                  <w:color w:val="333333"/>
                  <w:sz w:val="22"/>
                  <w:szCs w:val="22"/>
                </w:rPr>
                <w:delText>15 (5.3%)</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31"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06DCC2EC" w14:textId="12E43035" w:rsidR="00164A03" w:rsidRPr="007C4859" w:rsidDel="00164A03" w:rsidRDefault="00164A03" w:rsidP="00164A03">
            <w:pPr>
              <w:spacing w:line="360" w:lineRule="auto"/>
              <w:ind w:left="150" w:right="150"/>
              <w:jc w:val="center"/>
              <w:rPr>
                <w:del w:id="732" w:author="Christoffer Vissing" w:date="2024-03-18T13:12:00Z"/>
                <w:rFonts w:ascii="Roboto" w:hAnsi="Roboto" w:cs="Segoe UI"/>
                <w:color w:val="333333"/>
                <w:sz w:val="22"/>
                <w:szCs w:val="22"/>
              </w:rPr>
            </w:pPr>
          </w:p>
        </w:tc>
      </w:tr>
      <w:tr w:rsidR="00164A03" w14:paraId="67076FC8"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733"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734"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35"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3C4E94E4" w14:textId="52E94BCF" w:rsidR="00164A03" w:rsidRPr="007C4859" w:rsidRDefault="00164A03" w:rsidP="00164A03">
            <w:pPr>
              <w:spacing w:line="360" w:lineRule="auto"/>
              <w:ind w:left="150" w:right="150"/>
              <w:rPr>
                <w:rFonts w:ascii="Roboto" w:hAnsi="Roboto" w:cs="Segoe UI"/>
                <w:i/>
                <w:iCs/>
                <w:color w:val="333333"/>
                <w:sz w:val="22"/>
                <w:szCs w:val="22"/>
              </w:rPr>
            </w:pPr>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36"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DB2C3E0" w14:textId="0A603052" w:rsidR="00164A03" w:rsidRPr="007C4859" w:rsidRDefault="00164A03" w:rsidP="00164A03">
            <w:pPr>
              <w:spacing w:line="360" w:lineRule="auto"/>
              <w:ind w:left="150" w:right="150"/>
              <w:jc w:val="center"/>
              <w:rPr>
                <w:rFonts w:ascii="Roboto" w:hAnsi="Roboto" w:cs="Segoe UI"/>
                <w:color w:val="333333"/>
                <w:sz w:val="22"/>
                <w:szCs w:val="22"/>
              </w:rPr>
            </w:pP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737"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3E112212" w14:textId="6828C28F" w:rsidR="00164A03" w:rsidRPr="007C4859" w:rsidRDefault="00164A03" w:rsidP="00164A03">
            <w:pPr>
              <w:spacing w:line="360" w:lineRule="auto"/>
              <w:ind w:left="150" w:right="150"/>
              <w:jc w:val="center"/>
              <w:rPr>
                <w:rFonts w:ascii="Roboto" w:hAnsi="Roboto" w:cs="Segoe UI"/>
                <w:color w:val="333333"/>
                <w:sz w:val="22"/>
                <w:szCs w:val="22"/>
              </w:rPr>
            </w:pP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738"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254E122"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bl>
    <w:p w14:paraId="47433126" w14:textId="765361C3" w:rsidR="00B24EA1" w:rsidRDefault="00B24EA1" w:rsidP="007C4859">
      <w:pPr>
        <w:tabs>
          <w:tab w:val="left" w:pos="2650"/>
        </w:tabs>
        <w:spacing w:line="360" w:lineRule="auto"/>
        <w:rPr>
          <w:rFonts w:ascii="Roboto" w:hAnsi="Roboto"/>
          <w:color w:val="000000"/>
        </w:rPr>
      </w:pPr>
    </w:p>
    <w:p w14:paraId="55C8D467" w14:textId="60C95CB6" w:rsidR="005E755E" w:rsidRPr="001F2967" w:rsidRDefault="005E755E">
      <w:pPr>
        <w:rPr>
          <w:rFonts w:ascii="Roboto" w:hAnsi="Roboto"/>
          <w:color w:val="000000"/>
          <w:lang w:val="en-US"/>
        </w:rPr>
      </w:pPr>
      <w:r w:rsidRPr="001F2967">
        <w:rPr>
          <w:rFonts w:ascii="Roboto" w:hAnsi="Roboto"/>
          <w:color w:val="000000"/>
          <w:lang w:val="en-US"/>
        </w:rPr>
        <w:br w:type="page"/>
      </w:r>
    </w:p>
    <w:p w14:paraId="1489488A" w14:textId="77777777" w:rsidR="004C0055" w:rsidRPr="001F2967" w:rsidRDefault="004C0055" w:rsidP="007401B1">
      <w:pPr>
        <w:tabs>
          <w:tab w:val="left" w:pos="2650"/>
        </w:tabs>
        <w:spacing w:line="480" w:lineRule="auto"/>
        <w:rPr>
          <w:rFonts w:ascii="Roboto" w:hAnsi="Roboto"/>
          <w:lang w:val="en-US"/>
        </w:rPr>
      </w:pPr>
      <w:r w:rsidRPr="001F2967">
        <w:rPr>
          <w:rFonts w:ascii="Roboto" w:hAnsi="Roboto"/>
          <w:b/>
          <w:bCs/>
          <w:lang w:val="en-US"/>
        </w:rPr>
        <w:lastRenderedPageBreak/>
        <w:t xml:space="preserve">Figure </w:t>
      </w:r>
      <w:r w:rsidR="007401B1" w:rsidRPr="001F2967">
        <w:rPr>
          <w:rFonts w:ascii="Roboto" w:hAnsi="Roboto"/>
          <w:b/>
          <w:bCs/>
          <w:lang w:val="en-US"/>
        </w:rPr>
        <w:t>1</w:t>
      </w:r>
      <w:r w:rsidRPr="001F2967">
        <w:rPr>
          <w:rFonts w:ascii="Roboto" w:hAnsi="Roboto"/>
          <w:b/>
          <w:bCs/>
          <w:lang w:val="en-US"/>
        </w:rPr>
        <w:t xml:space="preserve">: </w:t>
      </w:r>
    </w:p>
    <w:p w14:paraId="71B096CB" w14:textId="36038607" w:rsidR="004C0055" w:rsidRPr="007C4859" w:rsidRDefault="00BB5EBE" w:rsidP="002E4BE9">
      <w:pPr>
        <w:tabs>
          <w:tab w:val="left" w:pos="2650"/>
        </w:tabs>
        <w:spacing w:line="480" w:lineRule="auto"/>
        <w:rPr>
          <w:rFonts w:ascii="Roboto" w:hAnsi="Roboto"/>
          <w:lang w:val="en-US"/>
        </w:rPr>
      </w:pPr>
      <w:del w:id="739" w:author="Christoffer Vissing" w:date="2024-09-04T12:04:00Z" w16du:dateUtc="2024-09-04T10:04:00Z">
        <w:r w:rsidDel="00500C2A">
          <w:rPr>
            <w:rFonts w:ascii="Roboto" w:hAnsi="Roboto"/>
            <w:b/>
            <w:bCs/>
            <w:noProof/>
            <w:sz w:val="22"/>
            <w:szCs w:val="22"/>
            <w14:ligatures w14:val="standardContextual"/>
          </w:rPr>
          <w:drawing>
            <wp:inline distT="0" distB="0" distL="0" distR="0" wp14:anchorId="6DE7D9C5" wp14:editId="3716C680">
              <wp:extent cx="6058535" cy="4848860"/>
              <wp:effectExtent l="0" t="0" r="0" b="2540"/>
              <wp:docPr id="19544904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0447" name="Billede 1954490447"/>
                      <pic:cNvPicPr/>
                    </pic:nvPicPr>
                    <pic:blipFill>
                      <a:blip r:embed="rId15">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del>
      <w:ins w:id="740" w:author="Christoffer Vissing" w:date="2024-09-04T12:06:00Z" w16du:dateUtc="2024-09-04T10:06:00Z">
        <w:r w:rsidR="00500C2A">
          <w:rPr>
            <w:rFonts w:ascii="Roboto" w:hAnsi="Roboto"/>
            <w:b/>
            <w:bCs/>
            <w:noProof/>
            <w:sz w:val="22"/>
            <w:szCs w:val="22"/>
            <w:lang w:val="en-US"/>
            <w14:ligatures w14:val="standardContextual"/>
          </w:rPr>
          <w:drawing>
            <wp:inline distT="0" distB="0" distL="0" distR="0" wp14:anchorId="403980E7" wp14:editId="244C7AD8">
              <wp:extent cx="6058535" cy="4848860"/>
              <wp:effectExtent l="0" t="0" r="0" b="2540"/>
              <wp:docPr id="1305643918" name="Billede 2" descr="Et billede, der indeholder tekst,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3918" name="Billede 2" descr="Et billede, der indeholder tekst, skærmbillede, nummer/tal&#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ins>
      <w:r w:rsidR="00B14185" w:rsidRPr="007C4859">
        <w:rPr>
          <w:rFonts w:ascii="Roboto" w:hAnsi="Roboto"/>
          <w:b/>
          <w:bCs/>
          <w:sz w:val="22"/>
          <w:szCs w:val="22"/>
          <w:lang w:val="en-US"/>
        </w:rPr>
        <w:t xml:space="preserve">Legend: </w:t>
      </w:r>
      <w:r w:rsidR="00B14185" w:rsidRPr="007C4859">
        <w:rPr>
          <w:rFonts w:ascii="Roboto" w:hAnsi="Roboto"/>
          <w:sz w:val="22"/>
          <w:szCs w:val="22"/>
          <w:lang w:val="en-US"/>
        </w:rPr>
        <w:t>Relative risk</w:t>
      </w:r>
      <w:r w:rsidR="000F6E5D" w:rsidRPr="007C4859">
        <w:rPr>
          <w:rFonts w:ascii="Roboto" w:hAnsi="Roboto"/>
          <w:sz w:val="22"/>
          <w:szCs w:val="22"/>
          <w:lang w:val="en-US"/>
        </w:rPr>
        <w:t xml:space="preserve"> of the occurrence of 15 cardiovascular features (y-axis) in patients with </w:t>
      </w:r>
      <w:proofErr w:type="spellStart"/>
      <w:r w:rsidR="000F6E5D" w:rsidRPr="007C4859">
        <w:rPr>
          <w:rFonts w:ascii="Roboto" w:hAnsi="Roboto"/>
          <w:sz w:val="22"/>
          <w:szCs w:val="22"/>
          <w:lang w:val="en-US"/>
        </w:rPr>
        <w:t>sarcomeric</w:t>
      </w:r>
      <w:proofErr w:type="spellEnd"/>
      <w:r w:rsidR="000F6E5D" w:rsidRPr="007C4859">
        <w:rPr>
          <w:rFonts w:ascii="Roboto" w:hAnsi="Roboto"/>
          <w:sz w:val="22"/>
          <w:szCs w:val="22"/>
          <w:lang w:val="en-US"/>
        </w:rPr>
        <w:t xml:space="preserve"> </w:t>
      </w:r>
      <w:r w:rsidR="003F641C" w:rsidRPr="007C4859">
        <w:rPr>
          <w:rFonts w:ascii="Roboto" w:hAnsi="Roboto"/>
          <w:sz w:val="22"/>
          <w:szCs w:val="22"/>
          <w:lang w:val="en-US"/>
        </w:rPr>
        <w:t>versus</w:t>
      </w:r>
      <w:r w:rsidR="000F6E5D" w:rsidRPr="007C4859">
        <w:rPr>
          <w:rFonts w:ascii="Roboto" w:hAnsi="Roboto"/>
          <w:sz w:val="22"/>
          <w:szCs w:val="22"/>
          <w:lang w:val="en-US"/>
        </w:rPr>
        <w:t xml:space="preserve"> non-</w:t>
      </w:r>
      <w:proofErr w:type="spellStart"/>
      <w:r w:rsidR="000F6E5D" w:rsidRPr="007C4859">
        <w:rPr>
          <w:rFonts w:ascii="Roboto" w:hAnsi="Roboto"/>
          <w:sz w:val="22"/>
          <w:szCs w:val="22"/>
          <w:lang w:val="en-US"/>
        </w:rPr>
        <w:t>sarcomeric</w:t>
      </w:r>
      <w:proofErr w:type="spellEnd"/>
      <w:r w:rsidR="000F6E5D" w:rsidRPr="007C4859">
        <w:rPr>
          <w:rFonts w:ascii="Roboto" w:hAnsi="Roboto"/>
          <w:sz w:val="22"/>
          <w:szCs w:val="22"/>
          <w:lang w:val="en-US"/>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Pr="001F2967">
        <w:rPr>
          <w:rFonts w:ascii="Roboto" w:hAnsi="Roboto"/>
          <w:b/>
          <w:bCs/>
          <w:sz w:val="22"/>
          <w:szCs w:val="22"/>
          <w:lang w:val="en-US"/>
        </w:rPr>
        <w:t>Abbreviations</w:t>
      </w:r>
      <w:r>
        <w:rPr>
          <w:rFonts w:ascii="Roboto" w:hAnsi="Roboto"/>
          <w:i/>
          <w:iCs/>
          <w:sz w:val="22"/>
          <w:szCs w:val="22"/>
          <w:lang w:val="en-US"/>
        </w:rPr>
        <w:t>:</w:t>
      </w:r>
      <w:r w:rsidRPr="00BB5EBE">
        <w:rPr>
          <w:rFonts w:ascii="Roboto" w:hAnsi="Roboto"/>
          <w:sz w:val="22"/>
          <w:szCs w:val="22"/>
          <w:lang w:val="en-US"/>
        </w:rPr>
        <w:t xml:space="preserve"> </w:t>
      </w:r>
      <w:r w:rsidRPr="001F2967">
        <w:rPr>
          <w:rFonts w:ascii="Roboto" w:hAnsi="Roboto"/>
          <w:i/>
          <w:iCs/>
          <w:sz w:val="22"/>
          <w:szCs w:val="22"/>
          <w:lang w:val="en-US"/>
        </w:rPr>
        <w:t>HCM</w:t>
      </w:r>
      <w:r>
        <w:rPr>
          <w:rFonts w:ascii="Roboto" w:hAnsi="Roboto"/>
          <w:sz w:val="22"/>
          <w:szCs w:val="22"/>
          <w:lang w:val="en-US"/>
        </w:rPr>
        <w:t xml:space="preserve"> = hypertrophic cardiomyopathy, </w:t>
      </w:r>
      <w:r w:rsidRPr="001F2967">
        <w:rPr>
          <w:rFonts w:ascii="Roboto" w:hAnsi="Roboto"/>
          <w:i/>
          <w:iCs/>
          <w:sz w:val="22"/>
          <w:szCs w:val="22"/>
          <w:lang w:val="en-US"/>
        </w:rPr>
        <w:t>ICD</w:t>
      </w:r>
      <w:r>
        <w:rPr>
          <w:rFonts w:ascii="Roboto" w:hAnsi="Roboto"/>
          <w:sz w:val="22"/>
          <w:szCs w:val="22"/>
          <w:lang w:val="en-US"/>
        </w:rPr>
        <w:t xml:space="preserve"> = implantable cardioverter defibrillator, </w:t>
      </w:r>
      <w:r w:rsidRPr="001F2967">
        <w:rPr>
          <w:rFonts w:ascii="Roboto" w:hAnsi="Roboto"/>
          <w:i/>
          <w:iCs/>
          <w:sz w:val="22"/>
          <w:szCs w:val="22"/>
          <w:lang w:val="en-US"/>
        </w:rPr>
        <w:t>LVSD</w:t>
      </w:r>
      <w:r>
        <w:rPr>
          <w:rFonts w:ascii="Roboto" w:hAnsi="Roboto"/>
          <w:sz w:val="22"/>
          <w:szCs w:val="22"/>
          <w:lang w:val="en-US"/>
        </w:rPr>
        <w:t xml:space="preserve"> = left ventricular systolic dysfunction, </w:t>
      </w:r>
      <w:r w:rsidRPr="001F2967">
        <w:rPr>
          <w:rFonts w:ascii="Roboto" w:hAnsi="Roboto"/>
          <w:i/>
          <w:iCs/>
          <w:sz w:val="22"/>
          <w:szCs w:val="22"/>
          <w:lang w:val="en-US"/>
        </w:rPr>
        <w:t>NSVT</w:t>
      </w:r>
      <w:r>
        <w:rPr>
          <w:rFonts w:ascii="Roboto" w:hAnsi="Roboto"/>
          <w:sz w:val="22"/>
          <w:szCs w:val="22"/>
          <w:lang w:val="en-US"/>
        </w:rPr>
        <w:t xml:space="preserve"> = non-sustained ventricular tachycardia, </w:t>
      </w:r>
      <w:r w:rsidRPr="001F2967">
        <w:rPr>
          <w:rFonts w:ascii="Roboto" w:hAnsi="Roboto"/>
          <w:i/>
          <w:iCs/>
          <w:sz w:val="22"/>
          <w:szCs w:val="22"/>
          <w:lang w:val="en-US"/>
        </w:rPr>
        <w:t>NYHA</w:t>
      </w:r>
      <w:r>
        <w:rPr>
          <w:rFonts w:ascii="Roboto" w:hAnsi="Roboto"/>
          <w:sz w:val="22"/>
          <w:szCs w:val="22"/>
          <w:lang w:val="en-US"/>
        </w:rPr>
        <w:t xml:space="preserve"> = New York Heart Association functional class, </w:t>
      </w:r>
      <w:r w:rsidRPr="001F2967">
        <w:rPr>
          <w:rFonts w:ascii="Roboto" w:hAnsi="Roboto"/>
          <w:i/>
          <w:iCs/>
          <w:sz w:val="22"/>
          <w:szCs w:val="22"/>
          <w:lang w:val="en-US"/>
        </w:rPr>
        <w:t>SRT</w:t>
      </w:r>
      <w:r>
        <w:rPr>
          <w:rFonts w:ascii="Roboto" w:hAnsi="Roboto"/>
          <w:sz w:val="22"/>
          <w:szCs w:val="22"/>
          <w:lang w:val="en-US"/>
        </w:rPr>
        <w:t xml:space="preserve"> = septal reduction therapy,</w:t>
      </w:r>
      <w:r w:rsidRPr="00BB5EBE">
        <w:rPr>
          <w:rFonts w:ascii="Roboto" w:hAnsi="Roboto"/>
          <w:sz w:val="22"/>
          <w:szCs w:val="22"/>
          <w:lang w:val="en-US"/>
        </w:rPr>
        <w:t xml:space="preserve"> </w:t>
      </w:r>
      <w:r w:rsidRPr="001F2967">
        <w:rPr>
          <w:rFonts w:ascii="Roboto" w:hAnsi="Roboto"/>
          <w:i/>
          <w:iCs/>
          <w:sz w:val="22"/>
          <w:szCs w:val="22"/>
          <w:lang w:val="en-US"/>
        </w:rPr>
        <w:t>VA</w:t>
      </w:r>
      <w:r>
        <w:rPr>
          <w:rFonts w:ascii="Roboto" w:hAnsi="Roboto"/>
          <w:sz w:val="22"/>
          <w:szCs w:val="22"/>
          <w:lang w:val="en-US"/>
        </w:rPr>
        <w:t xml:space="preserve"> = ventricular arrhythmia.</w:t>
      </w:r>
      <w:r w:rsidRPr="007C4859">
        <w:rPr>
          <w:rFonts w:ascii="Roboto" w:hAnsi="Roboto"/>
          <w:b/>
          <w:bCs/>
          <w:lang w:val="en-US"/>
        </w:rPr>
        <w:t xml:space="preserve"> </w:t>
      </w:r>
      <w:r w:rsidR="004C0055" w:rsidRPr="007C4859">
        <w:rPr>
          <w:rFonts w:ascii="Roboto" w:hAnsi="Roboto"/>
          <w:b/>
          <w:bCs/>
          <w:lang w:val="en-US"/>
        </w:rPr>
        <w:br w:type="page"/>
      </w:r>
    </w:p>
    <w:p w14:paraId="05734FEF" w14:textId="6FB46DB5" w:rsidR="00D5141C" w:rsidRDefault="00D5141C" w:rsidP="0067560E">
      <w:pPr>
        <w:spacing w:line="276" w:lineRule="auto"/>
        <w:rPr>
          <w:ins w:id="741" w:author="Christoffer Vissing" w:date="2024-08-23T15:37:00Z" w16du:dateUtc="2024-08-23T13:37:00Z"/>
          <w:rFonts w:ascii="Roboto" w:hAnsi="Roboto"/>
        </w:rPr>
      </w:pPr>
      <w:proofErr w:type="spellStart"/>
      <w:r w:rsidRPr="00DB6D77">
        <w:rPr>
          <w:rFonts w:ascii="Roboto" w:hAnsi="Roboto"/>
          <w:b/>
          <w:bCs/>
        </w:rPr>
        <w:lastRenderedPageBreak/>
        <w:t>Figure</w:t>
      </w:r>
      <w:proofErr w:type="spellEnd"/>
      <w:r w:rsidRPr="00DB6D77">
        <w:rPr>
          <w:rFonts w:ascii="Roboto" w:hAnsi="Roboto"/>
          <w:b/>
          <w:bCs/>
        </w:rPr>
        <w:t xml:space="preserve"> </w:t>
      </w:r>
      <w:r w:rsidR="004754E7">
        <w:rPr>
          <w:rFonts w:ascii="Roboto" w:hAnsi="Roboto"/>
          <w:b/>
          <w:bCs/>
        </w:rPr>
        <w:t>2</w:t>
      </w:r>
      <w:r w:rsidRPr="00DB6D77">
        <w:rPr>
          <w:rFonts w:ascii="Roboto" w:hAnsi="Roboto"/>
        </w:rPr>
        <w:t xml:space="preserve"> </w:t>
      </w:r>
    </w:p>
    <w:p w14:paraId="4B8D218D" w14:textId="6A68FA1C" w:rsidR="006F50E1" w:rsidRDefault="006F50E1" w:rsidP="0067560E">
      <w:pPr>
        <w:spacing w:line="276" w:lineRule="auto"/>
        <w:rPr>
          <w:rFonts w:ascii="Roboto" w:hAnsi="Roboto"/>
        </w:rPr>
      </w:pPr>
      <w:ins w:id="742" w:author="Christoffer Vissing" w:date="2024-08-23T15:38:00Z" w16du:dateUtc="2024-08-23T13:38:00Z">
        <w:r>
          <w:rPr>
            <w:rFonts w:ascii="Roboto" w:hAnsi="Roboto"/>
            <w:noProof/>
            <w14:ligatures w14:val="standardContextual"/>
          </w:rPr>
          <w:drawing>
            <wp:inline distT="0" distB="0" distL="0" distR="0" wp14:anchorId="584FF6E3" wp14:editId="50ECB79A">
              <wp:extent cx="4978400" cy="6846674"/>
              <wp:effectExtent l="0" t="0" r="0" b="0"/>
              <wp:docPr id="1798542760" name="Billede 6"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2760" name="Billede 6" descr="Et billede, der indeholder tekst, skærmbillede, diagram, linje/række&#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0908" cy="6850123"/>
                      </a:xfrm>
                      <a:prstGeom prst="rect">
                        <a:avLst/>
                      </a:prstGeom>
                    </pic:spPr>
                  </pic:pic>
                </a:graphicData>
              </a:graphic>
            </wp:inline>
          </w:drawing>
        </w:r>
      </w:ins>
    </w:p>
    <w:p w14:paraId="088A5E35" w14:textId="4EFD0B11" w:rsidR="00426080" w:rsidDel="00973BA9" w:rsidRDefault="00F947A3" w:rsidP="00EA6D3E">
      <w:pPr>
        <w:spacing w:line="480" w:lineRule="auto"/>
        <w:ind w:left="-270"/>
        <w:rPr>
          <w:del w:id="743" w:author="Christoffer Vissing" w:date="2024-08-12T14:30:00Z" w16du:dateUtc="2024-08-12T12:30:00Z"/>
          <w:rFonts w:ascii="Roboto" w:hAnsi="Roboto"/>
        </w:rPr>
      </w:pPr>
      <w:del w:id="744" w:author="Christoffer Vissing" w:date="2024-08-12T14:30:00Z" w16du:dateUtc="2024-08-12T12:30:00Z">
        <w:r w:rsidDel="00973BA9">
          <w:rPr>
            <w:rFonts w:ascii="Roboto" w:hAnsi="Roboto"/>
            <w:noProof/>
            <w14:ligatures w14:val="standardContextual"/>
          </w:rPr>
          <w:drawing>
            <wp:inline distT="0" distB="0" distL="0" distR="0" wp14:anchorId="767F9193" wp14:editId="01E5B371">
              <wp:extent cx="6058535" cy="4039235"/>
              <wp:effectExtent l="0" t="0" r="0" b="0"/>
              <wp:docPr id="104887254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72545" name="Billede 1048872545"/>
                      <pic:cNvPicPr/>
                    </pic:nvPicPr>
                    <pic:blipFill>
                      <a:blip r:embed="rId18">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del>
    </w:p>
    <w:p w14:paraId="33CE4A2F" w14:textId="5C9E6876" w:rsidR="00FD4F8B" w:rsidDel="00973BA9" w:rsidRDefault="00FD4F8B" w:rsidP="00D5141C">
      <w:pPr>
        <w:spacing w:line="480" w:lineRule="auto"/>
        <w:ind w:left="-270"/>
        <w:rPr>
          <w:del w:id="745" w:author="Christoffer Vissing" w:date="2024-08-12T14:30:00Z" w16du:dateUtc="2024-08-12T12:30:00Z"/>
          <w:rFonts w:ascii="Roboto" w:hAnsi="Roboto"/>
          <w:b/>
          <w:bCs/>
        </w:rPr>
      </w:pPr>
    </w:p>
    <w:p w14:paraId="0C00B60F" w14:textId="0090A853" w:rsidR="007401B1" w:rsidRPr="007C4859" w:rsidDel="00973BA9" w:rsidRDefault="00FD4F8B" w:rsidP="00D5141C">
      <w:pPr>
        <w:spacing w:line="480" w:lineRule="auto"/>
        <w:ind w:left="-270"/>
        <w:rPr>
          <w:del w:id="746" w:author="Christoffer Vissing" w:date="2024-08-12T14:30:00Z" w16du:dateUtc="2024-08-12T12:30:00Z"/>
          <w:rFonts w:ascii="Roboto" w:hAnsi="Roboto"/>
          <w:lang w:val="en-US"/>
        </w:rPr>
      </w:pPr>
      <w:del w:id="747" w:author="Christoffer Vissing" w:date="2024-08-12T14:30:00Z" w16du:dateUtc="2024-08-12T12:30:00Z">
        <w:r w:rsidRPr="007C4859" w:rsidDel="00973BA9">
          <w:rPr>
            <w:rFonts w:ascii="Roboto" w:hAnsi="Roboto"/>
            <w:b/>
            <w:bCs/>
            <w:sz w:val="22"/>
            <w:szCs w:val="22"/>
            <w:lang w:val="en-US"/>
          </w:rPr>
          <w:delText>Legend:</w:delText>
        </w:r>
        <w:r w:rsidRPr="007C4859" w:rsidDel="00973BA9">
          <w:rPr>
            <w:rFonts w:ascii="Roboto" w:hAnsi="Roboto"/>
            <w:sz w:val="22"/>
            <w:szCs w:val="22"/>
            <w:lang w:val="en-US"/>
          </w:rPr>
          <w:delText xml:space="preserve"> </w:delText>
        </w:r>
        <w:r w:rsidR="00426080" w:rsidRPr="007C4859" w:rsidDel="00973BA9">
          <w:rPr>
            <w:rFonts w:ascii="Roboto" w:hAnsi="Roboto"/>
            <w:sz w:val="22"/>
            <w:szCs w:val="22"/>
            <w:lang w:val="en-US"/>
          </w:rPr>
          <w:delText>Density plots</w:delText>
        </w:r>
        <w:r w:rsidRPr="007C4859" w:rsidDel="00973BA9">
          <w:rPr>
            <w:rFonts w:ascii="Roboto" w:hAnsi="Roboto"/>
            <w:sz w:val="22"/>
            <w:szCs w:val="22"/>
            <w:lang w:val="en-US"/>
          </w:rPr>
          <w:delText xml:space="preserve">, showing the </w:delText>
        </w:r>
        <w:r w:rsidR="00B9219B" w:rsidRPr="007C4859" w:rsidDel="00973BA9">
          <w:rPr>
            <w:rFonts w:ascii="Roboto" w:hAnsi="Roboto"/>
            <w:sz w:val="22"/>
            <w:szCs w:val="22"/>
            <w:lang w:val="en-US"/>
          </w:rPr>
          <w:delText xml:space="preserve">distribution of age (x-axis) at time of occurrence of each of six </w:delText>
        </w:r>
        <w:r w:rsidR="00EB68FB" w:rsidRPr="007C4859" w:rsidDel="00973BA9">
          <w:rPr>
            <w:rFonts w:ascii="Roboto" w:hAnsi="Roboto"/>
            <w:sz w:val="22"/>
            <w:szCs w:val="22"/>
            <w:lang w:val="en-US"/>
          </w:rPr>
          <w:delText xml:space="preserve">adverse outcomes </w:delText>
        </w:r>
        <w:r w:rsidR="00B9219B" w:rsidRPr="007C4859" w:rsidDel="00973BA9">
          <w:rPr>
            <w:rFonts w:ascii="Roboto" w:hAnsi="Roboto"/>
            <w:sz w:val="22"/>
            <w:szCs w:val="22"/>
            <w:lang w:val="en-US"/>
          </w:rPr>
          <w:delText>associated with hypertrophic cardiomyopathy.</w:delText>
        </w:r>
        <w:r w:rsidRPr="007C4859" w:rsidDel="00973BA9">
          <w:rPr>
            <w:rFonts w:ascii="Roboto" w:hAnsi="Roboto"/>
            <w:sz w:val="22"/>
            <w:szCs w:val="22"/>
            <w:lang w:val="en-US"/>
          </w:rPr>
          <w:delText xml:space="preserve"> </w:delText>
        </w:r>
        <w:r w:rsidR="00B9219B" w:rsidRPr="007C4859" w:rsidDel="00973BA9">
          <w:rPr>
            <w:rFonts w:ascii="Roboto" w:hAnsi="Roboto"/>
            <w:sz w:val="22"/>
            <w:szCs w:val="22"/>
            <w:lang w:val="en-US"/>
          </w:rPr>
          <w:delText xml:space="preserve">Patients have been stratified into two groups </w:delText>
        </w:r>
        <w:r w:rsidRPr="007C4859" w:rsidDel="00973BA9">
          <w:rPr>
            <w:rFonts w:ascii="Roboto" w:hAnsi="Roboto"/>
            <w:sz w:val="22"/>
            <w:szCs w:val="22"/>
            <w:lang w:val="en-US"/>
          </w:rPr>
          <w:delText xml:space="preserve">according to whether they had sarcomeric (pink) or non-sarcomeric HCM (blue). The </w:delText>
        </w:r>
        <w:r w:rsidR="00B9219B" w:rsidRPr="007C4859" w:rsidDel="00973BA9">
          <w:rPr>
            <w:rFonts w:ascii="Roboto" w:hAnsi="Roboto"/>
            <w:sz w:val="22"/>
            <w:szCs w:val="22"/>
            <w:lang w:val="en-US"/>
          </w:rPr>
          <w:delText>y</w:delText>
        </w:r>
        <w:r w:rsidRPr="007C4859" w:rsidDel="00973BA9">
          <w:rPr>
            <w:rFonts w:ascii="Roboto" w:hAnsi="Roboto"/>
            <w:sz w:val="22"/>
            <w:szCs w:val="22"/>
            <w:lang w:val="en-US"/>
          </w:rPr>
          <w:delText xml:space="preserve">-axis </w:delText>
        </w:r>
        <w:r w:rsidR="00B9219B" w:rsidRPr="007C4859" w:rsidDel="00973BA9">
          <w:rPr>
            <w:rFonts w:ascii="Roboto" w:hAnsi="Roboto"/>
            <w:sz w:val="22"/>
            <w:szCs w:val="22"/>
            <w:lang w:val="en-US"/>
          </w:rPr>
          <w:delText xml:space="preserve">gives the raw number of patients associated with each </w:delText>
        </w:r>
        <w:r w:rsidR="00EB68FB" w:rsidRPr="007C4859" w:rsidDel="00973BA9">
          <w:rPr>
            <w:rFonts w:ascii="Roboto" w:hAnsi="Roboto"/>
            <w:sz w:val="22"/>
            <w:szCs w:val="22"/>
            <w:lang w:val="en-US"/>
          </w:rPr>
          <w:delText xml:space="preserve">outcome </w:delText>
        </w:r>
        <w:r w:rsidR="00B9219B" w:rsidRPr="007C4859" w:rsidDel="00973BA9">
          <w:rPr>
            <w:rFonts w:ascii="Roboto" w:hAnsi="Roboto"/>
            <w:sz w:val="22"/>
            <w:szCs w:val="22"/>
            <w:lang w:val="en-US"/>
          </w:rPr>
          <w:delText xml:space="preserve">in a </w:delText>
        </w:r>
        <w:r w:rsidR="000F6E5D" w:rsidRPr="007C4859" w:rsidDel="00973BA9">
          <w:rPr>
            <w:rFonts w:ascii="Roboto" w:hAnsi="Roboto"/>
            <w:sz w:val="22"/>
            <w:szCs w:val="22"/>
            <w:lang w:val="en-US"/>
          </w:rPr>
          <w:delText>5</w:delText>
        </w:r>
        <w:r w:rsidRPr="007C4859" w:rsidDel="00973BA9">
          <w:rPr>
            <w:rFonts w:ascii="Roboto" w:hAnsi="Roboto"/>
            <w:sz w:val="22"/>
            <w:szCs w:val="22"/>
            <w:lang w:val="en-US"/>
          </w:rPr>
          <w:delText xml:space="preserve"> year</w:delText>
        </w:r>
        <w:r w:rsidR="00B9219B" w:rsidRPr="007C4859" w:rsidDel="00973BA9">
          <w:rPr>
            <w:rFonts w:ascii="Roboto" w:hAnsi="Roboto"/>
            <w:sz w:val="22"/>
            <w:szCs w:val="22"/>
            <w:lang w:val="en-US"/>
          </w:rPr>
          <w:delText>-period</w:delText>
        </w:r>
        <w:r w:rsidRPr="007C4859" w:rsidDel="00973BA9">
          <w:rPr>
            <w:rFonts w:ascii="Roboto" w:hAnsi="Roboto"/>
            <w:sz w:val="22"/>
            <w:szCs w:val="22"/>
            <w:lang w:val="en-US"/>
          </w:rPr>
          <w:delText>.</w:delText>
        </w:r>
        <w:r w:rsidR="00426080" w:rsidRPr="007C4859" w:rsidDel="00973BA9">
          <w:rPr>
            <w:rFonts w:ascii="Roboto" w:hAnsi="Roboto"/>
            <w:sz w:val="22"/>
            <w:szCs w:val="22"/>
            <w:lang w:val="en-US"/>
          </w:rPr>
          <w:delText xml:space="preserve"> The dots denote the median age of HCM diagnosis in the two groups.</w:delText>
        </w:r>
        <w:r w:rsidR="007401B1" w:rsidRPr="007C4859" w:rsidDel="00973BA9">
          <w:rPr>
            <w:rFonts w:ascii="Roboto" w:hAnsi="Roboto"/>
            <w:b/>
            <w:bCs/>
            <w:lang w:val="en-US"/>
          </w:rPr>
          <w:br w:type="page"/>
        </w:r>
      </w:del>
    </w:p>
    <w:p w14:paraId="49990CCC" w14:textId="73909F12" w:rsidR="00EF6167" w:rsidRPr="00973BA9" w:rsidDel="00973BA9" w:rsidRDefault="00EF6167">
      <w:pPr>
        <w:spacing w:line="480" w:lineRule="auto"/>
        <w:ind w:left="-270"/>
        <w:rPr>
          <w:del w:id="748" w:author="Christoffer Vissing" w:date="2024-08-12T14:30:00Z" w16du:dateUtc="2024-08-12T12:30:00Z"/>
          <w:rFonts w:ascii="Roboto" w:hAnsi="Roboto"/>
          <w:b/>
          <w:bCs/>
        </w:rPr>
        <w:pPrChange w:id="749" w:author="Christoffer Vissing" w:date="2024-08-12T14:30:00Z" w16du:dateUtc="2024-08-12T12:30:00Z">
          <w:pPr/>
        </w:pPrChange>
      </w:pPr>
      <w:del w:id="750" w:author="Christoffer Vissing" w:date="2024-08-12T14:30:00Z" w16du:dateUtc="2024-08-12T12:30:00Z">
        <w:r w:rsidRPr="00973BA9" w:rsidDel="00973BA9">
          <w:rPr>
            <w:rFonts w:ascii="Roboto" w:hAnsi="Roboto"/>
            <w:b/>
            <w:bCs/>
          </w:rPr>
          <w:delText>Figure 3</w:delText>
        </w:r>
      </w:del>
    </w:p>
    <w:p w14:paraId="0F8CBC43" w14:textId="7D360E09" w:rsidR="00EF6167" w:rsidDel="006F50E1" w:rsidRDefault="00EF6167">
      <w:pPr>
        <w:spacing w:line="480" w:lineRule="auto"/>
        <w:ind w:left="-270"/>
        <w:rPr>
          <w:del w:id="751" w:author="Christoffer Vissing" w:date="2024-08-23T15:39:00Z" w16du:dateUtc="2024-08-23T13:39:00Z"/>
          <w:rFonts w:ascii="Roboto" w:hAnsi="Roboto"/>
          <w:b/>
          <w:bCs/>
        </w:rPr>
        <w:pPrChange w:id="752" w:author="Christoffer Vissing" w:date="2024-08-12T14:30:00Z" w16du:dateUtc="2024-08-12T12:30:00Z">
          <w:pPr/>
        </w:pPrChange>
      </w:pPr>
      <w:del w:id="753" w:author="Christoffer Vissing" w:date="2024-08-23T15:39:00Z" w16du:dateUtc="2024-08-23T13:39:00Z">
        <w:r w:rsidDel="006F50E1">
          <w:rPr>
            <w:rFonts w:ascii="Roboto" w:hAnsi="Roboto"/>
            <w:noProof/>
            <w14:ligatures w14:val="standardContextual"/>
          </w:rPr>
          <w:drawing>
            <wp:inline distT="0" distB="0" distL="0" distR="0" wp14:anchorId="2C931386" wp14:editId="1DC56DAD">
              <wp:extent cx="4737253" cy="6515030"/>
              <wp:effectExtent l="0" t="0" r="0" b="635"/>
              <wp:docPr id="61626909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9094" name="Billede 616269094"/>
                      <pic:cNvPicPr/>
                    </pic:nvPicPr>
                    <pic:blipFill>
                      <a:blip r:embed="rId19">
                        <a:extLst>
                          <a:ext uri="{28A0092B-C50C-407E-A947-70E740481C1C}">
                            <a14:useLocalDpi xmlns:a14="http://schemas.microsoft.com/office/drawing/2010/main" val="0"/>
                          </a:ext>
                        </a:extLst>
                      </a:blip>
                      <a:stretch>
                        <a:fillRect/>
                      </a:stretch>
                    </pic:blipFill>
                    <pic:spPr>
                      <a:xfrm>
                        <a:off x="0" y="0"/>
                        <a:ext cx="4764589" cy="6552624"/>
                      </a:xfrm>
                      <a:prstGeom prst="rect">
                        <a:avLst/>
                      </a:prstGeom>
                    </pic:spPr>
                  </pic:pic>
                </a:graphicData>
              </a:graphic>
            </wp:inline>
          </w:drawing>
        </w:r>
      </w:del>
    </w:p>
    <w:p w14:paraId="251F1B20" w14:textId="77777777" w:rsidR="00EF6167" w:rsidDel="006F50E1" w:rsidRDefault="00EF6167" w:rsidP="00EF6167">
      <w:pPr>
        <w:rPr>
          <w:del w:id="754" w:author="Christoffer Vissing" w:date="2024-08-23T15:39:00Z" w16du:dateUtc="2024-08-23T13:39:00Z"/>
          <w:rFonts w:ascii="Roboto" w:hAnsi="Roboto"/>
          <w:b/>
          <w:bCs/>
        </w:rPr>
      </w:pPr>
    </w:p>
    <w:p w14:paraId="35606AB9" w14:textId="77777777" w:rsidR="00EF6167" w:rsidRDefault="00EF6167">
      <w:pPr>
        <w:spacing w:line="480" w:lineRule="auto"/>
        <w:ind w:left="-270"/>
        <w:rPr>
          <w:rFonts w:ascii="Roboto" w:hAnsi="Roboto"/>
          <w:b/>
          <w:bCs/>
        </w:rPr>
        <w:pPrChange w:id="755" w:author="Christoffer Vissing" w:date="2024-08-23T15:39:00Z" w16du:dateUtc="2024-08-23T13:39:00Z">
          <w:pPr/>
        </w:pPrChange>
      </w:pPr>
    </w:p>
    <w:p w14:paraId="01187954" w14:textId="73864057" w:rsidR="00EF6167" w:rsidRPr="00EF6167" w:rsidRDefault="00EF6167">
      <w:pPr>
        <w:rPr>
          <w:rFonts w:ascii="Roboto" w:hAnsi="Roboto"/>
          <w:i/>
          <w:iCs/>
          <w:sz w:val="22"/>
          <w:szCs w:val="22"/>
          <w:lang w:val="en-US"/>
        </w:rPr>
      </w:pPr>
      <w:r w:rsidRPr="007C4859">
        <w:rPr>
          <w:rFonts w:ascii="Roboto" w:hAnsi="Roboto"/>
          <w:b/>
          <w:bCs/>
          <w:sz w:val="22"/>
          <w:szCs w:val="22"/>
          <w:lang w:val="en-US"/>
        </w:rPr>
        <w:t>Legend:</w:t>
      </w:r>
      <w:r w:rsidRPr="007C4859">
        <w:rPr>
          <w:rFonts w:ascii="Roboto" w:hAnsi="Roboto"/>
          <w:sz w:val="22"/>
          <w:szCs w:val="22"/>
          <w:lang w:val="en-US"/>
        </w:rPr>
        <w:t xml:space="preserve"> Incidence of hypertrophic cardiomyopathy (HCM) related mortality (sudden cardiovascular death, heart failure related death, and death due to stroke) in patients with </w:t>
      </w:r>
      <w:proofErr w:type="spellStart"/>
      <w:r w:rsidRPr="007C4859">
        <w:rPr>
          <w:rFonts w:ascii="Roboto" w:hAnsi="Roboto"/>
          <w:sz w:val="22"/>
          <w:szCs w:val="22"/>
          <w:lang w:val="en-US"/>
        </w:rPr>
        <w:t>sarcomeric</w:t>
      </w:r>
      <w:proofErr w:type="spellEnd"/>
      <w:r w:rsidRPr="007C4859">
        <w:rPr>
          <w:rFonts w:ascii="Roboto" w:hAnsi="Roboto"/>
          <w:sz w:val="22"/>
          <w:szCs w:val="22"/>
          <w:lang w:val="en-US"/>
        </w:rPr>
        <w:t xml:space="preserve"> (pink) versus non-</w:t>
      </w:r>
      <w:proofErr w:type="spellStart"/>
      <w:r w:rsidRPr="007C4859">
        <w:rPr>
          <w:rFonts w:ascii="Roboto" w:hAnsi="Roboto"/>
          <w:sz w:val="22"/>
          <w:szCs w:val="22"/>
          <w:lang w:val="en-US"/>
        </w:rPr>
        <w:t>sarcomeric</w:t>
      </w:r>
      <w:proofErr w:type="spellEnd"/>
      <w:r w:rsidRPr="007C4859">
        <w:rPr>
          <w:rFonts w:ascii="Roboto" w:hAnsi="Roboto"/>
          <w:sz w:val="22"/>
          <w:szCs w:val="22"/>
          <w:lang w:val="en-US"/>
        </w:rPr>
        <w:t xml:space="preserve"> (blue) HCM. Panel </w:t>
      </w:r>
      <w:r w:rsidRPr="007C4859">
        <w:rPr>
          <w:rFonts w:ascii="Roboto" w:hAnsi="Roboto"/>
          <w:b/>
          <w:bCs/>
          <w:sz w:val="22"/>
          <w:szCs w:val="22"/>
          <w:lang w:val="en-US"/>
        </w:rPr>
        <w:t>A.</w:t>
      </w:r>
      <w:r w:rsidRPr="007C4859">
        <w:rPr>
          <w:rFonts w:ascii="Roboto" w:hAnsi="Roboto"/>
          <w:sz w:val="22"/>
          <w:szCs w:val="22"/>
          <w:lang w:val="en-US"/>
        </w:rPr>
        <w:t xml:space="preserve"> Cumulative incidence since </w:t>
      </w:r>
      <w:r>
        <w:rPr>
          <w:rFonts w:ascii="Roboto" w:hAnsi="Roboto"/>
          <w:sz w:val="22"/>
          <w:szCs w:val="22"/>
          <w:lang w:val="en-US"/>
        </w:rPr>
        <w:t>first</w:t>
      </w:r>
      <w:r w:rsidRPr="007C4859">
        <w:rPr>
          <w:rFonts w:ascii="Roboto" w:hAnsi="Roboto"/>
          <w:sz w:val="22"/>
          <w:szCs w:val="22"/>
          <w:lang w:val="en-US"/>
        </w:rPr>
        <w:t xml:space="preserve"> </w:t>
      </w:r>
      <w:proofErr w:type="spellStart"/>
      <w:r w:rsidRPr="007C4859">
        <w:rPr>
          <w:rFonts w:ascii="Roboto" w:hAnsi="Roboto"/>
          <w:sz w:val="22"/>
          <w:szCs w:val="22"/>
          <w:lang w:val="en-US"/>
        </w:rPr>
        <w:t>SHaRe</w:t>
      </w:r>
      <w:proofErr w:type="spellEnd"/>
      <w:r w:rsidRPr="007C4859">
        <w:rPr>
          <w:rFonts w:ascii="Roboto" w:hAnsi="Roboto"/>
          <w:sz w:val="22"/>
          <w:szCs w:val="22"/>
          <w:lang w:val="en-US"/>
        </w:rPr>
        <w:t xml:space="preserve"> evaluation, including numbers at risk by year. Panel </w:t>
      </w:r>
      <w:r w:rsidRPr="007C4859">
        <w:rPr>
          <w:rFonts w:ascii="Roboto" w:hAnsi="Roboto"/>
          <w:b/>
          <w:bCs/>
          <w:sz w:val="22"/>
          <w:szCs w:val="22"/>
          <w:lang w:val="en-US"/>
        </w:rPr>
        <w:t>B.</w:t>
      </w:r>
      <w:r w:rsidRPr="007C4859">
        <w:rPr>
          <w:rFonts w:ascii="Roboto" w:hAnsi="Roboto"/>
          <w:sz w:val="22"/>
          <w:szCs w:val="22"/>
          <w:lang w:val="en-US"/>
        </w:rPr>
        <w:t xml:space="preserve"> Age-specific incidence (ASI) rates, including total person-years at risk in each age-group. The standardized incidence ratio (SIR) has been added for each age-group at the bottom of the plot. </w:t>
      </w:r>
      <w:r w:rsidRPr="00EF6167">
        <w:rPr>
          <w:rFonts w:ascii="Roboto" w:hAnsi="Roboto"/>
          <w:b/>
          <w:bCs/>
          <w:lang w:val="en-US"/>
        </w:rPr>
        <w:br w:type="page"/>
      </w:r>
    </w:p>
    <w:p w14:paraId="12550DC8" w14:textId="614D833E" w:rsidR="005F2993" w:rsidRDefault="005F2993" w:rsidP="001D711A">
      <w:pPr>
        <w:spacing w:line="480" w:lineRule="auto"/>
        <w:rPr>
          <w:ins w:id="756" w:author="Christoffer Vissing" w:date="2024-08-23T12:23:00Z" w16du:dateUtc="2024-08-23T10:23:00Z"/>
          <w:rFonts w:ascii="Roboto" w:hAnsi="Roboto"/>
          <w:b/>
          <w:bCs/>
        </w:rPr>
      </w:pPr>
      <w:proofErr w:type="spellStart"/>
      <w:r>
        <w:rPr>
          <w:rFonts w:ascii="Roboto" w:hAnsi="Roboto"/>
          <w:b/>
          <w:bCs/>
        </w:rPr>
        <w:lastRenderedPageBreak/>
        <w:t>Figure</w:t>
      </w:r>
      <w:proofErr w:type="spellEnd"/>
      <w:r>
        <w:rPr>
          <w:rFonts w:ascii="Roboto" w:hAnsi="Roboto"/>
          <w:b/>
          <w:bCs/>
        </w:rPr>
        <w:t xml:space="preserve"> </w:t>
      </w:r>
      <w:del w:id="757" w:author="Christoffer Vissing" w:date="2024-08-12T14:31:00Z" w16du:dateUtc="2024-08-12T12:31:00Z">
        <w:r w:rsidR="00AC2A89" w:rsidDel="00973BA9">
          <w:rPr>
            <w:rFonts w:ascii="Roboto" w:hAnsi="Roboto"/>
            <w:b/>
            <w:bCs/>
          </w:rPr>
          <w:delText>4</w:delText>
        </w:r>
      </w:del>
      <w:ins w:id="758" w:author="Christoffer Vissing" w:date="2024-08-12T14:31:00Z" w16du:dateUtc="2024-08-12T12:31:00Z">
        <w:r w:rsidR="00973BA9">
          <w:rPr>
            <w:rFonts w:ascii="Roboto" w:hAnsi="Roboto"/>
            <w:b/>
            <w:bCs/>
          </w:rPr>
          <w:t>3</w:t>
        </w:r>
      </w:ins>
      <w:r>
        <w:rPr>
          <w:rFonts w:ascii="Roboto" w:hAnsi="Roboto"/>
          <w:b/>
          <w:bCs/>
        </w:rPr>
        <w:t>:</w:t>
      </w:r>
    </w:p>
    <w:p w14:paraId="2214D579" w14:textId="7E52247E" w:rsidR="00236409" w:rsidRDefault="00236409" w:rsidP="001D711A">
      <w:pPr>
        <w:spacing w:line="480" w:lineRule="auto"/>
        <w:rPr>
          <w:rFonts w:ascii="Roboto" w:hAnsi="Roboto"/>
        </w:rPr>
      </w:pPr>
      <w:ins w:id="759" w:author="Christoffer Vissing" w:date="2024-08-23T12:23:00Z" w16du:dateUtc="2024-08-23T10:23:00Z">
        <w:r>
          <w:rPr>
            <w:rFonts w:ascii="Roboto" w:hAnsi="Roboto"/>
            <w:noProof/>
            <w14:ligatures w14:val="standardContextual"/>
          </w:rPr>
          <w:drawing>
            <wp:inline distT="0" distB="0" distL="0" distR="0" wp14:anchorId="304EDF33" wp14:editId="264F45D4">
              <wp:extent cx="6058535" cy="4427855"/>
              <wp:effectExtent l="0" t="0" r="0" b="4445"/>
              <wp:docPr id="132956397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63970" name="Billede 1329563970"/>
                      <pic:cNvPicPr/>
                    </pic:nvPicPr>
                    <pic:blipFill>
                      <a:blip r:embed="rId20"/>
                      <a:stretch>
                        <a:fillRect/>
                      </a:stretch>
                    </pic:blipFill>
                    <pic:spPr>
                      <a:xfrm>
                        <a:off x="0" y="0"/>
                        <a:ext cx="6058535" cy="4427855"/>
                      </a:xfrm>
                      <a:prstGeom prst="rect">
                        <a:avLst/>
                      </a:prstGeom>
                    </pic:spPr>
                  </pic:pic>
                </a:graphicData>
              </a:graphic>
            </wp:inline>
          </w:drawing>
        </w:r>
      </w:ins>
    </w:p>
    <w:p w14:paraId="3A9A32AD" w14:textId="21225E39" w:rsidR="00C90A95" w:rsidRDefault="008A4E67" w:rsidP="001D711A">
      <w:pPr>
        <w:spacing w:line="480" w:lineRule="auto"/>
        <w:rPr>
          <w:rFonts w:ascii="Roboto" w:hAnsi="Roboto"/>
        </w:rPr>
      </w:pPr>
      <w:del w:id="760" w:author="Christoffer Vissing" w:date="2024-08-23T12:23:00Z" w16du:dateUtc="2024-08-23T10:23:00Z">
        <w:r w:rsidDel="00236409">
          <w:rPr>
            <w:rFonts w:ascii="Roboto" w:hAnsi="Roboto"/>
            <w:noProof/>
            <w14:ligatures w14:val="standardContextual"/>
          </w:rPr>
          <w:drawing>
            <wp:inline distT="0" distB="0" distL="0" distR="0" wp14:anchorId="0E41BFB6" wp14:editId="3E85823B">
              <wp:extent cx="6058535" cy="4848860"/>
              <wp:effectExtent l="0" t="0" r="0" b="2540"/>
              <wp:docPr id="120708910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9106" name="Billede 1207089106"/>
                      <pic:cNvPicPr/>
                    </pic:nvPicPr>
                    <pic:blipFill>
                      <a:blip r:embed="rId21">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del>
    </w:p>
    <w:p w14:paraId="63FE6B33" w14:textId="0C0ADB40" w:rsidR="001748BF" w:rsidRDefault="001748BF" w:rsidP="00B9219B">
      <w:pPr>
        <w:spacing w:line="480" w:lineRule="auto"/>
        <w:rPr>
          <w:rFonts w:ascii="Roboto" w:hAnsi="Roboto"/>
        </w:rPr>
      </w:pPr>
    </w:p>
    <w:p w14:paraId="3263708D" w14:textId="304BCFB4" w:rsidR="00E27B32" w:rsidRPr="007C4859" w:rsidRDefault="005F2993" w:rsidP="005F2993">
      <w:pPr>
        <w:tabs>
          <w:tab w:val="left" w:pos="3946"/>
        </w:tabs>
        <w:spacing w:line="480" w:lineRule="auto"/>
        <w:rPr>
          <w:rFonts w:ascii="Roboto" w:hAnsi="Roboto"/>
          <w:sz w:val="22"/>
          <w:szCs w:val="22"/>
          <w:lang w:val="en-US"/>
        </w:rPr>
      </w:pPr>
      <w:r w:rsidRPr="007C4859">
        <w:rPr>
          <w:rFonts w:ascii="Roboto" w:hAnsi="Roboto"/>
          <w:b/>
          <w:bCs/>
          <w:sz w:val="22"/>
          <w:szCs w:val="22"/>
          <w:lang w:val="en-US"/>
        </w:rPr>
        <w:t xml:space="preserve">Legend: </w:t>
      </w:r>
      <w:r w:rsidRPr="007C4859">
        <w:rPr>
          <w:rFonts w:ascii="Roboto" w:hAnsi="Roboto"/>
          <w:sz w:val="22"/>
          <w:szCs w:val="22"/>
          <w:lang w:val="en-US"/>
        </w:rPr>
        <w:t xml:space="preserve">Heatmap showing the </w:t>
      </w:r>
      <w:r w:rsidR="00F03C90" w:rsidRPr="007C4859">
        <w:rPr>
          <w:rFonts w:ascii="Roboto" w:hAnsi="Roboto"/>
          <w:sz w:val="22"/>
          <w:szCs w:val="22"/>
          <w:lang w:val="en-US"/>
        </w:rPr>
        <w:t>time-adjusted hazard ratios</w:t>
      </w:r>
      <w:r w:rsidRPr="007C4859">
        <w:rPr>
          <w:rFonts w:ascii="Roboto" w:hAnsi="Roboto"/>
          <w:sz w:val="22"/>
          <w:szCs w:val="22"/>
          <w:lang w:val="en-US"/>
        </w:rPr>
        <w:t xml:space="preserve"> of being diagnosed with one of </w:t>
      </w:r>
      <w:r w:rsidR="00F03C90" w:rsidRPr="007C4859">
        <w:rPr>
          <w:rFonts w:ascii="Roboto" w:hAnsi="Roboto"/>
          <w:sz w:val="22"/>
          <w:szCs w:val="22"/>
          <w:lang w:val="en-US"/>
        </w:rPr>
        <w:t>8</w:t>
      </w:r>
      <w:r w:rsidRPr="007C4859">
        <w:rPr>
          <w:rFonts w:ascii="Roboto" w:hAnsi="Roboto"/>
          <w:sz w:val="22"/>
          <w:szCs w:val="22"/>
          <w:lang w:val="en-US"/>
        </w:rPr>
        <w:t xml:space="preserve"> cardiovascular </w:t>
      </w:r>
      <w:r w:rsidR="003C2490">
        <w:rPr>
          <w:rFonts w:ascii="Roboto" w:hAnsi="Roboto"/>
          <w:sz w:val="22"/>
          <w:szCs w:val="22"/>
          <w:lang w:val="en-US"/>
        </w:rPr>
        <w:t>outcomes</w:t>
      </w:r>
      <w:r w:rsidR="003C2490" w:rsidRPr="007C4859">
        <w:rPr>
          <w:rFonts w:ascii="Roboto" w:hAnsi="Roboto"/>
          <w:sz w:val="22"/>
          <w:szCs w:val="22"/>
          <w:lang w:val="en-US"/>
        </w:rPr>
        <w:t xml:space="preserve"> </w:t>
      </w:r>
      <w:r w:rsidRPr="007C4859">
        <w:rPr>
          <w:rFonts w:ascii="Roboto" w:hAnsi="Roboto"/>
          <w:sz w:val="22"/>
          <w:szCs w:val="22"/>
          <w:lang w:val="en-US"/>
        </w:rPr>
        <w:t xml:space="preserve">(x-axis) predicated on </w:t>
      </w:r>
      <w:r w:rsidR="00361197" w:rsidRPr="007C4859">
        <w:rPr>
          <w:rFonts w:ascii="Roboto" w:hAnsi="Roboto"/>
          <w:sz w:val="22"/>
          <w:szCs w:val="22"/>
          <w:lang w:val="en-US"/>
        </w:rPr>
        <w:t>of the presence of one of</w:t>
      </w:r>
      <w:r w:rsidRPr="007C4859">
        <w:rPr>
          <w:rFonts w:ascii="Roboto" w:hAnsi="Roboto"/>
          <w:sz w:val="22"/>
          <w:szCs w:val="22"/>
          <w:lang w:val="en-US"/>
        </w:rPr>
        <w:t xml:space="preserve"> </w:t>
      </w:r>
      <w:r w:rsidR="000F6E5D" w:rsidRPr="007C4859">
        <w:rPr>
          <w:rFonts w:ascii="Roboto" w:hAnsi="Roboto"/>
          <w:sz w:val="22"/>
          <w:szCs w:val="22"/>
          <w:lang w:val="en-US"/>
        </w:rPr>
        <w:t xml:space="preserve">the </w:t>
      </w:r>
      <w:r w:rsidR="003C2490">
        <w:rPr>
          <w:rFonts w:ascii="Roboto" w:hAnsi="Roboto"/>
          <w:sz w:val="22"/>
          <w:szCs w:val="22"/>
          <w:lang w:val="en-US"/>
        </w:rPr>
        <w:t>6</w:t>
      </w:r>
      <w:r w:rsidRPr="007C4859">
        <w:rPr>
          <w:rFonts w:ascii="Roboto" w:hAnsi="Roboto"/>
          <w:sz w:val="22"/>
          <w:szCs w:val="22"/>
          <w:lang w:val="en-US"/>
        </w:rPr>
        <w:t xml:space="preserve"> </w:t>
      </w:r>
      <w:r w:rsidR="000F6E5D" w:rsidRPr="007C4859">
        <w:rPr>
          <w:rFonts w:ascii="Roboto" w:hAnsi="Roboto"/>
          <w:sz w:val="22"/>
          <w:szCs w:val="22"/>
          <w:lang w:val="en-US"/>
        </w:rPr>
        <w:t xml:space="preserve">pre-defined </w:t>
      </w:r>
      <w:r w:rsidR="0062278A">
        <w:rPr>
          <w:rFonts w:ascii="Roboto" w:hAnsi="Roboto"/>
          <w:sz w:val="22"/>
          <w:szCs w:val="22"/>
          <w:lang w:val="en-US"/>
        </w:rPr>
        <w:t>disease-modifiers (</w:t>
      </w:r>
      <w:r w:rsidR="00361197" w:rsidRPr="007C4859">
        <w:rPr>
          <w:rFonts w:ascii="Roboto" w:hAnsi="Roboto"/>
          <w:sz w:val="22"/>
          <w:szCs w:val="22"/>
          <w:lang w:val="en-US"/>
        </w:rPr>
        <w:t>exposures</w:t>
      </w:r>
      <w:r w:rsidR="0062278A">
        <w:rPr>
          <w:rFonts w:ascii="Roboto" w:hAnsi="Roboto"/>
          <w:sz w:val="22"/>
          <w:szCs w:val="22"/>
          <w:lang w:val="en-US"/>
        </w:rPr>
        <w:t>,</w:t>
      </w:r>
      <w:r w:rsidR="00361197" w:rsidRPr="007C4859">
        <w:rPr>
          <w:rFonts w:ascii="Roboto" w:hAnsi="Roboto"/>
          <w:sz w:val="22"/>
          <w:szCs w:val="22"/>
          <w:lang w:val="en-US"/>
        </w:rPr>
        <w:t xml:space="preserve"> </w:t>
      </w:r>
      <w:r w:rsidRPr="007C4859">
        <w:rPr>
          <w:rFonts w:ascii="Roboto" w:hAnsi="Roboto"/>
          <w:sz w:val="22"/>
          <w:szCs w:val="22"/>
          <w:lang w:val="en-US"/>
        </w:rPr>
        <w:t xml:space="preserve">y-axis). </w:t>
      </w:r>
      <w:r w:rsidR="00F03C90" w:rsidRPr="007C4859">
        <w:rPr>
          <w:rFonts w:ascii="Roboto" w:hAnsi="Roboto"/>
          <w:sz w:val="22"/>
          <w:szCs w:val="22"/>
          <w:lang w:val="en-US"/>
        </w:rPr>
        <w:t>Hazard ratios</w:t>
      </w:r>
      <w:r w:rsidR="000101FA" w:rsidRPr="007C4859">
        <w:rPr>
          <w:rFonts w:ascii="Roboto" w:hAnsi="Roboto"/>
          <w:sz w:val="22"/>
          <w:szCs w:val="22"/>
          <w:lang w:val="en-US"/>
        </w:rPr>
        <w:t xml:space="preserve"> larger than 1 are shown with Bonferroni corrected 95% confidence intervals if Bonferroni corrected p &lt;0.05</w:t>
      </w:r>
      <w:r w:rsidRPr="007C4859">
        <w:rPr>
          <w:rFonts w:ascii="Roboto" w:hAnsi="Roboto"/>
          <w:sz w:val="22"/>
          <w:szCs w:val="22"/>
          <w:lang w:val="en-US"/>
        </w:rPr>
        <w:t>.</w:t>
      </w:r>
      <w:r w:rsidR="006C51D5" w:rsidRPr="007C4859">
        <w:rPr>
          <w:rFonts w:ascii="Roboto" w:hAnsi="Roboto"/>
          <w:sz w:val="22"/>
          <w:szCs w:val="22"/>
          <w:lang w:val="en-US"/>
        </w:rPr>
        <w:t xml:space="preserve"> Colors indicate </w:t>
      </w:r>
      <w:r w:rsidR="00C90A95" w:rsidRPr="007C4859">
        <w:rPr>
          <w:rFonts w:ascii="Roboto" w:hAnsi="Roboto"/>
          <w:sz w:val="22"/>
          <w:szCs w:val="22"/>
          <w:lang w:val="en-US"/>
        </w:rPr>
        <w:t>the level of statistical significance</w:t>
      </w:r>
      <w:r w:rsidR="00037B48" w:rsidRPr="007C4859">
        <w:rPr>
          <w:rFonts w:ascii="Roboto" w:hAnsi="Roboto"/>
          <w:sz w:val="22"/>
          <w:szCs w:val="22"/>
          <w:lang w:val="en-US"/>
        </w:rPr>
        <w:t xml:space="preserve">. Hazard ratios are adjusted for sex and if a significant interaction was observed stratified analysis was performed.  </w:t>
      </w:r>
      <w:r w:rsidR="00087C51" w:rsidRPr="003207E9">
        <w:rPr>
          <w:rFonts w:ascii="Roboto" w:hAnsi="Roboto"/>
          <w:b/>
          <w:bCs/>
          <w:sz w:val="22"/>
          <w:szCs w:val="22"/>
          <w:lang w:val="en-US"/>
        </w:rPr>
        <w:t>Abbreviations</w:t>
      </w:r>
      <w:r w:rsidR="00087C51">
        <w:rPr>
          <w:rFonts w:ascii="Roboto" w:hAnsi="Roboto"/>
          <w:i/>
          <w:iCs/>
          <w:sz w:val="22"/>
          <w:szCs w:val="22"/>
          <w:lang w:val="en-US"/>
        </w:rPr>
        <w:t>:</w:t>
      </w:r>
      <w:r w:rsidR="00087C51" w:rsidRPr="00BB5EBE">
        <w:rPr>
          <w:rFonts w:ascii="Roboto" w:hAnsi="Roboto"/>
          <w:sz w:val="22"/>
          <w:szCs w:val="22"/>
          <w:lang w:val="en-US"/>
        </w:rPr>
        <w:t xml:space="preserve"> </w:t>
      </w:r>
      <w:r w:rsidR="00087C51" w:rsidRPr="003207E9">
        <w:rPr>
          <w:rFonts w:ascii="Roboto" w:hAnsi="Roboto"/>
          <w:i/>
          <w:iCs/>
          <w:sz w:val="22"/>
          <w:szCs w:val="22"/>
          <w:lang w:val="en-US"/>
        </w:rPr>
        <w:t>LVSD</w:t>
      </w:r>
      <w:r w:rsidR="00087C51">
        <w:rPr>
          <w:rFonts w:ascii="Roboto" w:hAnsi="Roboto"/>
          <w:sz w:val="22"/>
          <w:szCs w:val="22"/>
          <w:lang w:val="en-US"/>
        </w:rPr>
        <w:t xml:space="preserve"> = left ventricular systolic dysfunction, </w:t>
      </w:r>
      <w:r w:rsidR="00087C51" w:rsidRPr="003207E9">
        <w:rPr>
          <w:rFonts w:ascii="Roboto" w:hAnsi="Roboto"/>
          <w:i/>
          <w:iCs/>
          <w:sz w:val="22"/>
          <w:szCs w:val="22"/>
          <w:lang w:val="en-US"/>
        </w:rPr>
        <w:t>NYHA</w:t>
      </w:r>
      <w:r w:rsidR="00087C51">
        <w:rPr>
          <w:rFonts w:ascii="Roboto" w:hAnsi="Roboto"/>
          <w:sz w:val="22"/>
          <w:szCs w:val="22"/>
          <w:lang w:val="en-US"/>
        </w:rPr>
        <w:t xml:space="preserve"> = New York Heart Association functional class, </w:t>
      </w:r>
      <w:r w:rsidR="00087C51" w:rsidRPr="003207E9">
        <w:rPr>
          <w:rFonts w:ascii="Roboto" w:hAnsi="Roboto"/>
          <w:i/>
          <w:iCs/>
          <w:sz w:val="22"/>
          <w:szCs w:val="22"/>
          <w:lang w:val="en-US"/>
        </w:rPr>
        <w:t>VA</w:t>
      </w:r>
      <w:r w:rsidR="00087C51">
        <w:rPr>
          <w:rFonts w:ascii="Roboto" w:hAnsi="Roboto"/>
          <w:sz w:val="22"/>
          <w:szCs w:val="22"/>
          <w:lang w:val="en-US"/>
        </w:rPr>
        <w:t xml:space="preserve"> = ventricular arrhythmia.</w:t>
      </w:r>
    </w:p>
    <w:p w14:paraId="4C270B66" w14:textId="77777777" w:rsidR="00E27B32" w:rsidRPr="007C4859" w:rsidRDefault="00E27B32">
      <w:pPr>
        <w:rPr>
          <w:rFonts w:ascii="Roboto" w:hAnsi="Roboto"/>
          <w:sz w:val="22"/>
          <w:szCs w:val="22"/>
          <w:lang w:val="en-US"/>
        </w:rPr>
      </w:pPr>
      <w:r w:rsidRPr="007C4859">
        <w:rPr>
          <w:rFonts w:ascii="Roboto" w:hAnsi="Roboto"/>
          <w:sz w:val="22"/>
          <w:szCs w:val="22"/>
          <w:lang w:val="en-US"/>
        </w:rPr>
        <w:br w:type="page"/>
      </w:r>
    </w:p>
    <w:p w14:paraId="38B49A74" w14:textId="122FAFF3" w:rsidR="00AC2A89" w:rsidRDefault="00E27B32" w:rsidP="0067560E">
      <w:pPr>
        <w:spacing w:line="480" w:lineRule="auto"/>
        <w:rPr>
          <w:ins w:id="761" w:author="Christoffer Vissing" w:date="2024-08-23T14:49:00Z" w16du:dateUtc="2024-08-23T12:49:00Z"/>
          <w:rFonts w:ascii="Roboto" w:hAnsi="Roboto"/>
          <w:b/>
          <w:bCs/>
          <w:lang w:val="en-US"/>
        </w:rPr>
      </w:pPr>
      <w:r w:rsidRPr="00AC2A89">
        <w:rPr>
          <w:rFonts w:ascii="Roboto" w:hAnsi="Roboto"/>
          <w:b/>
          <w:bCs/>
          <w:lang w:val="en-US"/>
        </w:rPr>
        <w:lastRenderedPageBreak/>
        <w:t xml:space="preserve">Figure </w:t>
      </w:r>
      <w:ins w:id="762" w:author="Christoffer Vissing" w:date="2024-08-12T14:31:00Z" w16du:dateUtc="2024-08-12T12:31:00Z">
        <w:r w:rsidR="00973BA9">
          <w:rPr>
            <w:rFonts w:ascii="Roboto" w:hAnsi="Roboto"/>
            <w:b/>
            <w:bCs/>
            <w:lang w:val="en-US"/>
          </w:rPr>
          <w:t>4</w:t>
        </w:r>
      </w:ins>
      <w:del w:id="763" w:author="Christoffer Vissing" w:date="2024-08-12T14:31:00Z" w16du:dateUtc="2024-08-12T12:31:00Z">
        <w:r w:rsidR="00AC2A89" w:rsidRPr="00AC2A89" w:rsidDel="00973BA9">
          <w:rPr>
            <w:rFonts w:ascii="Roboto" w:hAnsi="Roboto"/>
            <w:b/>
            <w:bCs/>
            <w:lang w:val="en-US"/>
          </w:rPr>
          <w:delText>5</w:delText>
        </w:r>
      </w:del>
      <w:r w:rsidRPr="00AC2A89">
        <w:rPr>
          <w:rFonts w:ascii="Roboto" w:hAnsi="Roboto"/>
          <w:b/>
          <w:bCs/>
          <w:lang w:val="en-US"/>
        </w:rPr>
        <w:t>:</w:t>
      </w:r>
    </w:p>
    <w:p w14:paraId="5EF310C3" w14:textId="2B82C8AC" w:rsidR="00C73000" w:rsidRPr="00AC2A89" w:rsidRDefault="00C73000" w:rsidP="0067560E">
      <w:pPr>
        <w:spacing w:line="480" w:lineRule="auto"/>
        <w:rPr>
          <w:rFonts w:ascii="Roboto" w:hAnsi="Roboto"/>
          <w:b/>
          <w:bCs/>
          <w:lang w:val="en-US"/>
        </w:rPr>
      </w:pPr>
      <w:ins w:id="764" w:author="Christoffer Vissing" w:date="2024-08-23T14:53:00Z" w16du:dateUtc="2024-08-23T12:53:00Z">
        <w:r>
          <w:rPr>
            <w:rFonts w:ascii="Roboto" w:hAnsi="Roboto"/>
            <w:b/>
            <w:bCs/>
            <w:noProof/>
            <w:lang w:val="en-US"/>
            <w14:ligatures w14:val="standardContextual"/>
          </w:rPr>
          <w:drawing>
            <wp:inline distT="0" distB="0" distL="0" distR="0" wp14:anchorId="535948FF" wp14:editId="55844F0C">
              <wp:extent cx="6058535" cy="4765040"/>
              <wp:effectExtent l="0" t="0" r="0" b="0"/>
              <wp:docPr id="73803356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3569" name="Billede 738033569"/>
                      <pic:cNvPicPr/>
                    </pic:nvPicPr>
                    <pic:blipFill>
                      <a:blip r:embed="rId22"/>
                      <a:stretch>
                        <a:fillRect/>
                      </a:stretch>
                    </pic:blipFill>
                    <pic:spPr>
                      <a:xfrm>
                        <a:off x="0" y="0"/>
                        <a:ext cx="6058535" cy="4765040"/>
                      </a:xfrm>
                      <a:prstGeom prst="rect">
                        <a:avLst/>
                      </a:prstGeom>
                    </pic:spPr>
                  </pic:pic>
                </a:graphicData>
              </a:graphic>
            </wp:inline>
          </w:drawing>
        </w:r>
      </w:ins>
    </w:p>
    <w:p w14:paraId="776FCD77" w14:textId="2DD79616" w:rsidR="005F2993" w:rsidRPr="00AC2A89" w:rsidRDefault="00AC2A89" w:rsidP="0067560E">
      <w:pPr>
        <w:spacing w:line="480" w:lineRule="auto"/>
        <w:rPr>
          <w:rFonts w:ascii="Roboto" w:hAnsi="Roboto"/>
          <w:lang w:val="en-US"/>
        </w:rPr>
      </w:pPr>
      <w:del w:id="765" w:author="Christoffer Vissing" w:date="2024-08-23T14:51:00Z" w16du:dateUtc="2024-08-23T12:51:00Z">
        <w:r w:rsidDel="00C73000">
          <w:rPr>
            <w:rFonts w:ascii="Roboto" w:hAnsi="Roboto"/>
            <w:noProof/>
            <w14:ligatures w14:val="standardContextual"/>
          </w:rPr>
          <w:drawing>
            <wp:inline distT="0" distB="0" distL="0" distR="0" wp14:anchorId="17B4FD77" wp14:editId="42A595D2">
              <wp:extent cx="6058535" cy="3025140"/>
              <wp:effectExtent l="0" t="0" r="0" b="0"/>
              <wp:docPr id="108262052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20529" name="Billede 1082620529"/>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140"/>
                      </a:xfrm>
                      <a:prstGeom prst="rect">
                        <a:avLst/>
                      </a:prstGeom>
                    </pic:spPr>
                  </pic:pic>
                </a:graphicData>
              </a:graphic>
            </wp:inline>
          </w:drawing>
        </w:r>
      </w:del>
      <w:r w:rsidR="00E27B32" w:rsidRPr="00AC2A89">
        <w:rPr>
          <w:rFonts w:ascii="Roboto" w:hAnsi="Roboto"/>
          <w:lang w:val="en-US"/>
        </w:rPr>
        <w:t xml:space="preserve"> </w:t>
      </w:r>
    </w:p>
    <w:p w14:paraId="595B75AA" w14:textId="59102AC6" w:rsidR="004754E7" w:rsidRPr="007C4859" w:rsidRDefault="004754E7" w:rsidP="004754E7">
      <w:pPr>
        <w:tabs>
          <w:tab w:val="left" w:pos="3946"/>
        </w:tabs>
        <w:spacing w:line="480" w:lineRule="auto"/>
        <w:rPr>
          <w:rFonts w:ascii="Roboto" w:hAnsi="Roboto"/>
          <w:sz w:val="22"/>
          <w:szCs w:val="22"/>
          <w:lang w:val="en-US"/>
        </w:rPr>
      </w:pPr>
      <w:r w:rsidRPr="007C4859">
        <w:rPr>
          <w:rFonts w:ascii="Roboto" w:hAnsi="Roboto"/>
          <w:b/>
          <w:bCs/>
          <w:sz w:val="22"/>
          <w:szCs w:val="22"/>
          <w:lang w:val="en-US"/>
        </w:rPr>
        <w:t>Legend</w:t>
      </w:r>
      <w:r w:rsidRPr="007C4859">
        <w:rPr>
          <w:rFonts w:ascii="Roboto" w:hAnsi="Roboto"/>
          <w:sz w:val="22"/>
          <w:szCs w:val="22"/>
          <w:lang w:val="en-US"/>
        </w:rPr>
        <w:t xml:space="preserve">: </w:t>
      </w:r>
      <w:del w:id="766" w:author="Christoffer Vissing" w:date="2024-08-23T14:53:00Z" w16du:dateUtc="2024-08-23T12:53:00Z">
        <w:r w:rsidRPr="007C4859" w:rsidDel="00C73000">
          <w:rPr>
            <w:rFonts w:ascii="Roboto" w:hAnsi="Roboto"/>
            <w:sz w:val="22"/>
            <w:szCs w:val="22"/>
            <w:lang w:val="en-US"/>
          </w:rPr>
          <w:delText>Heatmaps showing</w:delText>
        </w:r>
      </w:del>
      <w:ins w:id="767" w:author="Christoffer Vissing" w:date="2024-08-23T14:53:00Z" w16du:dateUtc="2024-08-23T12:53:00Z">
        <w:r w:rsidR="00C73000">
          <w:rPr>
            <w:rFonts w:ascii="Roboto" w:hAnsi="Roboto"/>
            <w:sz w:val="22"/>
            <w:szCs w:val="22"/>
            <w:lang w:val="en-US"/>
          </w:rPr>
          <w:t>Forest plot showing</w:t>
        </w:r>
      </w:ins>
      <w:r w:rsidRPr="007C4859">
        <w:rPr>
          <w:rFonts w:ascii="Roboto" w:hAnsi="Roboto"/>
          <w:sz w:val="22"/>
          <w:szCs w:val="22"/>
          <w:lang w:val="en-US"/>
        </w:rPr>
        <w:t xml:space="preserve"> the time-adjusted hazard ratios for the combined effect of each individual </w:t>
      </w:r>
      <w:r w:rsidR="0062278A">
        <w:rPr>
          <w:rFonts w:ascii="Roboto" w:hAnsi="Roboto"/>
          <w:sz w:val="22"/>
          <w:szCs w:val="22"/>
          <w:lang w:val="en-US"/>
        </w:rPr>
        <w:t>modifier (exposure</w:t>
      </w:r>
      <w:del w:id="768" w:author="Christoffer Vissing" w:date="2024-08-23T14:54:00Z" w16du:dateUtc="2024-08-23T12:54:00Z">
        <w:r w:rsidR="0062278A" w:rsidDel="00C73000">
          <w:rPr>
            <w:rFonts w:ascii="Roboto" w:hAnsi="Roboto"/>
            <w:sz w:val="22"/>
            <w:szCs w:val="22"/>
            <w:lang w:val="en-US"/>
          </w:rPr>
          <w:delText>, y-axis</w:delText>
        </w:r>
      </w:del>
      <w:r w:rsidR="0062278A">
        <w:rPr>
          <w:rFonts w:ascii="Roboto" w:hAnsi="Roboto"/>
          <w:sz w:val="22"/>
          <w:szCs w:val="22"/>
          <w:lang w:val="en-US"/>
        </w:rPr>
        <w:t>)</w:t>
      </w:r>
      <w:ins w:id="769" w:author="Christoffer Vissing" w:date="2024-08-23T14:55:00Z" w16du:dateUtc="2024-08-23T12:55:00Z">
        <w:r w:rsidR="00C73000">
          <w:rPr>
            <w:rFonts w:ascii="Roboto" w:hAnsi="Roboto"/>
            <w:sz w:val="22"/>
            <w:szCs w:val="22"/>
            <w:lang w:val="en-US"/>
          </w:rPr>
          <w:t xml:space="preserve"> and genetic status</w:t>
        </w:r>
      </w:ins>
      <w:del w:id="770" w:author="Christoffer Vissing" w:date="2024-08-23T14:54:00Z" w16du:dateUtc="2024-08-23T12:54:00Z">
        <w:r w:rsidR="0062278A" w:rsidRPr="007C4859" w:rsidDel="00C73000">
          <w:rPr>
            <w:rFonts w:ascii="Roboto" w:hAnsi="Roboto"/>
            <w:sz w:val="22"/>
            <w:szCs w:val="22"/>
            <w:lang w:val="en-US"/>
          </w:rPr>
          <w:delText xml:space="preserve"> </w:delText>
        </w:r>
        <w:r w:rsidRPr="007C4859" w:rsidDel="00C73000">
          <w:rPr>
            <w:rFonts w:ascii="Roboto" w:hAnsi="Roboto"/>
            <w:sz w:val="22"/>
            <w:szCs w:val="22"/>
            <w:lang w:val="en-US"/>
          </w:rPr>
          <w:delText>and non-sarcomeric HCM (left panel) or sarcomeric HCM (right panel)</w:delText>
        </w:r>
      </w:del>
      <w:r w:rsidRPr="007C4859">
        <w:rPr>
          <w:rFonts w:ascii="Roboto" w:hAnsi="Roboto"/>
          <w:sz w:val="22"/>
          <w:szCs w:val="22"/>
          <w:lang w:val="en-US"/>
        </w:rPr>
        <w:t xml:space="preserve"> on the hazard of </w:t>
      </w:r>
      <w:r w:rsidR="00E01263" w:rsidRPr="007C4859">
        <w:rPr>
          <w:rFonts w:ascii="Roboto" w:hAnsi="Roboto"/>
          <w:sz w:val="22"/>
          <w:szCs w:val="22"/>
          <w:lang w:val="en-US"/>
        </w:rPr>
        <w:t>the</w:t>
      </w:r>
      <w:ins w:id="771" w:author="Christoffer Vissing" w:date="2024-08-23T14:55:00Z" w16du:dateUtc="2024-08-23T12:55:00Z">
        <w:r w:rsidR="00C73000">
          <w:rPr>
            <w:rFonts w:ascii="Roboto" w:hAnsi="Roboto"/>
            <w:sz w:val="22"/>
            <w:szCs w:val="22"/>
            <w:lang w:val="en-US"/>
          </w:rPr>
          <w:t xml:space="preserve"> </w:t>
        </w:r>
      </w:ins>
      <w:del w:id="772" w:author="Christoffer Vissing" w:date="2024-08-23T14:54:00Z" w16du:dateUtc="2024-08-23T12:54:00Z">
        <w:r w:rsidR="00E01263" w:rsidRPr="007C4859" w:rsidDel="00C73000">
          <w:rPr>
            <w:rFonts w:ascii="Roboto" w:hAnsi="Roboto"/>
            <w:sz w:val="22"/>
            <w:szCs w:val="22"/>
            <w:lang w:val="en-US"/>
          </w:rPr>
          <w:delText xml:space="preserve"> </w:delText>
        </w:r>
        <w:r w:rsidRPr="007C4859" w:rsidDel="00C73000">
          <w:rPr>
            <w:rFonts w:ascii="Roboto" w:hAnsi="Roboto"/>
            <w:sz w:val="22"/>
            <w:szCs w:val="22"/>
            <w:lang w:val="en-US"/>
          </w:rPr>
          <w:delText xml:space="preserve">investigated </w:delText>
        </w:r>
      </w:del>
      <w:r w:rsidRPr="007C4859">
        <w:rPr>
          <w:rFonts w:ascii="Roboto" w:hAnsi="Roboto"/>
          <w:sz w:val="22"/>
          <w:szCs w:val="22"/>
          <w:lang w:val="en-US"/>
        </w:rPr>
        <w:t>outcomes</w:t>
      </w:r>
      <w:r w:rsidR="0062278A">
        <w:rPr>
          <w:rFonts w:ascii="Roboto" w:hAnsi="Roboto"/>
          <w:sz w:val="22"/>
          <w:szCs w:val="22"/>
          <w:lang w:val="en-US"/>
        </w:rPr>
        <w:t xml:space="preserve"> </w:t>
      </w:r>
      <w:ins w:id="773" w:author="Christoffer Vissing" w:date="2024-08-23T14:55:00Z" w16du:dateUtc="2024-08-23T12:55:00Z">
        <w:r w:rsidR="00C73000">
          <w:rPr>
            <w:rFonts w:ascii="Roboto" w:hAnsi="Roboto"/>
            <w:sz w:val="22"/>
            <w:szCs w:val="22"/>
            <w:lang w:val="en-US"/>
          </w:rPr>
          <w:t>(written in cursive</w:t>
        </w:r>
      </w:ins>
      <w:del w:id="774" w:author="Christoffer Vissing" w:date="2024-08-23T14:55:00Z" w16du:dateUtc="2024-08-23T12:55:00Z">
        <w:r w:rsidR="0062278A" w:rsidDel="00C73000">
          <w:rPr>
            <w:rFonts w:ascii="Roboto" w:hAnsi="Roboto"/>
            <w:sz w:val="22"/>
            <w:szCs w:val="22"/>
            <w:lang w:val="en-US"/>
          </w:rPr>
          <w:delText>(x-axis</w:delText>
        </w:r>
      </w:del>
      <w:r w:rsidR="0062278A">
        <w:rPr>
          <w:rFonts w:ascii="Roboto" w:hAnsi="Roboto"/>
          <w:sz w:val="22"/>
          <w:szCs w:val="22"/>
          <w:lang w:val="en-US"/>
        </w:rPr>
        <w:t>)</w:t>
      </w:r>
      <w:r w:rsidRPr="007C4859">
        <w:rPr>
          <w:rFonts w:ascii="Roboto" w:hAnsi="Roboto"/>
          <w:sz w:val="22"/>
          <w:szCs w:val="22"/>
          <w:lang w:val="en-US"/>
        </w:rPr>
        <w:t xml:space="preserve">. All hazard ratios are adjusted for sex and computed using age as the </w:t>
      </w:r>
      <w:r w:rsidR="00385868" w:rsidRPr="007C4859">
        <w:rPr>
          <w:rFonts w:ascii="Roboto" w:hAnsi="Roboto"/>
          <w:sz w:val="22"/>
          <w:szCs w:val="22"/>
          <w:lang w:val="en-US"/>
        </w:rPr>
        <w:t>timescale</w:t>
      </w:r>
      <w:r w:rsidRPr="007C4859">
        <w:rPr>
          <w:rFonts w:ascii="Roboto" w:hAnsi="Roboto"/>
          <w:sz w:val="22"/>
          <w:szCs w:val="22"/>
          <w:lang w:val="en-US"/>
        </w:rPr>
        <w:t xml:space="preserve"> with </w:t>
      </w:r>
      <w:proofErr w:type="gramStart"/>
      <w:r w:rsidRPr="007C4859">
        <w:rPr>
          <w:rFonts w:ascii="Roboto" w:hAnsi="Roboto"/>
          <w:sz w:val="22"/>
          <w:szCs w:val="22"/>
          <w:lang w:val="en-US"/>
        </w:rPr>
        <w:t>left-truncation</w:t>
      </w:r>
      <w:proofErr w:type="gramEnd"/>
      <w:r w:rsidRPr="007C4859">
        <w:rPr>
          <w:rFonts w:ascii="Roboto" w:hAnsi="Roboto"/>
          <w:sz w:val="22"/>
          <w:szCs w:val="22"/>
          <w:lang w:val="en-US"/>
        </w:rPr>
        <w:t xml:space="preserve"> at the first visit at a </w:t>
      </w:r>
      <w:proofErr w:type="spellStart"/>
      <w:r w:rsidRPr="007C4859">
        <w:rPr>
          <w:rFonts w:ascii="Roboto" w:hAnsi="Roboto"/>
          <w:sz w:val="22"/>
          <w:szCs w:val="22"/>
          <w:lang w:val="en-US"/>
        </w:rPr>
        <w:t>SHaRe</w:t>
      </w:r>
      <w:proofErr w:type="spellEnd"/>
      <w:r w:rsidRPr="007C4859">
        <w:rPr>
          <w:rFonts w:ascii="Roboto" w:hAnsi="Roboto"/>
          <w:sz w:val="22"/>
          <w:szCs w:val="22"/>
          <w:lang w:val="en-US"/>
        </w:rPr>
        <w:t xml:space="preserve"> site. Only exposure-outcome pairs</w:t>
      </w:r>
      <w:ins w:id="775" w:author="Christoffer Vissing" w:date="2024-08-23T14:56:00Z" w16du:dateUtc="2024-08-23T12:56:00Z">
        <w:r w:rsidR="00F63312">
          <w:rPr>
            <w:rFonts w:ascii="Roboto" w:hAnsi="Roboto"/>
            <w:sz w:val="22"/>
            <w:szCs w:val="22"/>
            <w:lang w:val="en-US"/>
          </w:rPr>
          <w:t xml:space="preserve"> </w:t>
        </w:r>
      </w:ins>
      <w:ins w:id="776" w:author="Christoffer Vissing" w:date="2024-08-23T14:57:00Z" w16du:dateUtc="2024-08-23T12:57:00Z">
        <w:r w:rsidR="00F63312">
          <w:rPr>
            <w:rFonts w:ascii="Roboto" w:hAnsi="Roboto"/>
            <w:sz w:val="22"/>
            <w:szCs w:val="22"/>
            <w:lang w:val="en-US"/>
          </w:rPr>
          <w:t>in which the exposure was associated with a higher rate of the outcome and</w:t>
        </w:r>
      </w:ins>
      <w:r w:rsidRPr="007C4859">
        <w:rPr>
          <w:rFonts w:ascii="Roboto" w:hAnsi="Roboto"/>
          <w:sz w:val="22"/>
          <w:szCs w:val="22"/>
          <w:lang w:val="en-US"/>
        </w:rPr>
        <w:t xml:space="preserve"> in which a significant interaction </w:t>
      </w:r>
      <w:del w:id="777" w:author="Christoffer Vissing" w:date="2024-08-23T14:57:00Z" w16du:dateUtc="2024-08-23T12:57:00Z">
        <w:r w:rsidRPr="007C4859" w:rsidDel="00F63312">
          <w:rPr>
            <w:rFonts w:ascii="Roboto" w:hAnsi="Roboto"/>
            <w:sz w:val="22"/>
            <w:szCs w:val="22"/>
            <w:lang w:val="en-US"/>
          </w:rPr>
          <w:delText>w</w:delText>
        </w:r>
      </w:del>
      <w:del w:id="778" w:author="Christoffer Vissing" w:date="2024-08-23T14:56:00Z" w16du:dateUtc="2024-08-23T12:56:00Z">
        <w:r w:rsidRPr="007C4859" w:rsidDel="00C73000">
          <w:rPr>
            <w:rFonts w:ascii="Roboto" w:hAnsi="Roboto"/>
            <w:sz w:val="22"/>
            <w:szCs w:val="22"/>
            <w:lang w:val="en-US"/>
          </w:rPr>
          <w:delText>as</w:delText>
        </w:r>
      </w:del>
      <w:ins w:id="779" w:author="Christoffer Vissing" w:date="2024-08-23T14:57:00Z" w16du:dateUtc="2024-08-23T12:57:00Z">
        <w:r w:rsidR="00F63312">
          <w:rPr>
            <w:rFonts w:ascii="Roboto" w:hAnsi="Roboto"/>
            <w:sz w:val="22"/>
            <w:szCs w:val="22"/>
            <w:lang w:val="en-US"/>
          </w:rPr>
          <w:t>was</w:t>
        </w:r>
      </w:ins>
      <w:r w:rsidRPr="007C4859">
        <w:rPr>
          <w:rFonts w:ascii="Roboto" w:hAnsi="Roboto"/>
          <w:sz w:val="22"/>
          <w:szCs w:val="22"/>
          <w:lang w:val="en-US"/>
        </w:rPr>
        <w:t xml:space="preserve"> found are included. </w:t>
      </w:r>
      <w:del w:id="780" w:author="Christoffer Vissing" w:date="2024-08-23T14:58:00Z" w16du:dateUtc="2024-08-23T12:58:00Z">
        <w:r w:rsidRPr="007C4859" w:rsidDel="00F63312">
          <w:rPr>
            <w:rFonts w:ascii="Roboto" w:hAnsi="Roboto"/>
            <w:sz w:val="22"/>
            <w:szCs w:val="22"/>
            <w:lang w:val="en-US"/>
          </w:rPr>
          <w:delText xml:space="preserve">The colors </w:delText>
        </w:r>
      </w:del>
      <w:del w:id="781" w:author="Christoffer Vissing" w:date="2024-08-23T14:57:00Z" w16du:dateUtc="2024-08-23T12:57:00Z">
        <w:r w:rsidRPr="007C4859" w:rsidDel="00F63312">
          <w:rPr>
            <w:rFonts w:ascii="Roboto" w:hAnsi="Roboto"/>
            <w:sz w:val="22"/>
            <w:szCs w:val="22"/>
            <w:lang w:val="en-US"/>
          </w:rPr>
          <w:delText xml:space="preserve">of </w:delText>
        </w:r>
      </w:del>
      <w:del w:id="782" w:author="Christoffer Vissing" w:date="2024-08-23T14:58:00Z" w16du:dateUtc="2024-08-23T12:58:00Z">
        <w:r w:rsidRPr="007C4859" w:rsidDel="00F63312">
          <w:rPr>
            <w:rFonts w:ascii="Roboto" w:hAnsi="Roboto"/>
            <w:sz w:val="22"/>
            <w:szCs w:val="22"/>
            <w:lang w:val="en-US"/>
          </w:rPr>
          <w:delText xml:space="preserve">the circles in the plots signify the relative </w:delText>
        </w:r>
        <w:r w:rsidR="003C1656" w:rsidRPr="007C4859" w:rsidDel="00F63312">
          <w:rPr>
            <w:rFonts w:ascii="Roboto" w:hAnsi="Roboto"/>
            <w:sz w:val="22"/>
            <w:szCs w:val="22"/>
            <w:lang w:val="en-US"/>
          </w:rPr>
          <w:delText>significance</w:delText>
        </w:r>
        <w:r w:rsidR="00E01263" w:rsidRPr="007C4859" w:rsidDel="00F63312">
          <w:rPr>
            <w:rFonts w:ascii="Roboto" w:hAnsi="Roboto"/>
            <w:sz w:val="22"/>
            <w:szCs w:val="22"/>
            <w:lang w:val="en-US"/>
          </w:rPr>
          <w:delText xml:space="preserve"> of the association with</w:delText>
        </w:r>
        <w:r w:rsidR="003C1656" w:rsidRPr="007C4859" w:rsidDel="00F63312">
          <w:rPr>
            <w:rFonts w:ascii="Roboto" w:hAnsi="Roboto"/>
            <w:sz w:val="22"/>
            <w:szCs w:val="22"/>
            <w:lang w:val="en-US"/>
          </w:rPr>
          <w:delText xml:space="preserve"> darker red indicating a lower p-value</w:delText>
        </w:r>
      </w:del>
      <w:ins w:id="783" w:author="Christoffer Vissing" w:date="2024-08-23T14:58:00Z" w16du:dateUtc="2024-08-23T12:58:00Z">
        <w:r w:rsidR="00F63312">
          <w:rPr>
            <w:rFonts w:ascii="Roboto" w:hAnsi="Roboto"/>
            <w:sz w:val="22"/>
            <w:szCs w:val="22"/>
            <w:lang w:val="en-US"/>
          </w:rPr>
          <w:t xml:space="preserve">The effect ratio of the interaction </w:t>
        </w:r>
        <w:proofErr w:type="gramStart"/>
        <w:r w:rsidR="00F63312">
          <w:rPr>
            <w:rFonts w:ascii="Roboto" w:hAnsi="Roboto"/>
            <w:sz w:val="22"/>
            <w:szCs w:val="22"/>
            <w:lang w:val="en-US"/>
          </w:rPr>
          <w:t>are</w:t>
        </w:r>
        <w:proofErr w:type="gramEnd"/>
        <w:r w:rsidR="00F63312">
          <w:rPr>
            <w:rFonts w:ascii="Roboto" w:hAnsi="Roboto"/>
            <w:sz w:val="22"/>
            <w:szCs w:val="22"/>
            <w:lang w:val="en-US"/>
          </w:rPr>
          <w:t xml:space="preserve"> given in text along with the p for interaction on the right hand side of the plot</w:t>
        </w:r>
      </w:ins>
      <w:r w:rsidR="003C1656" w:rsidRPr="007C4859">
        <w:rPr>
          <w:rFonts w:ascii="Roboto" w:hAnsi="Roboto"/>
          <w:sz w:val="22"/>
          <w:szCs w:val="22"/>
          <w:lang w:val="en-US"/>
        </w:rPr>
        <w:t>.</w:t>
      </w:r>
      <w:r w:rsidR="00087C51" w:rsidRPr="00087C51">
        <w:rPr>
          <w:rFonts w:ascii="Roboto" w:hAnsi="Roboto"/>
          <w:b/>
          <w:bCs/>
          <w:sz w:val="22"/>
          <w:szCs w:val="22"/>
          <w:lang w:val="en-US"/>
        </w:rPr>
        <w:t xml:space="preserve"> </w:t>
      </w:r>
      <w:r w:rsidR="00087C51" w:rsidRPr="003207E9">
        <w:rPr>
          <w:rFonts w:ascii="Roboto" w:hAnsi="Roboto"/>
          <w:b/>
          <w:bCs/>
          <w:sz w:val="22"/>
          <w:szCs w:val="22"/>
          <w:lang w:val="en-US"/>
        </w:rPr>
        <w:t>Abbreviations</w:t>
      </w:r>
      <w:r w:rsidR="00087C51">
        <w:rPr>
          <w:rFonts w:ascii="Roboto" w:hAnsi="Roboto"/>
          <w:i/>
          <w:iCs/>
          <w:sz w:val="22"/>
          <w:szCs w:val="22"/>
          <w:lang w:val="en-US"/>
        </w:rPr>
        <w:t>:</w:t>
      </w:r>
      <w:r w:rsidR="00087C51" w:rsidRPr="00BB5EBE">
        <w:rPr>
          <w:rFonts w:ascii="Roboto" w:hAnsi="Roboto"/>
          <w:sz w:val="22"/>
          <w:szCs w:val="22"/>
          <w:lang w:val="en-US"/>
        </w:rPr>
        <w:t xml:space="preserve"> </w:t>
      </w:r>
      <w:r w:rsidR="00087C51" w:rsidRPr="003207E9">
        <w:rPr>
          <w:rFonts w:ascii="Roboto" w:hAnsi="Roboto"/>
          <w:i/>
          <w:iCs/>
          <w:sz w:val="22"/>
          <w:szCs w:val="22"/>
          <w:lang w:val="en-US"/>
        </w:rPr>
        <w:t>LVSD</w:t>
      </w:r>
      <w:r w:rsidR="00087C51">
        <w:rPr>
          <w:rFonts w:ascii="Roboto" w:hAnsi="Roboto"/>
          <w:sz w:val="22"/>
          <w:szCs w:val="22"/>
          <w:lang w:val="en-US"/>
        </w:rPr>
        <w:t xml:space="preserve"> = left ventricular systolic dysfunction, </w:t>
      </w:r>
      <w:r w:rsidR="00087C51" w:rsidRPr="003207E9">
        <w:rPr>
          <w:rFonts w:ascii="Roboto" w:hAnsi="Roboto"/>
          <w:i/>
          <w:iCs/>
          <w:sz w:val="22"/>
          <w:szCs w:val="22"/>
          <w:lang w:val="en-US"/>
        </w:rPr>
        <w:t>NYHA</w:t>
      </w:r>
      <w:r w:rsidR="00087C51">
        <w:rPr>
          <w:rFonts w:ascii="Roboto" w:hAnsi="Roboto"/>
          <w:sz w:val="22"/>
          <w:szCs w:val="22"/>
          <w:lang w:val="en-US"/>
        </w:rPr>
        <w:t xml:space="preserve"> = New York Heart Association functional class, </w:t>
      </w:r>
      <w:r w:rsidR="00087C51" w:rsidRPr="003207E9">
        <w:rPr>
          <w:rFonts w:ascii="Roboto" w:hAnsi="Roboto"/>
          <w:i/>
          <w:iCs/>
          <w:sz w:val="22"/>
          <w:szCs w:val="22"/>
          <w:lang w:val="en-US"/>
        </w:rPr>
        <w:t>VA</w:t>
      </w:r>
      <w:r w:rsidR="00087C51">
        <w:rPr>
          <w:rFonts w:ascii="Roboto" w:hAnsi="Roboto"/>
          <w:sz w:val="22"/>
          <w:szCs w:val="22"/>
          <w:lang w:val="en-US"/>
        </w:rPr>
        <w:t xml:space="preserve"> = ventricular arrhythmia.</w:t>
      </w:r>
    </w:p>
    <w:p w14:paraId="2BE18FB7" w14:textId="00426C75" w:rsidR="002B3BD2" w:rsidRPr="007C4859" w:rsidRDefault="002B3BD2" w:rsidP="003B159A">
      <w:pPr>
        <w:rPr>
          <w:rFonts w:ascii="Roboto" w:hAnsi="Roboto"/>
          <w:lang w:val="en-US"/>
        </w:rPr>
      </w:pPr>
    </w:p>
    <w:sectPr w:rsidR="002B3BD2" w:rsidRPr="007C4859" w:rsidSect="004D143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hristoffer Vissing" w:date="2024-08-07T15:04:00Z" w:initials="CRV">
    <w:p w14:paraId="3BF60F27" w14:textId="77777777" w:rsidR="00451BCA" w:rsidRDefault="00625F3A" w:rsidP="00451BCA">
      <w:r>
        <w:rPr>
          <w:rStyle w:val="Kommentarhenvisning"/>
        </w:rPr>
        <w:annotationRef/>
      </w:r>
      <w:r w:rsidR="00451BCA">
        <w:rPr>
          <w:sz w:val="20"/>
          <w:szCs w:val="20"/>
          <w:lang w:val="en-US" w:eastAsia="en-US"/>
        </w:rPr>
        <w:t>Sharlene:</w:t>
      </w:r>
      <w:r w:rsidR="00451BCA">
        <w:rPr>
          <w:sz w:val="20"/>
          <w:szCs w:val="20"/>
          <w:lang w:val="en-US" w:eastAsia="en-US"/>
        </w:rPr>
        <w:cr/>
        <w:t>This title makes the paper sounds like old news. Can we think of something snappier and that more clearly reflects the novel aspects of the paper? Like “Temporal relationship of clinical outcomes in patients with sarcomeric and non-sarcomeric HCM”</w:t>
      </w:r>
    </w:p>
    <w:p w14:paraId="69B016C5" w14:textId="77777777" w:rsidR="00451BCA" w:rsidRDefault="00451BCA" w:rsidP="00451BCA"/>
    <w:p w14:paraId="236667F9" w14:textId="77777777" w:rsidR="00451BCA" w:rsidRDefault="00451BCA" w:rsidP="00451BCA">
      <w:r>
        <w:rPr>
          <w:sz w:val="20"/>
          <w:szCs w:val="20"/>
          <w:lang w:val="en-US" w:eastAsia="en-US"/>
        </w:rPr>
        <w:t xml:space="preserve">HBU: </w:t>
      </w:r>
    </w:p>
    <w:p w14:paraId="2AAF7E38" w14:textId="77777777" w:rsidR="00451BCA" w:rsidRDefault="00451BCA" w:rsidP="00451BCA">
      <w:r>
        <w:rPr>
          <w:sz w:val="20"/>
          <w:szCs w:val="20"/>
          <w:lang w:val="en-US" w:eastAsia="en-US"/>
        </w:rPr>
        <w:t>Considering that half the patients are non sarcomeric it might as well be reflected in the title` - eg</w:t>
      </w:r>
    </w:p>
    <w:p w14:paraId="5057AB59" w14:textId="77777777" w:rsidR="00451BCA" w:rsidRDefault="00451BCA" w:rsidP="00451BCA">
      <w:r>
        <w:rPr>
          <w:sz w:val="20"/>
          <w:szCs w:val="20"/>
          <w:lang w:val="en-US" w:eastAsia="en-US"/>
        </w:rPr>
        <w:t xml:space="preserve">Presentation and disease course in patient with sarcomeric vs non-sarcomeric hypertrophic cardiomyopathy </w:t>
      </w:r>
    </w:p>
  </w:comment>
  <w:comment w:id="39" w:author="Helms, Adam" w:date="2024-02-24T11:14:00Z" w:initials="HA">
    <w:p w14:paraId="59F57F48" w14:textId="1C25C9EB" w:rsidR="00706A97" w:rsidRDefault="00706A97">
      <w:pPr>
        <w:pStyle w:val="Kommentartekst"/>
      </w:pPr>
      <w:r>
        <w:rPr>
          <w:rStyle w:val="Kommentarhenvisning"/>
        </w:rPr>
        <w:annotationRef/>
      </w:r>
      <w:r>
        <w:t>These aren’t new but are refined here?  Maybe consider modifying the statements some?  The seminal SHaRe paper and the initial HCMR paper showed similar (see central fig of HCMR paper).</w:t>
      </w:r>
    </w:p>
  </w:comment>
  <w:comment w:id="52" w:author="Helms, Adam" w:date="2024-02-24T11:16:00Z" w:initials="HA">
    <w:p w14:paraId="1483FCBD" w14:textId="6892F68F" w:rsidR="001A603B" w:rsidRDefault="001A603B">
      <w:pPr>
        <w:pStyle w:val="Kommentartekst"/>
      </w:pPr>
      <w:r>
        <w:rPr>
          <w:rStyle w:val="Kommentarhenvisning"/>
        </w:rPr>
        <w:annotationRef/>
      </w:r>
      <w:r>
        <w:t>Since we can now explain it through genetic mechanisms, maybe something about in absence of increased afterload instead?</w:t>
      </w:r>
    </w:p>
  </w:comment>
  <w:comment w:id="53" w:author="Anna Axelsson Raja" w:date="2024-03-03T21:55:00Z" w:initials="AA">
    <w:p w14:paraId="4E3FEA9B" w14:textId="77777777" w:rsidR="00F76D41" w:rsidRDefault="00F76D41" w:rsidP="00F76D41">
      <w:r>
        <w:rPr>
          <w:rStyle w:val="Kommentarhenvisning"/>
        </w:rPr>
        <w:annotationRef/>
      </w:r>
      <w:r>
        <w:rPr>
          <w:color w:val="000000"/>
          <w:sz w:val="20"/>
          <w:szCs w:val="20"/>
          <w:lang w:val="en-US" w:eastAsia="en-US"/>
        </w:rPr>
        <w:t>Agree</w:t>
      </w:r>
    </w:p>
  </w:comment>
  <w:comment w:id="92" w:author="Christoffer Vissing" w:date="2024-08-07T15:07:00Z" w:initials="CRV">
    <w:p w14:paraId="668C54A1" w14:textId="77777777" w:rsidR="00625F3A" w:rsidRDefault="00625F3A" w:rsidP="00625F3A">
      <w:r>
        <w:rPr>
          <w:rStyle w:val="Kommentarhenvisning"/>
        </w:rPr>
        <w:annotationRef/>
      </w:r>
      <w:r>
        <w:rPr>
          <w:sz w:val="20"/>
          <w:szCs w:val="20"/>
          <w:lang w:val="en-US" w:eastAsia="en-US"/>
        </w:rPr>
        <w:t>Sharlene</w:t>
      </w:r>
    </w:p>
    <w:p w14:paraId="3097933C" w14:textId="77777777" w:rsidR="00625F3A" w:rsidRDefault="00625F3A" w:rsidP="00625F3A">
      <w:r>
        <w:rPr>
          <w:sz w:val="20"/>
          <w:szCs w:val="20"/>
          <w:lang w:val="en-US" w:eastAsia="en-US"/>
        </w:rPr>
        <w:t xml:space="preserve">Agree with Adam that the novelty of this study doesn’t jump out. I think many would argue that this statement is not true so you’ll want to be more explicit with what has already been shown and what is new in this paper. </w:t>
      </w:r>
    </w:p>
    <w:p w14:paraId="41F8411C" w14:textId="77777777" w:rsidR="00625F3A" w:rsidRDefault="00625F3A" w:rsidP="00625F3A"/>
    <w:p w14:paraId="6BE6A09E" w14:textId="77777777" w:rsidR="00625F3A" w:rsidRDefault="00625F3A" w:rsidP="00625F3A">
      <w:r>
        <w:rPr>
          <w:sz w:val="20"/>
          <w:szCs w:val="20"/>
          <w:lang w:val="en-US" w:eastAsia="en-US"/>
        </w:rPr>
        <w:t xml:space="preserve">Adding to the comment after I finished reading the paper - it seems like the new analysis is the temporal relationship of events, i.e. if one has prevalent AF then are more likely to experience incident HF. And then how this relationship/association is influenced by sarcomere variant status. I think you need to say in the intro very clearly what is known from our published SHaRe papers, HCMR and others. A better digestion of existing literature, and then explicitly state what the purpose of this paper is and what is novel. </w:t>
      </w:r>
    </w:p>
    <w:p w14:paraId="09ACB840" w14:textId="77777777" w:rsidR="00625F3A" w:rsidRDefault="00625F3A" w:rsidP="00625F3A"/>
    <w:p w14:paraId="4225237A" w14:textId="77777777" w:rsidR="00625F3A" w:rsidRDefault="00625F3A" w:rsidP="00625F3A">
      <w:r>
        <w:rPr>
          <w:sz w:val="20"/>
          <w:szCs w:val="20"/>
          <w:lang w:val="en-US" w:eastAsia="en-US"/>
        </w:rPr>
        <w:t xml:space="preserve">I agree with Adam about breaking out the young vs older sarc- groups which will add novelty. </w:t>
      </w:r>
    </w:p>
    <w:p w14:paraId="25CEC9F3" w14:textId="77777777" w:rsidR="00625F3A" w:rsidRDefault="00625F3A" w:rsidP="00625F3A"/>
    <w:p w14:paraId="092645D3" w14:textId="77777777" w:rsidR="00625F3A" w:rsidRDefault="00625F3A" w:rsidP="00625F3A">
      <w:r>
        <w:rPr>
          <w:sz w:val="20"/>
          <w:szCs w:val="20"/>
          <w:lang w:val="en-US" w:eastAsia="en-US"/>
        </w:rPr>
        <w:t xml:space="preserve">Is any type of risk score possible to derive? </w:t>
      </w:r>
    </w:p>
    <w:p w14:paraId="1C515B43" w14:textId="77777777" w:rsidR="00625F3A" w:rsidRDefault="00625F3A" w:rsidP="00625F3A"/>
    <w:p w14:paraId="7826E83C" w14:textId="77777777" w:rsidR="00625F3A" w:rsidRDefault="00625F3A" w:rsidP="00625F3A">
      <w:r>
        <w:rPr>
          <w:sz w:val="20"/>
          <w:szCs w:val="20"/>
          <w:lang w:val="en-US" w:eastAsia="en-US"/>
        </w:rPr>
        <w:t>Iaco</w:t>
      </w:r>
    </w:p>
    <w:p w14:paraId="07A85045" w14:textId="77777777" w:rsidR="00625F3A" w:rsidRDefault="00625F3A" w:rsidP="00625F3A"/>
    <w:p w14:paraId="5F1C0DF4" w14:textId="77777777" w:rsidR="00625F3A" w:rsidRDefault="00625F3A" w:rsidP="00625F3A">
      <w:r>
        <w:rPr>
          <w:color w:val="DFDFDF"/>
          <w:sz w:val="20"/>
          <w:szCs w:val="20"/>
          <w:lang w:val="en-US" w:eastAsia="en-US"/>
        </w:rPr>
        <w:t>We did compare sarc+ and sarc- in 2008 and found consistent results. This paper has actually been very widely cited, and confirmed in other papers including the seminal Share paper in Circ. Olivotto I, et al. Myofilament protein gene mutation screening and outcome of patients with hypertrophic cardiomyopathy. Mayo Clin Proc. 2008 Jun;83(6):630-8.</w:t>
      </w:r>
    </w:p>
    <w:p w14:paraId="029BAE83" w14:textId="77777777" w:rsidR="00625F3A" w:rsidRDefault="00625F3A" w:rsidP="00625F3A">
      <w:r>
        <w:rPr>
          <w:color w:val="DFDFDF"/>
          <w:sz w:val="20"/>
          <w:szCs w:val="20"/>
          <w:lang w:val="en-US" w:eastAsia="en-US"/>
        </w:rPr>
        <w:t xml:space="preserve">So the concept is not entirely new, as we know, although this paper has immense power because of number and the assessment of CV risk factors. I think we can safely state that this paper is aimed at addressing in detail what are the correlates of more severe outcome in sarc+ individuals. I would try to sell the sarc+ disadvantage as a novel finding. </w:t>
      </w:r>
    </w:p>
  </w:comment>
  <w:comment w:id="90" w:author="Helms, Adam" w:date="2024-02-24T11:18:00Z" w:initials="HA">
    <w:p w14:paraId="734C13DF" w14:textId="68FD8561" w:rsidR="00F30EB7" w:rsidRDefault="00F30EB7">
      <w:pPr>
        <w:pStyle w:val="Kommentartekst"/>
      </w:pPr>
      <w:r>
        <w:rPr>
          <w:rStyle w:val="Kommentarhenvisning"/>
        </w:rPr>
        <w:annotationRef/>
      </w:r>
      <w:r>
        <w:t xml:space="preserve">They were compared in the seminal SHaRe paper and to limited extent in the HCMR paper (without follow-up data). </w:t>
      </w:r>
      <w:r w:rsidR="00111D48">
        <w:t>S</w:t>
      </w:r>
      <w:r>
        <w:t>uggest highlighting</w:t>
      </w:r>
      <w:r w:rsidR="00111D48">
        <w:t xml:space="preserve"> the findings from the seminal paper and then specifically noting</w:t>
      </w:r>
      <w:r>
        <w:t xml:space="preserve"> what is new/different about this paper – is it the incremental increase in cohort size and longer f/u enabling greater precision of outcomes analyses and/or more in depth multivariate analyses?</w:t>
      </w:r>
    </w:p>
  </w:comment>
  <w:comment w:id="91" w:author="Stendahl, John" w:date="2024-03-11T17:52:00Z" w:initials="JS">
    <w:p w14:paraId="3F172894" w14:textId="77777777" w:rsidR="00F07211" w:rsidRDefault="008D2FBA" w:rsidP="00F07211">
      <w:pPr>
        <w:pStyle w:val="Kommentartekst"/>
      </w:pPr>
      <w:r>
        <w:rPr>
          <w:rStyle w:val="Kommentarhenvisning"/>
        </w:rPr>
        <w:annotationRef/>
      </w:r>
      <w:r w:rsidR="00F07211">
        <w:t xml:space="preserve">Agree-- important to highlight findings re: Sarc/Non-sarc in first paper.  This seems like a natural lead in to explain the motivation for the current analysis, ie , the first paper demonstrated x, y , z regarding sarc vs non sarc, but it raised further questions re: a, b, c...  </w:t>
      </w:r>
    </w:p>
  </w:comment>
  <w:comment w:id="125" w:author="Helms, Adam" w:date="2024-02-26T10:01:00Z" w:initials="HA">
    <w:p w14:paraId="46A0B885" w14:textId="7F6B21E2" w:rsidR="001C061F" w:rsidRDefault="001C061F">
      <w:pPr>
        <w:pStyle w:val="Kommentartekst"/>
      </w:pPr>
      <w:r>
        <w:rPr>
          <w:rStyle w:val="Kommentarhenvisning"/>
        </w:rPr>
        <w:annotationRef/>
      </w:r>
      <w:r>
        <w:t>Right?</w:t>
      </w:r>
    </w:p>
  </w:comment>
  <w:comment w:id="126" w:author="Stendahl, John" w:date="2024-03-11T17:58:00Z" w:initials="JS">
    <w:p w14:paraId="3EA9FBC7" w14:textId="77777777" w:rsidR="0058654A" w:rsidRDefault="0058654A" w:rsidP="0058654A">
      <w:pPr>
        <w:pStyle w:val="Kommentartekst"/>
      </w:pPr>
      <w:r>
        <w:rPr>
          <w:rStyle w:val="Kommentarhenvisning"/>
        </w:rPr>
        <w:annotationRef/>
      </w:r>
      <w:r>
        <w:t>At least one-?</w:t>
      </w:r>
    </w:p>
  </w:comment>
  <w:comment w:id="136" w:author="Anna Axelsson Raja" w:date="2024-03-03T21:59:00Z" w:initials="AA">
    <w:p w14:paraId="12FFF9E7" w14:textId="1AC21385" w:rsidR="00F76D41" w:rsidRDefault="00F76D41" w:rsidP="00F76D41">
      <w:r>
        <w:rPr>
          <w:rStyle w:val="Kommentarhenvisning"/>
        </w:rPr>
        <w:annotationRef/>
      </w:r>
      <w:r>
        <w:rPr>
          <w:color w:val="000000"/>
          <w:sz w:val="20"/>
          <w:szCs w:val="20"/>
          <w:lang w:val="en-US" w:eastAsia="en-US"/>
        </w:rPr>
        <w:t>Last?</w:t>
      </w:r>
    </w:p>
  </w:comment>
  <w:comment w:id="155" w:author="Helms, Adam" w:date="2024-02-26T10:04:00Z" w:initials="HA">
    <w:p w14:paraId="7BA0170D" w14:textId="0BE77498" w:rsidR="001C061F" w:rsidRDefault="001C061F">
      <w:pPr>
        <w:pStyle w:val="Kommentartekst"/>
      </w:pPr>
      <w:r>
        <w:rPr>
          <w:rStyle w:val="Kommentarhenvisning"/>
        </w:rPr>
        <w:annotationRef/>
      </w:r>
      <w:r>
        <w:t>More on this later?</w:t>
      </w:r>
    </w:p>
  </w:comment>
  <w:comment w:id="170" w:author="Stendahl, John" w:date="2024-03-11T18:19:00Z" w:initials="JS">
    <w:p w14:paraId="56288FAA" w14:textId="7B79571F" w:rsidR="007744F0" w:rsidRDefault="00E9413B" w:rsidP="00901942">
      <w:pPr>
        <w:pStyle w:val="Kommentartekst"/>
      </w:pPr>
      <w:r>
        <w:rPr>
          <w:rStyle w:val="Kommentarhenvisning"/>
        </w:rPr>
        <w:annotationRef/>
      </w:r>
      <w:r w:rsidR="00901942">
        <w:t xml:space="preserve">I understand, but this seems a bit contradictory.  Perhaps </w:t>
      </w:r>
      <w:r w:rsidR="008E6D08">
        <w:t>can</w:t>
      </w:r>
      <w:r w:rsidR="00901942">
        <w:t xml:space="preserve"> say there were minimal (or small, but statistically significant-?) differences in LV wall thickness and ejection fraction b/w the two groups</w:t>
      </w:r>
      <w:r w:rsidR="007744F0">
        <w:t>.</w:t>
      </w:r>
    </w:p>
    <w:p w14:paraId="02C4C306" w14:textId="77777777" w:rsidR="007744F0" w:rsidRDefault="007744F0" w:rsidP="00901942">
      <w:pPr>
        <w:pStyle w:val="Kommentartekst"/>
      </w:pPr>
    </w:p>
    <w:p w14:paraId="30989A66" w14:textId="369849F5" w:rsidR="00901942" w:rsidRDefault="007744F0" w:rsidP="00901942">
      <w:pPr>
        <w:pStyle w:val="Kommentartekst"/>
      </w:pPr>
      <w:r>
        <w:t xml:space="preserve">Does this </w:t>
      </w:r>
      <w:r w:rsidR="00995910">
        <w:t>belong with the prior paragraph discussing Table 1?</w:t>
      </w:r>
      <w:r w:rsidR="00901942">
        <w:t xml:space="preserve">  </w:t>
      </w:r>
    </w:p>
  </w:comment>
  <w:comment w:id="172" w:author="Christoffer Vissing" w:date="2024-08-07T15:09:00Z" w:initials="CRV">
    <w:p w14:paraId="48F0B658" w14:textId="77777777" w:rsidR="00625F3A" w:rsidRDefault="00625F3A" w:rsidP="00625F3A">
      <w:r>
        <w:rPr>
          <w:rStyle w:val="Kommentarhenvisning"/>
        </w:rPr>
        <w:annotationRef/>
      </w:r>
      <w:r>
        <w:rPr>
          <w:sz w:val="20"/>
          <w:szCs w:val="20"/>
          <w:lang w:val="en-US" w:eastAsia="en-US"/>
        </w:rPr>
        <w:t xml:space="preserve">Sharlene </w:t>
      </w:r>
    </w:p>
    <w:p w14:paraId="772907CD" w14:textId="77777777" w:rsidR="00625F3A" w:rsidRDefault="00625F3A" w:rsidP="00625F3A">
      <w:r>
        <w:rPr>
          <w:sz w:val="20"/>
          <w:szCs w:val="20"/>
          <w:lang w:val="en-US" w:eastAsia="en-US"/>
        </w:rPr>
        <w:t xml:space="preserve">Be more explicit here if there are significant differences at all </w:t>
      </w:r>
    </w:p>
  </w:comment>
  <w:comment w:id="185" w:author="Stendahl, John" w:date="2024-03-11T23:29:00Z" w:initials="JS">
    <w:p w14:paraId="104B3A47" w14:textId="0FDC4ADB" w:rsidR="00EF332E" w:rsidRDefault="00253134">
      <w:pPr>
        <w:pStyle w:val="Kommentartekst"/>
      </w:pPr>
      <w:r>
        <w:rPr>
          <w:rStyle w:val="Kommentarhenvisning"/>
        </w:rPr>
        <w:annotationRef/>
      </w:r>
      <w:r>
        <w:t>For consistency, should this be AS</w:t>
      </w:r>
      <w:r w:rsidR="00EF332E">
        <w:t>I like ventricular arrhythmias and systolic dysfunction?</w:t>
      </w:r>
    </w:p>
  </w:comment>
  <w:comment w:id="198" w:author="Christoffer Vissing" w:date="2024-03-18T11:48:00Z" w:initials="CRV">
    <w:p w14:paraId="2C62A9B9" w14:textId="77777777" w:rsidR="002B6FD8" w:rsidRDefault="002B6FD8" w:rsidP="002B6FD8">
      <w:r>
        <w:rPr>
          <w:rStyle w:val="Kommentarhenvisning"/>
        </w:rPr>
        <w:annotationRef/>
      </w:r>
      <w:r>
        <w:rPr>
          <w:sz w:val="20"/>
          <w:szCs w:val="20"/>
          <w:lang w:val="en-US" w:eastAsia="en-US"/>
        </w:rPr>
        <w:t>HBU: Mentioned in methods?</w:t>
      </w:r>
    </w:p>
  </w:comment>
  <w:comment w:id="199" w:author="Stendahl, John" w:date="2024-03-11T23:40:00Z" w:initials="JS">
    <w:p w14:paraId="3F74B0F0" w14:textId="45751861" w:rsidR="00EE219C" w:rsidRDefault="00EE219C">
      <w:pPr>
        <w:pStyle w:val="Kommentartekst"/>
      </w:pPr>
      <w:r>
        <w:rPr>
          <w:rStyle w:val="Kommentarhenvisning"/>
        </w:rPr>
        <w:annotationRef/>
      </w:r>
      <w:r w:rsidR="003E5F73">
        <w:t xml:space="preserve">Looks like the colors did not come through in the figure </w:t>
      </w:r>
      <w:r w:rsidR="00FB797F">
        <w:t xml:space="preserve"> (I see </w:t>
      </w:r>
      <w:r w:rsidR="00D657E5">
        <w:t>two black curves)</w:t>
      </w:r>
    </w:p>
  </w:comment>
  <w:comment w:id="200" w:author="Helms, Adam" w:date="2024-02-26T10:25:00Z" w:initials="HA">
    <w:p w14:paraId="6FE36506" w14:textId="1F585F79" w:rsidR="00942716" w:rsidRDefault="00942716">
      <w:pPr>
        <w:pStyle w:val="Kommentartekst"/>
      </w:pPr>
      <w:r>
        <w:rPr>
          <w:rStyle w:val="Kommentarhenvisning"/>
        </w:rPr>
        <w:annotationRef/>
      </w:r>
      <w:r>
        <w:t>In these plots, is</w:t>
      </w:r>
      <w:r w:rsidR="005B795B">
        <w:t xml:space="preserve"> the raw number of patients typical to show on the y-axis? I haven’t made one of these before, but the raw number isn’t intuitive as a “density probability”. Either way, I w</w:t>
      </w:r>
      <w:r>
        <w:t>ould label</w:t>
      </w:r>
      <w:r w:rsidR="005B795B">
        <w:t>ing</w:t>
      </w:r>
      <w:r>
        <w:t xml:space="preserve"> the y-axis with scale</w:t>
      </w:r>
      <w:r w:rsidR="005B795B">
        <w:t xml:space="preserve"> as well</w:t>
      </w:r>
      <w:r>
        <w:t>. Is density normalized within group (I assume yes)? In that case skewing of density by old age sarc(-) HCM could confound the early presenting sarc(-) HCM which seems to be a distinct group, conflating the early age comparisons (see next comment).</w:t>
      </w:r>
    </w:p>
  </w:comment>
  <w:comment w:id="201" w:author="Helms, Adam" w:date="2024-02-26T10:19:00Z" w:initials="HA">
    <w:p w14:paraId="2A997DC4" w14:textId="4502DA11" w:rsidR="00BF7244" w:rsidRDefault="00BF7244">
      <w:pPr>
        <w:pStyle w:val="Kommentartekst"/>
      </w:pPr>
      <w:r>
        <w:rPr>
          <w:rStyle w:val="Kommentarhenvisning"/>
        </w:rPr>
        <w:annotationRef/>
      </w:r>
      <w:r>
        <w:t>The bimodal distributions are much more prominent for sarc(-). Maybe worth commenting on – likely suggests an etiologic difference for childhood / early adult onset sarc(-) HCM compared to the typical old age onset sarc(-) HCM which I think we would all intuitively expect as the case. Is the current framework over-simplistic in that regard? Would a substudy of sarc(+) vs sarc(-) for adolescent onset HCM be helpful here</w:t>
      </w:r>
      <w:r w:rsidR="00942716">
        <w:t>?</w:t>
      </w:r>
      <w:r>
        <w:t xml:space="preserve"> </w:t>
      </w:r>
      <w:r w:rsidR="00475C49">
        <w:t>I think the similarity of early presenting sarc(-) to early presenting sarc(+) is also quite interesting and worth highlighting.</w:t>
      </w:r>
      <w:r w:rsidR="00AC61DA">
        <w:t xml:space="preserve"> For example, the earlier age groups are not different in Fig 3B.</w:t>
      </w:r>
    </w:p>
  </w:comment>
  <w:comment w:id="202" w:author="Stendahl, John" w:date="2024-03-11T23:41:00Z" w:initials="JS">
    <w:p w14:paraId="3AE9F4FC" w14:textId="09999703" w:rsidR="00D657E5" w:rsidRDefault="00D657E5">
      <w:pPr>
        <w:pStyle w:val="Kommentartekst"/>
      </w:pPr>
      <w:r>
        <w:rPr>
          <w:rStyle w:val="Kommentarhenvisning"/>
        </w:rPr>
        <w:annotationRef/>
      </w:r>
      <w:r>
        <w:t>Agree, th</w:t>
      </w:r>
      <w:r w:rsidR="00AA67A5">
        <w:t xml:space="preserve">e bimodal </w:t>
      </w:r>
      <w:r w:rsidR="00F37E68">
        <w:t>dist in sarc neg is very interesting</w:t>
      </w:r>
    </w:p>
  </w:comment>
  <w:comment w:id="203" w:author="Helms, Adam" w:date="2024-02-26T10:18:00Z" w:initials="HA">
    <w:p w14:paraId="41D89660" w14:textId="0B5C0024" w:rsidR="00BF7244" w:rsidRDefault="00BF7244">
      <w:pPr>
        <w:pStyle w:val="Kommentartekst"/>
      </w:pPr>
      <w:r>
        <w:rPr>
          <w:rStyle w:val="Kommentarhenvisning"/>
        </w:rPr>
        <w:annotationRef/>
      </w:r>
      <w:r>
        <w:t>Not clear what this means</w:t>
      </w:r>
    </w:p>
  </w:comment>
  <w:comment w:id="207" w:author="Christoffer Vissing" w:date="2024-08-07T15:11:00Z" w:initials="CRV">
    <w:p w14:paraId="0FBF2EE8" w14:textId="77777777" w:rsidR="005759C1" w:rsidRDefault="005759C1" w:rsidP="005759C1">
      <w:r>
        <w:rPr>
          <w:rStyle w:val="Kommentarhenvisning"/>
        </w:rPr>
        <w:annotationRef/>
      </w:r>
      <w:r>
        <w:rPr>
          <w:sz w:val="20"/>
          <w:szCs w:val="20"/>
          <w:lang w:val="en-US" w:eastAsia="en-US"/>
        </w:rPr>
        <w:t xml:space="preserve">Iaco </w:t>
      </w:r>
    </w:p>
    <w:p w14:paraId="159B6AD2" w14:textId="77777777" w:rsidR="005759C1" w:rsidRDefault="005759C1" w:rsidP="005759C1">
      <w:r>
        <w:rPr>
          <w:sz w:val="20"/>
          <w:szCs w:val="20"/>
          <w:lang w:val="en-US" w:eastAsia="en-US"/>
        </w:rPr>
        <w:t>This belongs to methods.</w:t>
      </w:r>
    </w:p>
  </w:comment>
  <w:comment w:id="230" w:author="Stendahl, John" w:date="2024-03-12T00:13:00Z" w:initials="JS">
    <w:p w14:paraId="671F138F" w14:textId="5A1AC90C" w:rsidR="00BB649E" w:rsidRDefault="00BB649E">
      <w:pPr>
        <w:pStyle w:val="Kommentartekst"/>
      </w:pPr>
      <w:r>
        <w:rPr>
          <w:rStyle w:val="Kommentarhenvisning"/>
        </w:rPr>
        <w:annotationRef/>
      </w:r>
      <w:r>
        <w:t>May help to specify that this is for the overall group</w:t>
      </w:r>
      <w:r w:rsidR="009960C3">
        <w:t xml:space="preserve"> (sarc neg + sarc pos)</w:t>
      </w:r>
    </w:p>
  </w:comment>
  <w:comment w:id="233" w:author="Helms, Adam" w:date="2024-02-26T10:50:00Z" w:initials="HA">
    <w:p w14:paraId="74CA1D60" w14:textId="0E7D0C45" w:rsidR="00AC61DA" w:rsidRDefault="00AC61DA">
      <w:pPr>
        <w:pStyle w:val="Kommentartekst"/>
      </w:pPr>
      <w:r>
        <w:rPr>
          <w:rStyle w:val="Kommentarhenvisning"/>
        </w:rPr>
        <w:annotationRef/>
      </w:r>
      <w:r>
        <w:t>Would use “was associated with” since current phrase implies causality</w:t>
      </w:r>
    </w:p>
  </w:comment>
  <w:comment w:id="241" w:author="Helms, Adam" w:date="2024-02-26T10:51:00Z" w:initials="HA">
    <w:p w14:paraId="0FCCA63F" w14:textId="4A172B8C" w:rsidR="00AC61DA" w:rsidRDefault="00AC61DA">
      <w:pPr>
        <w:pStyle w:val="Kommentartekst"/>
      </w:pPr>
      <w:r>
        <w:rPr>
          <w:rStyle w:val="Kommentarhenvisning"/>
        </w:rPr>
        <w:annotationRef/>
      </w:r>
      <w:r>
        <w:t>Obvious confounder is SRT – so we can’t really say whether obstruction is associated with these in absence of SRT (would specifically state something like, “however, SRT</w:t>
      </w:r>
      <w:r w:rsidR="007B2DAC">
        <w:t xml:space="preserve"> was performed in interval follow-up in XX%, likely mitigating subsequent adverse events)</w:t>
      </w:r>
    </w:p>
  </w:comment>
  <w:comment w:id="242" w:author="Christoffer Vissing" w:date="2024-08-07T15:12:00Z" w:initials="CRV">
    <w:p w14:paraId="3F5B828D" w14:textId="77777777" w:rsidR="005759C1" w:rsidRDefault="005759C1" w:rsidP="005759C1">
      <w:r>
        <w:rPr>
          <w:rStyle w:val="Kommentarhenvisning"/>
        </w:rPr>
        <w:annotationRef/>
      </w:r>
      <w:r>
        <w:rPr>
          <w:sz w:val="20"/>
          <w:szCs w:val="20"/>
          <w:lang w:val="en-US" w:eastAsia="en-US"/>
        </w:rPr>
        <w:t>Sharlene</w:t>
      </w:r>
    </w:p>
    <w:p w14:paraId="16C071B6" w14:textId="77777777" w:rsidR="005759C1" w:rsidRDefault="005759C1" w:rsidP="005759C1">
      <w:r>
        <w:rPr>
          <w:sz w:val="20"/>
          <w:szCs w:val="20"/>
          <w:lang w:val="en-US" w:eastAsia="en-US"/>
        </w:rPr>
        <w:t xml:space="preserve">Yeah - you definitely can’t say this as presumably most patients were treated for their obstruction. The graphs make obstruction look very benign when we know it’s not. Post SRT, ~10% develop heart failure but that still leaves 90% who didn’t and this will make up a substantial proportion of these patients. Can you stratify the obstructive group into those who received SRT vs not? Do we have data on CMIs on any of these patients? If so, I would include SRT + CMI vs neither. </w:t>
      </w:r>
    </w:p>
  </w:comment>
  <w:comment w:id="243" w:author="Christoffer Vissing" w:date="2024-08-07T15:12:00Z" w:initials="CRV">
    <w:p w14:paraId="5FC8C1E7" w14:textId="77777777" w:rsidR="005759C1" w:rsidRDefault="005759C1" w:rsidP="005759C1">
      <w:r>
        <w:rPr>
          <w:rStyle w:val="Kommentarhenvisning"/>
        </w:rPr>
        <w:annotationRef/>
      </w:r>
      <w:r>
        <w:rPr>
          <w:sz w:val="20"/>
          <w:szCs w:val="20"/>
          <w:lang w:val="en-US" w:eastAsia="en-US"/>
        </w:rPr>
        <w:t>Iaco</w:t>
      </w:r>
    </w:p>
    <w:p w14:paraId="5BE0841B" w14:textId="77777777" w:rsidR="005759C1" w:rsidRDefault="005759C1" w:rsidP="005759C1">
      <w:r>
        <w:rPr>
          <w:sz w:val="20"/>
          <w:szCs w:val="20"/>
          <w:lang w:val="en-US" w:eastAsia="en-US"/>
        </w:rPr>
        <w:t>Agree, dangerous message.. likely misleading. If anything, lack of excess mortality in oHCM does point to the efficacy of treatment.</w:t>
      </w:r>
    </w:p>
  </w:comment>
  <w:comment w:id="258" w:author="Stendahl, John" w:date="2024-03-12T00:25:00Z" w:initials="JS">
    <w:p w14:paraId="4C6C4345" w14:textId="5931C805" w:rsidR="00CC04A8" w:rsidRDefault="00CC04A8">
      <w:pPr>
        <w:pStyle w:val="Kommentartekst"/>
      </w:pPr>
      <w:r>
        <w:rPr>
          <w:rStyle w:val="Kommentarhenvisning"/>
        </w:rPr>
        <w:annotationRef/>
      </w:r>
      <w:r>
        <w:t>Agree w/ what Adam sai</w:t>
      </w:r>
      <w:r w:rsidR="00F924CE">
        <w:t xml:space="preserve">d earlier—I think this implies causality, while the AF may just be </w:t>
      </w:r>
      <w:r w:rsidR="001749CA">
        <w:t>the result of a more severe cardiomyopathy</w:t>
      </w:r>
    </w:p>
  </w:comment>
  <w:comment w:id="271" w:author="Stendahl, John" w:date="2024-03-12T00:30:00Z" w:initials="JS">
    <w:p w14:paraId="7A1AE343" w14:textId="051BA2AA" w:rsidR="00FC69AD" w:rsidRDefault="00545CED" w:rsidP="00FC69AD">
      <w:pPr>
        <w:pStyle w:val="Kommentartekst"/>
      </w:pPr>
      <w:r>
        <w:rPr>
          <w:rStyle w:val="Kommentarhenvisning"/>
        </w:rPr>
        <w:annotationRef/>
      </w:r>
      <w:r w:rsidR="00FC69AD">
        <w:t>As above, I think too strong in suggesting causality. As an aside, it is seems natural that hypertension can worsen hypertrophy and thus LVOTO, although I have also seen patients whose HTN improved substantially following SRT, suggesting that the effects of LVOTO on hemodynamics can lead to/exacerbate HTN.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57AB59" w15:done="0"/>
  <w15:commentEx w15:paraId="59F57F48" w15:done="0"/>
  <w15:commentEx w15:paraId="1483FCBD" w15:done="0"/>
  <w15:commentEx w15:paraId="4E3FEA9B" w15:paraIdParent="1483FCBD" w15:done="0"/>
  <w15:commentEx w15:paraId="029BAE83" w15:done="0"/>
  <w15:commentEx w15:paraId="734C13DF" w15:done="0"/>
  <w15:commentEx w15:paraId="3F172894" w15:paraIdParent="734C13DF" w15:done="0"/>
  <w15:commentEx w15:paraId="46A0B885" w15:done="0"/>
  <w15:commentEx w15:paraId="3EA9FBC7" w15:paraIdParent="46A0B885" w15:done="0"/>
  <w15:commentEx w15:paraId="12FFF9E7" w15:done="0"/>
  <w15:commentEx w15:paraId="7BA0170D" w15:done="0"/>
  <w15:commentEx w15:paraId="30989A66" w15:done="0"/>
  <w15:commentEx w15:paraId="772907CD" w15:done="0"/>
  <w15:commentEx w15:paraId="104B3A47" w15:done="0"/>
  <w15:commentEx w15:paraId="2C62A9B9" w15:done="0"/>
  <w15:commentEx w15:paraId="3F74B0F0" w15:done="0"/>
  <w15:commentEx w15:paraId="6FE36506" w15:done="0"/>
  <w15:commentEx w15:paraId="2A997DC4" w15:done="0"/>
  <w15:commentEx w15:paraId="3AE9F4FC" w15:paraIdParent="2A997DC4" w15:done="0"/>
  <w15:commentEx w15:paraId="41D89660" w15:done="0"/>
  <w15:commentEx w15:paraId="159B6AD2" w15:done="0"/>
  <w15:commentEx w15:paraId="671F138F" w15:done="0"/>
  <w15:commentEx w15:paraId="74CA1D60" w15:done="0"/>
  <w15:commentEx w15:paraId="0FCCA63F" w15:done="0"/>
  <w15:commentEx w15:paraId="16C071B6" w15:paraIdParent="0FCCA63F" w15:done="0"/>
  <w15:commentEx w15:paraId="5BE0841B" w15:paraIdParent="0FCCA63F" w15:done="0"/>
  <w15:commentEx w15:paraId="4C6C4345" w15:done="0"/>
  <w15:commentEx w15:paraId="7A1AE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DF7BFF" w16cex:dateUtc="2024-08-07T13:04:00Z"/>
  <w16cex:commentExtensible w16cex:durableId="29844E1A" w16cex:dateUtc="2024-02-24T16:14:00Z"/>
  <w16cex:commentExtensible w16cex:durableId="29844E95" w16cex:dateUtc="2024-02-24T16:16:00Z"/>
  <w16cex:commentExtensible w16cex:durableId="67993653" w16cex:dateUtc="2024-03-03T20:55:00Z"/>
  <w16cex:commentExtensible w16cex:durableId="719E4B7C" w16cex:dateUtc="2024-08-07T13:07:00Z"/>
  <w16cex:commentExtensible w16cex:durableId="29844F05" w16cex:dateUtc="2024-02-24T16:18:00Z"/>
  <w16cex:commentExtensible w16cex:durableId="457F63E8" w16cex:dateUtc="2024-03-11T21:52:00Z"/>
  <w16cex:commentExtensible w16cex:durableId="2986E00B" w16cex:dateUtc="2024-02-26T15:01:00Z"/>
  <w16cex:commentExtensible w16cex:durableId="3232E5C1" w16cex:dateUtc="2024-03-11T21:58:00Z"/>
  <w16cex:commentExtensible w16cex:durableId="7E393C3B" w16cex:dateUtc="2024-03-03T20:59:00Z"/>
  <w16cex:commentExtensible w16cex:durableId="2986E0B7" w16cex:dateUtc="2024-02-26T15:04:00Z"/>
  <w16cex:commentExtensible w16cex:durableId="2198B8D6" w16cex:dateUtc="2024-03-11T22:19:00Z"/>
  <w16cex:commentExtensible w16cex:durableId="3E287816" w16cex:dateUtc="2024-08-07T13:09:00Z"/>
  <w16cex:commentExtensible w16cex:durableId="7031132A" w16cex:dateUtc="2024-03-12T03:29:00Z"/>
  <w16cex:commentExtensible w16cex:durableId="7BCB32FF" w16cex:dateUtc="2024-03-18T10:48:00Z"/>
  <w16cex:commentExtensible w16cex:durableId="05BDC91F" w16cex:dateUtc="2024-03-12T03:40:00Z"/>
  <w16cex:commentExtensible w16cex:durableId="2986E583" w16cex:dateUtc="2024-02-26T15:25:00Z"/>
  <w16cex:commentExtensible w16cex:durableId="2986E418" w16cex:dateUtc="2024-02-26T15:19:00Z"/>
  <w16cex:commentExtensible w16cex:durableId="2124C215" w16cex:dateUtc="2024-03-12T03:41:00Z"/>
  <w16cex:commentExtensible w16cex:durableId="2986E403" w16cex:dateUtc="2024-02-26T15:18:00Z"/>
  <w16cex:commentExtensible w16cex:durableId="09FC8204" w16cex:dateUtc="2024-08-07T13:11:00Z"/>
  <w16cex:commentExtensible w16cex:durableId="37E86BBD" w16cex:dateUtc="2024-03-12T04:13:00Z"/>
  <w16cex:commentExtensible w16cex:durableId="2986EB5A" w16cex:dateUtc="2024-02-26T15:50:00Z"/>
  <w16cex:commentExtensible w16cex:durableId="2986EBA6" w16cex:dateUtc="2024-02-26T15:51:00Z"/>
  <w16cex:commentExtensible w16cex:durableId="2022DB58" w16cex:dateUtc="2024-08-07T13:12:00Z"/>
  <w16cex:commentExtensible w16cex:durableId="0A8E9791" w16cex:dateUtc="2024-08-07T13:12:00Z"/>
  <w16cex:commentExtensible w16cex:durableId="6981D976" w16cex:dateUtc="2024-03-12T04:25:00Z"/>
  <w16cex:commentExtensible w16cex:durableId="684959D7" w16cex:dateUtc="2024-03-12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57AB59" w16cid:durableId="4ADF7BFF"/>
  <w16cid:commentId w16cid:paraId="59F57F48" w16cid:durableId="29844E1A"/>
  <w16cid:commentId w16cid:paraId="1483FCBD" w16cid:durableId="29844E95"/>
  <w16cid:commentId w16cid:paraId="4E3FEA9B" w16cid:durableId="67993653"/>
  <w16cid:commentId w16cid:paraId="029BAE83" w16cid:durableId="719E4B7C"/>
  <w16cid:commentId w16cid:paraId="734C13DF" w16cid:durableId="29844F05"/>
  <w16cid:commentId w16cid:paraId="3F172894" w16cid:durableId="457F63E8"/>
  <w16cid:commentId w16cid:paraId="46A0B885" w16cid:durableId="2986E00B"/>
  <w16cid:commentId w16cid:paraId="3EA9FBC7" w16cid:durableId="3232E5C1"/>
  <w16cid:commentId w16cid:paraId="12FFF9E7" w16cid:durableId="7E393C3B"/>
  <w16cid:commentId w16cid:paraId="7BA0170D" w16cid:durableId="2986E0B7"/>
  <w16cid:commentId w16cid:paraId="30989A66" w16cid:durableId="2198B8D6"/>
  <w16cid:commentId w16cid:paraId="772907CD" w16cid:durableId="3E287816"/>
  <w16cid:commentId w16cid:paraId="104B3A47" w16cid:durableId="7031132A"/>
  <w16cid:commentId w16cid:paraId="2C62A9B9" w16cid:durableId="7BCB32FF"/>
  <w16cid:commentId w16cid:paraId="3F74B0F0" w16cid:durableId="05BDC91F"/>
  <w16cid:commentId w16cid:paraId="6FE36506" w16cid:durableId="2986E583"/>
  <w16cid:commentId w16cid:paraId="2A997DC4" w16cid:durableId="2986E418"/>
  <w16cid:commentId w16cid:paraId="3AE9F4FC" w16cid:durableId="2124C215"/>
  <w16cid:commentId w16cid:paraId="41D89660" w16cid:durableId="2986E403"/>
  <w16cid:commentId w16cid:paraId="159B6AD2" w16cid:durableId="09FC8204"/>
  <w16cid:commentId w16cid:paraId="671F138F" w16cid:durableId="37E86BBD"/>
  <w16cid:commentId w16cid:paraId="74CA1D60" w16cid:durableId="2986EB5A"/>
  <w16cid:commentId w16cid:paraId="0FCCA63F" w16cid:durableId="2986EBA6"/>
  <w16cid:commentId w16cid:paraId="16C071B6" w16cid:durableId="2022DB58"/>
  <w16cid:commentId w16cid:paraId="5BE0841B" w16cid:durableId="0A8E9791"/>
  <w16cid:commentId w16cid:paraId="4C6C4345" w16cid:durableId="6981D976"/>
  <w16cid:commentId w16cid:paraId="7A1AE343" w16cid:durableId="684959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C876C" w14:textId="77777777" w:rsidR="002A6A48" w:rsidRDefault="002A6A48">
      <w:r>
        <w:separator/>
      </w:r>
    </w:p>
  </w:endnote>
  <w:endnote w:type="continuationSeparator" w:id="0">
    <w:p w14:paraId="1F683C57" w14:textId="77777777" w:rsidR="002A6A48" w:rsidRDefault="002A6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3D2C3" w14:textId="77777777" w:rsidR="002A6A48" w:rsidRDefault="002A6A48">
      <w:r>
        <w:separator/>
      </w:r>
    </w:p>
  </w:footnote>
  <w:footnote w:type="continuationSeparator" w:id="0">
    <w:p w14:paraId="7EF81BF2" w14:textId="77777777" w:rsidR="002A6A48" w:rsidRDefault="002A6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640572134">
    <w:abstractNumId w:val="6"/>
  </w:num>
  <w:num w:numId="2" w16cid:durableId="238560249">
    <w:abstractNumId w:val="15"/>
  </w:num>
  <w:num w:numId="3" w16cid:durableId="1487555778">
    <w:abstractNumId w:val="4"/>
  </w:num>
  <w:num w:numId="4" w16cid:durableId="1502895532">
    <w:abstractNumId w:val="9"/>
  </w:num>
  <w:num w:numId="5" w16cid:durableId="385299747">
    <w:abstractNumId w:val="18"/>
  </w:num>
  <w:num w:numId="6" w16cid:durableId="565795714">
    <w:abstractNumId w:val="20"/>
  </w:num>
  <w:num w:numId="7" w16cid:durableId="522671235">
    <w:abstractNumId w:val="19"/>
  </w:num>
  <w:num w:numId="8" w16cid:durableId="1124888607">
    <w:abstractNumId w:val="8"/>
  </w:num>
  <w:num w:numId="9" w16cid:durableId="1448041838">
    <w:abstractNumId w:val="12"/>
  </w:num>
  <w:num w:numId="10" w16cid:durableId="100491252">
    <w:abstractNumId w:val="14"/>
  </w:num>
  <w:num w:numId="11" w16cid:durableId="935140656">
    <w:abstractNumId w:val="13"/>
  </w:num>
  <w:num w:numId="12" w16cid:durableId="6255926">
    <w:abstractNumId w:val="0"/>
  </w:num>
  <w:num w:numId="13" w16cid:durableId="1455055912">
    <w:abstractNumId w:val="7"/>
  </w:num>
  <w:num w:numId="14" w16cid:durableId="442652575">
    <w:abstractNumId w:val="16"/>
  </w:num>
  <w:num w:numId="15" w16cid:durableId="1109931502">
    <w:abstractNumId w:val="22"/>
  </w:num>
  <w:num w:numId="16" w16cid:durableId="899443946">
    <w:abstractNumId w:val="21"/>
  </w:num>
  <w:num w:numId="17" w16cid:durableId="1303922748">
    <w:abstractNumId w:val="17"/>
  </w:num>
  <w:num w:numId="18" w16cid:durableId="1130054386">
    <w:abstractNumId w:val="3"/>
  </w:num>
  <w:num w:numId="19" w16cid:durableId="1997226287">
    <w:abstractNumId w:val="1"/>
  </w:num>
  <w:num w:numId="20" w16cid:durableId="738017326">
    <w:abstractNumId w:val="2"/>
  </w:num>
  <w:num w:numId="21" w16cid:durableId="90787858">
    <w:abstractNumId w:val="11"/>
  </w:num>
  <w:num w:numId="22" w16cid:durableId="948781299">
    <w:abstractNumId w:val="10"/>
  </w:num>
  <w:num w:numId="23" w16cid:durableId="37624260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offer Vissing">
    <w15:presenceInfo w15:providerId="None" w15:userId="Christoffer Vissing"/>
  </w15:person>
  <w15:person w15:author="Stendahl, John">
    <w15:presenceInfo w15:providerId="AD" w15:userId="S::john.stendahl@yale.edu::1b063c26-4e8f-47ef-a3e2-327560ff94f8"/>
  </w15:person>
  <w15:person w15:author="Helms, Adam">
    <w15:presenceInfo w15:providerId="AD" w15:userId="S::adamhelm@umich.edu::568bbf65-4989-4dc1-b6c6-c0247aff57ea"/>
  </w15:person>
  <w15:person w15:author="Anna Axelsson Raja">
    <w15:presenceInfo w15:providerId="Windows Live" w15:userId="e54cc3bbc4a582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1115"/>
    <w:rsid w:val="000045CB"/>
    <w:rsid w:val="000101FA"/>
    <w:rsid w:val="00010520"/>
    <w:rsid w:val="000115F1"/>
    <w:rsid w:val="0001732F"/>
    <w:rsid w:val="00021CE6"/>
    <w:rsid w:val="00025604"/>
    <w:rsid w:val="000261EC"/>
    <w:rsid w:val="0002713B"/>
    <w:rsid w:val="0003136F"/>
    <w:rsid w:val="00031C83"/>
    <w:rsid w:val="00036BA5"/>
    <w:rsid w:val="00037938"/>
    <w:rsid w:val="00037B48"/>
    <w:rsid w:val="00040F1C"/>
    <w:rsid w:val="0004148E"/>
    <w:rsid w:val="0004277A"/>
    <w:rsid w:val="00044362"/>
    <w:rsid w:val="0004497C"/>
    <w:rsid w:val="00045C43"/>
    <w:rsid w:val="00045FF8"/>
    <w:rsid w:val="00047633"/>
    <w:rsid w:val="00051EAF"/>
    <w:rsid w:val="00056EEB"/>
    <w:rsid w:val="00060459"/>
    <w:rsid w:val="00066095"/>
    <w:rsid w:val="0006687E"/>
    <w:rsid w:val="00070043"/>
    <w:rsid w:val="00071707"/>
    <w:rsid w:val="00071ECC"/>
    <w:rsid w:val="00073741"/>
    <w:rsid w:val="0007751F"/>
    <w:rsid w:val="00080A63"/>
    <w:rsid w:val="0008357F"/>
    <w:rsid w:val="00087C51"/>
    <w:rsid w:val="000958D0"/>
    <w:rsid w:val="00096AB2"/>
    <w:rsid w:val="000A2466"/>
    <w:rsid w:val="000A45A1"/>
    <w:rsid w:val="000B140C"/>
    <w:rsid w:val="000B753D"/>
    <w:rsid w:val="000B76C9"/>
    <w:rsid w:val="000C157F"/>
    <w:rsid w:val="000C5E36"/>
    <w:rsid w:val="000C5F50"/>
    <w:rsid w:val="000C64C0"/>
    <w:rsid w:val="000D0076"/>
    <w:rsid w:val="000D3354"/>
    <w:rsid w:val="000E24D6"/>
    <w:rsid w:val="000E33AA"/>
    <w:rsid w:val="000E3A07"/>
    <w:rsid w:val="000E754A"/>
    <w:rsid w:val="000F3B75"/>
    <w:rsid w:val="000F4274"/>
    <w:rsid w:val="000F5521"/>
    <w:rsid w:val="000F668B"/>
    <w:rsid w:val="000F6E5D"/>
    <w:rsid w:val="000F7E82"/>
    <w:rsid w:val="00100304"/>
    <w:rsid w:val="00100B81"/>
    <w:rsid w:val="00102552"/>
    <w:rsid w:val="00105422"/>
    <w:rsid w:val="001056F4"/>
    <w:rsid w:val="00107191"/>
    <w:rsid w:val="00111D48"/>
    <w:rsid w:val="00112385"/>
    <w:rsid w:val="00122A66"/>
    <w:rsid w:val="0012307E"/>
    <w:rsid w:val="0013085D"/>
    <w:rsid w:val="00131A10"/>
    <w:rsid w:val="0013266C"/>
    <w:rsid w:val="00132B28"/>
    <w:rsid w:val="001340F8"/>
    <w:rsid w:val="00136696"/>
    <w:rsid w:val="00141347"/>
    <w:rsid w:val="00147EC8"/>
    <w:rsid w:val="00152E8D"/>
    <w:rsid w:val="00153C85"/>
    <w:rsid w:val="00154659"/>
    <w:rsid w:val="00164A03"/>
    <w:rsid w:val="00167E21"/>
    <w:rsid w:val="00171B3C"/>
    <w:rsid w:val="001748BF"/>
    <w:rsid w:val="001749CA"/>
    <w:rsid w:val="0018036F"/>
    <w:rsid w:val="00184BB2"/>
    <w:rsid w:val="00185626"/>
    <w:rsid w:val="00187E3F"/>
    <w:rsid w:val="00190371"/>
    <w:rsid w:val="00191A92"/>
    <w:rsid w:val="00192803"/>
    <w:rsid w:val="0019303B"/>
    <w:rsid w:val="00193C32"/>
    <w:rsid w:val="001977C7"/>
    <w:rsid w:val="0019798E"/>
    <w:rsid w:val="001A2D03"/>
    <w:rsid w:val="001A603B"/>
    <w:rsid w:val="001A6523"/>
    <w:rsid w:val="001B3DE8"/>
    <w:rsid w:val="001C061F"/>
    <w:rsid w:val="001C070C"/>
    <w:rsid w:val="001C44CF"/>
    <w:rsid w:val="001C5964"/>
    <w:rsid w:val="001D30C0"/>
    <w:rsid w:val="001D4E4E"/>
    <w:rsid w:val="001D711A"/>
    <w:rsid w:val="001D766A"/>
    <w:rsid w:val="001E0DCC"/>
    <w:rsid w:val="001E27DC"/>
    <w:rsid w:val="001E38CF"/>
    <w:rsid w:val="001E5A55"/>
    <w:rsid w:val="001E6208"/>
    <w:rsid w:val="001E7F65"/>
    <w:rsid w:val="001F2967"/>
    <w:rsid w:val="00200626"/>
    <w:rsid w:val="00201C66"/>
    <w:rsid w:val="0020331D"/>
    <w:rsid w:val="0020425B"/>
    <w:rsid w:val="002045AA"/>
    <w:rsid w:val="00205ABD"/>
    <w:rsid w:val="00214E3D"/>
    <w:rsid w:val="00223E49"/>
    <w:rsid w:val="00224206"/>
    <w:rsid w:val="00226DDB"/>
    <w:rsid w:val="002270D2"/>
    <w:rsid w:val="0023131F"/>
    <w:rsid w:val="00233E4F"/>
    <w:rsid w:val="00234724"/>
    <w:rsid w:val="00234D5E"/>
    <w:rsid w:val="00235157"/>
    <w:rsid w:val="00236409"/>
    <w:rsid w:val="00241DE5"/>
    <w:rsid w:val="0024227C"/>
    <w:rsid w:val="00245B74"/>
    <w:rsid w:val="00253134"/>
    <w:rsid w:val="002573A9"/>
    <w:rsid w:val="00260767"/>
    <w:rsid w:val="002609A5"/>
    <w:rsid w:val="00261839"/>
    <w:rsid w:val="002624A5"/>
    <w:rsid w:val="00267A96"/>
    <w:rsid w:val="002707A5"/>
    <w:rsid w:val="00271F02"/>
    <w:rsid w:val="002823F4"/>
    <w:rsid w:val="002834B5"/>
    <w:rsid w:val="002845FC"/>
    <w:rsid w:val="00285DBF"/>
    <w:rsid w:val="00290C27"/>
    <w:rsid w:val="00292911"/>
    <w:rsid w:val="002970A1"/>
    <w:rsid w:val="002A2493"/>
    <w:rsid w:val="002A66BB"/>
    <w:rsid w:val="002A6A48"/>
    <w:rsid w:val="002B10D0"/>
    <w:rsid w:val="002B3BD2"/>
    <w:rsid w:val="002B44B5"/>
    <w:rsid w:val="002B5172"/>
    <w:rsid w:val="002B6640"/>
    <w:rsid w:val="002B6FD8"/>
    <w:rsid w:val="002B7FC3"/>
    <w:rsid w:val="002C1AB4"/>
    <w:rsid w:val="002C308A"/>
    <w:rsid w:val="002C6DC5"/>
    <w:rsid w:val="002C7D53"/>
    <w:rsid w:val="002D51B3"/>
    <w:rsid w:val="002E48E9"/>
    <w:rsid w:val="002E4BE9"/>
    <w:rsid w:val="002E513F"/>
    <w:rsid w:val="002F2FB6"/>
    <w:rsid w:val="002F3BB5"/>
    <w:rsid w:val="002F6C0F"/>
    <w:rsid w:val="002F7734"/>
    <w:rsid w:val="003001C9"/>
    <w:rsid w:val="00300823"/>
    <w:rsid w:val="00301B34"/>
    <w:rsid w:val="003107E7"/>
    <w:rsid w:val="0031226B"/>
    <w:rsid w:val="003157B8"/>
    <w:rsid w:val="00317261"/>
    <w:rsid w:val="00317FF7"/>
    <w:rsid w:val="003221BA"/>
    <w:rsid w:val="0032350E"/>
    <w:rsid w:val="0032641D"/>
    <w:rsid w:val="00326B97"/>
    <w:rsid w:val="003323F6"/>
    <w:rsid w:val="00334C63"/>
    <w:rsid w:val="00335B40"/>
    <w:rsid w:val="00341B85"/>
    <w:rsid w:val="0034252B"/>
    <w:rsid w:val="00345718"/>
    <w:rsid w:val="00350333"/>
    <w:rsid w:val="00351DC9"/>
    <w:rsid w:val="00353802"/>
    <w:rsid w:val="00353BD0"/>
    <w:rsid w:val="00360381"/>
    <w:rsid w:val="00360FE2"/>
    <w:rsid w:val="00361197"/>
    <w:rsid w:val="00362CA3"/>
    <w:rsid w:val="0036707C"/>
    <w:rsid w:val="0037016C"/>
    <w:rsid w:val="00370E07"/>
    <w:rsid w:val="0037248F"/>
    <w:rsid w:val="0037380B"/>
    <w:rsid w:val="0038223F"/>
    <w:rsid w:val="00385868"/>
    <w:rsid w:val="00387275"/>
    <w:rsid w:val="0039001D"/>
    <w:rsid w:val="003911BC"/>
    <w:rsid w:val="00391E8B"/>
    <w:rsid w:val="00394A0C"/>
    <w:rsid w:val="0039526F"/>
    <w:rsid w:val="00397258"/>
    <w:rsid w:val="0039793A"/>
    <w:rsid w:val="003A41F5"/>
    <w:rsid w:val="003A633A"/>
    <w:rsid w:val="003B08C6"/>
    <w:rsid w:val="003B159A"/>
    <w:rsid w:val="003B5E2A"/>
    <w:rsid w:val="003C0184"/>
    <w:rsid w:val="003C0A32"/>
    <w:rsid w:val="003C1656"/>
    <w:rsid w:val="003C2490"/>
    <w:rsid w:val="003C3095"/>
    <w:rsid w:val="003D5112"/>
    <w:rsid w:val="003D6095"/>
    <w:rsid w:val="003D647E"/>
    <w:rsid w:val="003E2EB5"/>
    <w:rsid w:val="003E33A6"/>
    <w:rsid w:val="003E58A3"/>
    <w:rsid w:val="003E5F73"/>
    <w:rsid w:val="003E7F02"/>
    <w:rsid w:val="003F0B99"/>
    <w:rsid w:val="003F641C"/>
    <w:rsid w:val="00400129"/>
    <w:rsid w:val="00406508"/>
    <w:rsid w:val="00407FC1"/>
    <w:rsid w:val="0041170E"/>
    <w:rsid w:val="004125E5"/>
    <w:rsid w:val="00413FB0"/>
    <w:rsid w:val="00422DA9"/>
    <w:rsid w:val="004235C4"/>
    <w:rsid w:val="00426080"/>
    <w:rsid w:val="00430B72"/>
    <w:rsid w:val="00431AEB"/>
    <w:rsid w:val="0043207B"/>
    <w:rsid w:val="00433852"/>
    <w:rsid w:val="00433EF5"/>
    <w:rsid w:val="00436E9C"/>
    <w:rsid w:val="004373F9"/>
    <w:rsid w:val="00442031"/>
    <w:rsid w:val="0044370D"/>
    <w:rsid w:val="00444074"/>
    <w:rsid w:val="004451B2"/>
    <w:rsid w:val="0044712F"/>
    <w:rsid w:val="00451BCA"/>
    <w:rsid w:val="004536C1"/>
    <w:rsid w:val="00457278"/>
    <w:rsid w:val="00461516"/>
    <w:rsid w:val="00461927"/>
    <w:rsid w:val="004629A8"/>
    <w:rsid w:val="004636E0"/>
    <w:rsid w:val="004640FE"/>
    <w:rsid w:val="00472249"/>
    <w:rsid w:val="0047289B"/>
    <w:rsid w:val="00473475"/>
    <w:rsid w:val="004754E7"/>
    <w:rsid w:val="00475C49"/>
    <w:rsid w:val="0048195E"/>
    <w:rsid w:val="00482E50"/>
    <w:rsid w:val="004871C9"/>
    <w:rsid w:val="004877E1"/>
    <w:rsid w:val="004908BF"/>
    <w:rsid w:val="0049191A"/>
    <w:rsid w:val="00493348"/>
    <w:rsid w:val="004A06DA"/>
    <w:rsid w:val="004A1BC5"/>
    <w:rsid w:val="004B743B"/>
    <w:rsid w:val="004C0055"/>
    <w:rsid w:val="004C1EB5"/>
    <w:rsid w:val="004C4706"/>
    <w:rsid w:val="004C53C1"/>
    <w:rsid w:val="004C5855"/>
    <w:rsid w:val="004C619B"/>
    <w:rsid w:val="004C6BCC"/>
    <w:rsid w:val="004C6F6D"/>
    <w:rsid w:val="004D13A6"/>
    <w:rsid w:val="004D1434"/>
    <w:rsid w:val="004D2F16"/>
    <w:rsid w:val="004E12E1"/>
    <w:rsid w:val="004E262F"/>
    <w:rsid w:val="004F1BE0"/>
    <w:rsid w:val="004F3AFA"/>
    <w:rsid w:val="004F4BF9"/>
    <w:rsid w:val="004F62AE"/>
    <w:rsid w:val="00500C2A"/>
    <w:rsid w:val="00501943"/>
    <w:rsid w:val="005033ED"/>
    <w:rsid w:val="00503ED1"/>
    <w:rsid w:val="00506AD0"/>
    <w:rsid w:val="00510147"/>
    <w:rsid w:val="00510D08"/>
    <w:rsid w:val="00512F0D"/>
    <w:rsid w:val="00516B4B"/>
    <w:rsid w:val="005201F4"/>
    <w:rsid w:val="005217B8"/>
    <w:rsid w:val="005220F1"/>
    <w:rsid w:val="00523C29"/>
    <w:rsid w:val="0052401F"/>
    <w:rsid w:val="00525D5A"/>
    <w:rsid w:val="00526ED8"/>
    <w:rsid w:val="0052778E"/>
    <w:rsid w:val="00530695"/>
    <w:rsid w:val="005307F4"/>
    <w:rsid w:val="00535BD8"/>
    <w:rsid w:val="0053705B"/>
    <w:rsid w:val="0054323F"/>
    <w:rsid w:val="00545CED"/>
    <w:rsid w:val="00547A32"/>
    <w:rsid w:val="00551AF1"/>
    <w:rsid w:val="00554798"/>
    <w:rsid w:val="005559AF"/>
    <w:rsid w:val="00556B72"/>
    <w:rsid w:val="00567A14"/>
    <w:rsid w:val="00575910"/>
    <w:rsid w:val="005759C1"/>
    <w:rsid w:val="00575C41"/>
    <w:rsid w:val="0057654D"/>
    <w:rsid w:val="00580470"/>
    <w:rsid w:val="00581BBC"/>
    <w:rsid w:val="0058399C"/>
    <w:rsid w:val="0058654A"/>
    <w:rsid w:val="005868E2"/>
    <w:rsid w:val="00592E28"/>
    <w:rsid w:val="00595F0C"/>
    <w:rsid w:val="00596BF0"/>
    <w:rsid w:val="005A08A3"/>
    <w:rsid w:val="005A18B9"/>
    <w:rsid w:val="005A1DD4"/>
    <w:rsid w:val="005A45D2"/>
    <w:rsid w:val="005A74BB"/>
    <w:rsid w:val="005B00FE"/>
    <w:rsid w:val="005B164B"/>
    <w:rsid w:val="005B2913"/>
    <w:rsid w:val="005B44F4"/>
    <w:rsid w:val="005B795B"/>
    <w:rsid w:val="005C0A8A"/>
    <w:rsid w:val="005C1036"/>
    <w:rsid w:val="005C4292"/>
    <w:rsid w:val="005D1D14"/>
    <w:rsid w:val="005D332F"/>
    <w:rsid w:val="005D389F"/>
    <w:rsid w:val="005D6489"/>
    <w:rsid w:val="005E3EFD"/>
    <w:rsid w:val="005E42C7"/>
    <w:rsid w:val="005E755E"/>
    <w:rsid w:val="005F2993"/>
    <w:rsid w:val="005F3FDD"/>
    <w:rsid w:val="006071EB"/>
    <w:rsid w:val="00615203"/>
    <w:rsid w:val="006174CC"/>
    <w:rsid w:val="0062278A"/>
    <w:rsid w:val="006231BB"/>
    <w:rsid w:val="00625C27"/>
    <w:rsid w:val="00625F3A"/>
    <w:rsid w:val="00626F13"/>
    <w:rsid w:val="00627F19"/>
    <w:rsid w:val="00630307"/>
    <w:rsid w:val="00630A55"/>
    <w:rsid w:val="00632C1C"/>
    <w:rsid w:val="00633B91"/>
    <w:rsid w:val="006368C7"/>
    <w:rsid w:val="00636E22"/>
    <w:rsid w:val="0064123F"/>
    <w:rsid w:val="00641A39"/>
    <w:rsid w:val="0064270F"/>
    <w:rsid w:val="0064335B"/>
    <w:rsid w:val="00646167"/>
    <w:rsid w:val="006463CE"/>
    <w:rsid w:val="0065030C"/>
    <w:rsid w:val="00651604"/>
    <w:rsid w:val="00653619"/>
    <w:rsid w:val="00662775"/>
    <w:rsid w:val="006630D4"/>
    <w:rsid w:val="006645EA"/>
    <w:rsid w:val="006652DF"/>
    <w:rsid w:val="00666D4C"/>
    <w:rsid w:val="00667385"/>
    <w:rsid w:val="00667F79"/>
    <w:rsid w:val="006701F7"/>
    <w:rsid w:val="0067560E"/>
    <w:rsid w:val="00682C9F"/>
    <w:rsid w:val="0069060A"/>
    <w:rsid w:val="006917FD"/>
    <w:rsid w:val="00691A4A"/>
    <w:rsid w:val="00696138"/>
    <w:rsid w:val="00696771"/>
    <w:rsid w:val="006A2392"/>
    <w:rsid w:val="006A387C"/>
    <w:rsid w:val="006A4628"/>
    <w:rsid w:val="006A5983"/>
    <w:rsid w:val="006A67A7"/>
    <w:rsid w:val="006A6C59"/>
    <w:rsid w:val="006B1975"/>
    <w:rsid w:val="006B7AE7"/>
    <w:rsid w:val="006B7D1A"/>
    <w:rsid w:val="006C51D5"/>
    <w:rsid w:val="006D0A92"/>
    <w:rsid w:val="006D4A13"/>
    <w:rsid w:val="006D4B43"/>
    <w:rsid w:val="006D51BB"/>
    <w:rsid w:val="006D62AB"/>
    <w:rsid w:val="006F06CE"/>
    <w:rsid w:val="006F102D"/>
    <w:rsid w:val="006F50E1"/>
    <w:rsid w:val="007029D8"/>
    <w:rsid w:val="00702EEB"/>
    <w:rsid w:val="00703EA6"/>
    <w:rsid w:val="00705B1C"/>
    <w:rsid w:val="00706679"/>
    <w:rsid w:val="00706A97"/>
    <w:rsid w:val="00706DA4"/>
    <w:rsid w:val="007100EB"/>
    <w:rsid w:val="00711E23"/>
    <w:rsid w:val="00724D30"/>
    <w:rsid w:val="00727D41"/>
    <w:rsid w:val="0073692A"/>
    <w:rsid w:val="007401B1"/>
    <w:rsid w:val="00753492"/>
    <w:rsid w:val="007544D9"/>
    <w:rsid w:val="00754B2F"/>
    <w:rsid w:val="00755D3B"/>
    <w:rsid w:val="00757421"/>
    <w:rsid w:val="00762103"/>
    <w:rsid w:val="007621F1"/>
    <w:rsid w:val="007744F0"/>
    <w:rsid w:val="007747EB"/>
    <w:rsid w:val="007748D5"/>
    <w:rsid w:val="00777B45"/>
    <w:rsid w:val="00780625"/>
    <w:rsid w:val="007811CD"/>
    <w:rsid w:val="00782C80"/>
    <w:rsid w:val="00783844"/>
    <w:rsid w:val="00783E74"/>
    <w:rsid w:val="00784843"/>
    <w:rsid w:val="00790484"/>
    <w:rsid w:val="0079278C"/>
    <w:rsid w:val="00792807"/>
    <w:rsid w:val="00797C2D"/>
    <w:rsid w:val="007A45DD"/>
    <w:rsid w:val="007A5844"/>
    <w:rsid w:val="007A7CE5"/>
    <w:rsid w:val="007B1E2E"/>
    <w:rsid w:val="007B2BE7"/>
    <w:rsid w:val="007B2DAC"/>
    <w:rsid w:val="007B558D"/>
    <w:rsid w:val="007B690D"/>
    <w:rsid w:val="007C0B1A"/>
    <w:rsid w:val="007C252B"/>
    <w:rsid w:val="007C2A95"/>
    <w:rsid w:val="007C2DBF"/>
    <w:rsid w:val="007C4859"/>
    <w:rsid w:val="007C6E46"/>
    <w:rsid w:val="007C7784"/>
    <w:rsid w:val="007D0157"/>
    <w:rsid w:val="007D0E1C"/>
    <w:rsid w:val="007D28C4"/>
    <w:rsid w:val="007D6F28"/>
    <w:rsid w:val="007E5235"/>
    <w:rsid w:val="007F100A"/>
    <w:rsid w:val="007F1BAE"/>
    <w:rsid w:val="007F51E8"/>
    <w:rsid w:val="007F62AC"/>
    <w:rsid w:val="007F67CF"/>
    <w:rsid w:val="0080039F"/>
    <w:rsid w:val="00800A37"/>
    <w:rsid w:val="00801D10"/>
    <w:rsid w:val="00805030"/>
    <w:rsid w:val="00805553"/>
    <w:rsid w:val="00812D9A"/>
    <w:rsid w:val="0081550F"/>
    <w:rsid w:val="00823A13"/>
    <w:rsid w:val="00827161"/>
    <w:rsid w:val="0082771C"/>
    <w:rsid w:val="0083228C"/>
    <w:rsid w:val="00832D41"/>
    <w:rsid w:val="00833357"/>
    <w:rsid w:val="0084063E"/>
    <w:rsid w:val="008410A5"/>
    <w:rsid w:val="008417BA"/>
    <w:rsid w:val="00842AF6"/>
    <w:rsid w:val="00850A68"/>
    <w:rsid w:val="00850C14"/>
    <w:rsid w:val="008575FD"/>
    <w:rsid w:val="00861833"/>
    <w:rsid w:val="00862521"/>
    <w:rsid w:val="00866EF8"/>
    <w:rsid w:val="00867A97"/>
    <w:rsid w:val="0087104C"/>
    <w:rsid w:val="00875D58"/>
    <w:rsid w:val="00881562"/>
    <w:rsid w:val="00893F12"/>
    <w:rsid w:val="00894A5E"/>
    <w:rsid w:val="00894D11"/>
    <w:rsid w:val="00897A34"/>
    <w:rsid w:val="008A2E9A"/>
    <w:rsid w:val="008A4596"/>
    <w:rsid w:val="008A4E67"/>
    <w:rsid w:val="008A637F"/>
    <w:rsid w:val="008B3566"/>
    <w:rsid w:val="008B3D84"/>
    <w:rsid w:val="008B3EB1"/>
    <w:rsid w:val="008B59F9"/>
    <w:rsid w:val="008C0952"/>
    <w:rsid w:val="008C0E95"/>
    <w:rsid w:val="008C2203"/>
    <w:rsid w:val="008C5F58"/>
    <w:rsid w:val="008C7B68"/>
    <w:rsid w:val="008D2FBA"/>
    <w:rsid w:val="008D4CAA"/>
    <w:rsid w:val="008D55D0"/>
    <w:rsid w:val="008D66E8"/>
    <w:rsid w:val="008E11EB"/>
    <w:rsid w:val="008E1D94"/>
    <w:rsid w:val="008E21C5"/>
    <w:rsid w:val="008E5B00"/>
    <w:rsid w:val="008E6C1A"/>
    <w:rsid w:val="008E6D08"/>
    <w:rsid w:val="008E71EB"/>
    <w:rsid w:val="008F135E"/>
    <w:rsid w:val="008F58BC"/>
    <w:rsid w:val="008F6EC6"/>
    <w:rsid w:val="00900D32"/>
    <w:rsid w:val="00901942"/>
    <w:rsid w:val="00903497"/>
    <w:rsid w:val="0090368F"/>
    <w:rsid w:val="0090387A"/>
    <w:rsid w:val="00906BE0"/>
    <w:rsid w:val="00907D0E"/>
    <w:rsid w:val="00923EF4"/>
    <w:rsid w:val="009266D2"/>
    <w:rsid w:val="00934456"/>
    <w:rsid w:val="0093697B"/>
    <w:rsid w:val="00941C96"/>
    <w:rsid w:val="009426C3"/>
    <w:rsid w:val="00942716"/>
    <w:rsid w:val="00945228"/>
    <w:rsid w:val="0094582D"/>
    <w:rsid w:val="00945B98"/>
    <w:rsid w:val="009470FC"/>
    <w:rsid w:val="00954CA0"/>
    <w:rsid w:val="009577E5"/>
    <w:rsid w:val="00960A37"/>
    <w:rsid w:val="0096305C"/>
    <w:rsid w:val="00966BD7"/>
    <w:rsid w:val="00973BA9"/>
    <w:rsid w:val="0097463A"/>
    <w:rsid w:val="00976566"/>
    <w:rsid w:val="00981E55"/>
    <w:rsid w:val="00984E67"/>
    <w:rsid w:val="009859BB"/>
    <w:rsid w:val="0099151C"/>
    <w:rsid w:val="0099298A"/>
    <w:rsid w:val="00993A16"/>
    <w:rsid w:val="00993A56"/>
    <w:rsid w:val="00995910"/>
    <w:rsid w:val="009960C3"/>
    <w:rsid w:val="009A5AF9"/>
    <w:rsid w:val="009B190A"/>
    <w:rsid w:val="009B21C5"/>
    <w:rsid w:val="009B33BC"/>
    <w:rsid w:val="009B3464"/>
    <w:rsid w:val="009B391A"/>
    <w:rsid w:val="009C07C4"/>
    <w:rsid w:val="009C1DBF"/>
    <w:rsid w:val="009C4C2B"/>
    <w:rsid w:val="009C4FA6"/>
    <w:rsid w:val="009C7FDC"/>
    <w:rsid w:val="009D1EBF"/>
    <w:rsid w:val="009D2EF8"/>
    <w:rsid w:val="009D36E1"/>
    <w:rsid w:val="009D52A5"/>
    <w:rsid w:val="009E0DC7"/>
    <w:rsid w:val="009E16F1"/>
    <w:rsid w:val="009E1C4D"/>
    <w:rsid w:val="009E2E64"/>
    <w:rsid w:val="009E41E7"/>
    <w:rsid w:val="009E4605"/>
    <w:rsid w:val="009E7B18"/>
    <w:rsid w:val="00A008C6"/>
    <w:rsid w:val="00A02633"/>
    <w:rsid w:val="00A031F7"/>
    <w:rsid w:val="00A03E37"/>
    <w:rsid w:val="00A12F57"/>
    <w:rsid w:val="00A175BD"/>
    <w:rsid w:val="00A175F9"/>
    <w:rsid w:val="00A201CC"/>
    <w:rsid w:val="00A2067F"/>
    <w:rsid w:val="00A21254"/>
    <w:rsid w:val="00A22769"/>
    <w:rsid w:val="00A2547C"/>
    <w:rsid w:val="00A26503"/>
    <w:rsid w:val="00A330FA"/>
    <w:rsid w:val="00A4134E"/>
    <w:rsid w:val="00A43ABA"/>
    <w:rsid w:val="00A45595"/>
    <w:rsid w:val="00A56582"/>
    <w:rsid w:val="00A5713E"/>
    <w:rsid w:val="00A62DC8"/>
    <w:rsid w:val="00A64C92"/>
    <w:rsid w:val="00A728AE"/>
    <w:rsid w:val="00A751D0"/>
    <w:rsid w:val="00A76EE4"/>
    <w:rsid w:val="00A77028"/>
    <w:rsid w:val="00A85FE9"/>
    <w:rsid w:val="00A947DB"/>
    <w:rsid w:val="00A95177"/>
    <w:rsid w:val="00A961C0"/>
    <w:rsid w:val="00A964E5"/>
    <w:rsid w:val="00A9693F"/>
    <w:rsid w:val="00AA0497"/>
    <w:rsid w:val="00AA4526"/>
    <w:rsid w:val="00AA65AF"/>
    <w:rsid w:val="00AA67A5"/>
    <w:rsid w:val="00AA77DE"/>
    <w:rsid w:val="00AA7BBD"/>
    <w:rsid w:val="00AB1292"/>
    <w:rsid w:val="00AB4648"/>
    <w:rsid w:val="00AB54BC"/>
    <w:rsid w:val="00AB5658"/>
    <w:rsid w:val="00AB7056"/>
    <w:rsid w:val="00AB73EF"/>
    <w:rsid w:val="00AB77FA"/>
    <w:rsid w:val="00AC0D72"/>
    <w:rsid w:val="00AC1A8D"/>
    <w:rsid w:val="00AC26B8"/>
    <w:rsid w:val="00AC2A89"/>
    <w:rsid w:val="00AC3788"/>
    <w:rsid w:val="00AC5E31"/>
    <w:rsid w:val="00AC5E6D"/>
    <w:rsid w:val="00AC61DA"/>
    <w:rsid w:val="00AC7B4E"/>
    <w:rsid w:val="00AD1CB4"/>
    <w:rsid w:val="00AE167C"/>
    <w:rsid w:val="00AE4D82"/>
    <w:rsid w:val="00AE4DF8"/>
    <w:rsid w:val="00AE60F7"/>
    <w:rsid w:val="00AE61C5"/>
    <w:rsid w:val="00AE6F82"/>
    <w:rsid w:val="00AE7D20"/>
    <w:rsid w:val="00AF0B4C"/>
    <w:rsid w:val="00AF0B6D"/>
    <w:rsid w:val="00AF1777"/>
    <w:rsid w:val="00AF7DF8"/>
    <w:rsid w:val="00B00CE6"/>
    <w:rsid w:val="00B0131A"/>
    <w:rsid w:val="00B04425"/>
    <w:rsid w:val="00B06391"/>
    <w:rsid w:val="00B136D1"/>
    <w:rsid w:val="00B13D40"/>
    <w:rsid w:val="00B14185"/>
    <w:rsid w:val="00B15850"/>
    <w:rsid w:val="00B215FC"/>
    <w:rsid w:val="00B24EA1"/>
    <w:rsid w:val="00B26E80"/>
    <w:rsid w:val="00B3368B"/>
    <w:rsid w:val="00B34297"/>
    <w:rsid w:val="00B37BF6"/>
    <w:rsid w:val="00B4257D"/>
    <w:rsid w:val="00B4367C"/>
    <w:rsid w:val="00B43F0E"/>
    <w:rsid w:val="00B4400C"/>
    <w:rsid w:val="00B564ED"/>
    <w:rsid w:val="00B56DBA"/>
    <w:rsid w:val="00B577A4"/>
    <w:rsid w:val="00B60920"/>
    <w:rsid w:val="00B64860"/>
    <w:rsid w:val="00B6657A"/>
    <w:rsid w:val="00B709BF"/>
    <w:rsid w:val="00B71340"/>
    <w:rsid w:val="00B71E8E"/>
    <w:rsid w:val="00B816F2"/>
    <w:rsid w:val="00B826BA"/>
    <w:rsid w:val="00B83119"/>
    <w:rsid w:val="00B865B0"/>
    <w:rsid w:val="00B907DF"/>
    <w:rsid w:val="00B9219B"/>
    <w:rsid w:val="00B93BAE"/>
    <w:rsid w:val="00B950F2"/>
    <w:rsid w:val="00B96EAC"/>
    <w:rsid w:val="00B970ED"/>
    <w:rsid w:val="00BA44FB"/>
    <w:rsid w:val="00BB098E"/>
    <w:rsid w:val="00BB2AC0"/>
    <w:rsid w:val="00BB3F00"/>
    <w:rsid w:val="00BB4539"/>
    <w:rsid w:val="00BB4E02"/>
    <w:rsid w:val="00BB58AF"/>
    <w:rsid w:val="00BB5EBE"/>
    <w:rsid w:val="00BB649E"/>
    <w:rsid w:val="00BB654F"/>
    <w:rsid w:val="00BB6553"/>
    <w:rsid w:val="00BC0D22"/>
    <w:rsid w:val="00BC7409"/>
    <w:rsid w:val="00BD1425"/>
    <w:rsid w:val="00BD14EE"/>
    <w:rsid w:val="00BD421C"/>
    <w:rsid w:val="00BD4725"/>
    <w:rsid w:val="00BE00E6"/>
    <w:rsid w:val="00BE15DA"/>
    <w:rsid w:val="00BE2D5C"/>
    <w:rsid w:val="00BE445B"/>
    <w:rsid w:val="00BF182A"/>
    <w:rsid w:val="00BF1DE4"/>
    <w:rsid w:val="00BF5909"/>
    <w:rsid w:val="00BF7244"/>
    <w:rsid w:val="00C009C7"/>
    <w:rsid w:val="00C00C90"/>
    <w:rsid w:val="00C01E6A"/>
    <w:rsid w:val="00C0216A"/>
    <w:rsid w:val="00C02764"/>
    <w:rsid w:val="00C02CAE"/>
    <w:rsid w:val="00C02DC8"/>
    <w:rsid w:val="00C07642"/>
    <w:rsid w:val="00C113BB"/>
    <w:rsid w:val="00C114B4"/>
    <w:rsid w:val="00C11D6C"/>
    <w:rsid w:val="00C17C44"/>
    <w:rsid w:val="00C17E0A"/>
    <w:rsid w:val="00C20A75"/>
    <w:rsid w:val="00C21997"/>
    <w:rsid w:val="00C3381F"/>
    <w:rsid w:val="00C36010"/>
    <w:rsid w:val="00C40896"/>
    <w:rsid w:val="00C42F04"/>
    <w:rsid w:val="00C45E79"/>
    <w:rsid w:val="00C465D3"/>
    <w:rsid w:val="00C47A54"/>
    <w:rsid w:val="00C52160"/>
    <w:rsid w:val="00C53F57"/>
    <w:rsid w:val="00C55FA8"/>
    <w:rsid w:val="00C6106B"/>
    <w:rsid w:val="00C66B7E"/>
    <w:rsid w:val="00C72953"/>
    <w:rsid w:val="00C73000"/>
    <w:rsid w:val="00C76C4C"/>
    <w:rsid w:val="00C81365"/>
    <w:rsid w:val="00C817E1"/>
    <w:rsid w:val="00C8190E"/>
    <w:rsid w:val="00C81A0B"/>
    <w:rsid w:val="00C81C49"/>
    <w:rsid w:val="00C82067"/>
    <w:rsid w:val="00C82F9D"/>
    <w:rsid w:val="00C855CA"/>
    <w:rsid w:val="00C87B4C"/>
    <w:rsid w:val="00C9056B"/>
    <w:rsid w:val="00C90A95"/>
    <w:rsid w:val="00CA2F71"/>
    <w:rsid w:val="00CA4002"/>
    <w:rsid w:val="00CA4258"/>
    <w:rsid w:val="00CA7329"/>
    <w:rsid w:val="00CB1A1E"/>
    <w:rsid w:val="00CB59D1"/>
    <w:rsid w:val="00CB6FCF"/>
    <w:rsid w:val="00CC04A8"/>
    <w:rsid w:val="00CC3ED5"/>
    <w:rsid w:val="00CC498B"/>
    <w:rsid w:val="00CC68F6"/>
    <w:rsid w:val="00CD14BC"/>
    <w:rsid w:val="00CD1602"/>
    <w:rsid w:val="00CD3215"/>
    <w:rsid w:val="00CD38FF"/>
    <w:rsid w:val="00CD5D89"/>
    <w:rsid w:val="00CD5EA9"/>
    <w:rsid w:val="00CD6850"/>
    <w:rsid w:val="00CD7900"/>
    <w:rsid w:val="00CE536D"/>
    <w:rsid w:val="00CF5CE8"/>
    <w:rsid w:val="00CF65F0"/>
    <w:rsid w:val="00CF7939"/>
    <w:rsid w:val="00D005DC"/>
    <w:rsid w:val="00D01BF0"/>
    <w:rsid w:val="00D04008"/>
    <w:rsid w:val="00D04DBA"/>
    <w:rsid w:val="00D06A7A"/>
    <w:rsid w:val="00D11238"/>
    <w:rsid w:val="00D11CD7"/>
    <w:rsid w:val="00D12475"/>
    <w:rsid w:val="00D14050"/>
    <w:rsid w:val="00D21631"/>
    <w:rsid w:val="00D21E8D"/>
    <w:rsid w:val="00D3112F"/>
    <w:rsid w:val="00D3206F"/>
    <w:rsid w:val="00D33261"/>
    <w:rsid w:val="00D35FAB"/>
    <w:rsid w:val="00D37B4E"/>
    <w:rsid w:val="00D50E7D"/>
    <w:rsid w:val="00D5141C"/>
    <w:rsid w:val="00D5159C"/>
    <w:rsid w:val="00D519C3"/>
    <w:rsid w:val="00D51E41"/>
    <w:rsid w:val="00D52FCA"/>
    <w:rsid w:val="00D55B18"/>
    <w:rsid w:val="00D57B5A"/>
    <w:rsid w:val="00D57C6D"/>
    <w:rsid w:val="00D60C85"/>
    <w:rsid w:val="00D61824"/>
    <w:rsid w:val="00D62892"/>
    <w:rsid w:val="00D62A05"/>
    <w:rsid w:val="00D62A43"/>
    <w:rsid w:val="00D64535"/>
    <w:rsid w:val="00D657E5"/>
    <w:rsid w:val="00D66F04"/>
    <w:rsid w:val="00D710F5"/>
    <w:rsid w:val="00D7731C"/>
    <w:rsid w:val="00D803C7"/>
    <w:rsid w:val="00D80E46"/>
    <w:rsid w:val="00D81F8A"/>
    <w:rsid w:val="00D83727"/>
    <w:rsid w:val="00D84162"/>
    <w:rsid w:val="00D8498A"/>
    <w:rsid w:val="00D8701C"/>
    <w:rsid w:val="00D87B3B"/>
    <w:rsid w:val="00D9650E"/>
    <w:rsid w:val="00DA50F5"/>
    <w:rsid w:val="00DA5B65"/>
    <w:rsid w:val="00DA67FA"/>
    <w:rsid w:val="00DA7CE3"/>
    <w:rsid w:val="00DB6D77"/>
    <w:rsid w:val="00DC3C24"/>
    <w:rsid w:val="00DC7E3B"/>
    <w:rsid w:val="00DD0515"/>
    <w:rsid w:val="00DD0DC9"/>
    <w:rsid w:val="00DD175D"/>
    <w:rsid w:val="00DD195A"/>
    <w:rsid w:val="00DD3FCE"/>
    <w:rsid w:val="00DD6282"/>
    <w:rsid w:val="00DD7732"/>
    <w:rsid w:val="00DE0329"/>
    <w:rsid w:val="00DE73A8"/>
    <w:rsid w:val="00DE7EDA"/>
    <w:rsid w:val="00DF1022"/>
    <w:rsid w:val="00DF496A"/>
    <w:rsid w:val="00DF4CC9"/>
    <w:rsid w:val="00DF5988"/>
    <w:rsid w:val="00DF5A0F"/>
    <w:rsid w:val="00DF613E"/>
    <w:rsid w:val="00E0082F"/>
    <w:rsid w:val="00E01263"/>
    <w:rsid w:val="00E022FF"/>
    <w:rsid w:val="00E02E07"/>
    <w:rsid w:val="00E11272"/>
    <w:rsid w:val="00E12205"/>
    <w:rsid w:val="00E169B6"/>
    <w:rsid w:val="00E17DAA"/>
    <w:rsid w:val="00E20586"/>
    <w:rsid w:val="00E20A44"/>
    <w:rsid w:val="00E27B32"/>
    <w:rsid w:val="00E30477"/>
    <w:rsid w:val="00E30E95"/>
    <w:rsid w:val="00E36FFA"/>
    <w:rsid w:val="00E41A15"/>
    <w:rsid w:val="00E41B5A"/>
    <w:rsid w:val="00E43070"/>
    <w:rsid w:val="00E44A57"/>
    <w:rsid w:val="00E44A75"/>
    <w:rsid w:val="00E45A09"/>
    <w:rsid w:val="00E5117D"/>
    <w:rsid w:val="00E610EA"/>
    <w:rsid w:val="00E63A7D"/>
    <w:rsid w:val="00E651EC"/>
    <w:rsid w:val="00E66BD0"/>
    <w:rsid w:val="00E6782D"/>
    <w:rsid w:val="00E7231C"/>
    <w:rsid w:val="00E74355"/>
    <w:rsid w:val="00E835E2"/>
    <w:rsid w:val="00E845AD"/>
    <w:rsid w:val="00E85176"/>
    <w:rsid w:val="00E916D0"/>
    <w:rsid w:val="00E91741"/>
    <w:rsid w:val="00E92337"/>
    <w:rsid w:val="00E92720"/>
    <w:rsid w:val="00E9413B"/>
    <w:rsid w:val="00E9513A"/>
    <w:rsid w:val="00E963D9"/>
    <w:rsid w:val="00EA1AD0"/>
    <w:rsid w:val="00EA5AC4"/>
    <w:rsid w:val="00EA5ED7"/>
    <w:rsid w:val="00EA623F"/>
    <w:rsid w:val="00EA6D3E"/>
    <w:rsid w:val="00EA745E"/>
    <w:rsid w:val="00EB28A3"/>
    <w:rsid w:val="00EB4178"/>
    <w:rsid w:val="00EB440E"/>
    <w:rsid w:val="00EB5A65"/>
    <w:rsid w:val="00EB68FB"/>
    <w:rsid w:val="00EC0DCC"/>
    <w:rsid w:val="00EC0FCE"/>
    <w:rsid w:val="00EC3708"/>
    <w:rsid w:val="00EC6695"/>
    <w:rsid w:val="00EC6968"/>
    <w:rsid w:val="00ED0AEE"/>
    <w:rsid w:val="00EE219C"/>
    <w:rsid w:val="00EE54A0"/>
    <w:rsid w:val="00EE54E5"/>
    <w:rsid w:val="00EE68C0"/>
    <w:rsid w:val="00EF036F"/>
    <w:rsid w:val="00EF11AE"/>
    <w:rsid w:val="00EF29EF"/>
    <w:rsid w:val="00EF2CA0"/>
    <w:rsid w:val="00EF332E"/>
    <w:rsid w:val="00EF6167"/>
    <w:rsid w:val="00F00275"/>
    <w:rsid w:val="00F026C2"/>
    <w:rsid w:val="00F03C90"/>
    <w:rsid w:val="00F0537B"/>
    <w:rsid w:val="00F06DAE"/>
    <w:rsid w:val="00F07211"/>
    <w:rsid w:val="00F14A52"/>
    <w:rsid w:val="00F15144"/>
    <w:rsid w:val="00F20191"/>
    <w:rsid w:val="00F2266C"/>
    <w:rsid w:val="00F2577C"/>
    <w:rsid w:val="00F30EB7"/>
    <w:rsid w:val="00F329E5"/>
    <w:rsid w:val="00F33950"/>
    <w:rsid w:val="00F35B91"/>
    <w:rsid w:val="00F35BBE"/>
    <w:rsid w:val="00F35D8B"/>
    <w:rsid w:val="00F37E68"/>
    <w:rsid w:val="00F422FE"/>
    <w:rsid w:val="00F4254E"/>
    <w:rsid w:val="00F43420"/>
    <w:rsid w:val="00F450A0"/>
    <w:rsid w:val="00F4549D"/>
    <w:rsid w:val="00F47FD9"/>
    <w:rsid w:val="00F51D8D"/>
    <w:rsid w:val="00F54EFA"/>
    <w:rsid w:val="00F55054"/>
    <w:rsid w:val="00F5636F"/>
    <w:rsid w:val="00F63312"/>
    <w:rsid w:val="00F6627E"/>
    <w:rsid w:val="00F704D4"/>
    <w:rsid w:val="00F70620"/>
    <w:rsid w:val="00F748ED"/>
    <w:rsid w:val="00F76D41"/>
    <w:rsid w:val="00F775AF"/>
    <w:rsid w:val="00F826AF"/>
    <w:rsid w:val="00F8500F"/>
    <w:rsid w:val="00F85112"/>
    <w:rsid w:val="00F85441"/>
    <w:rsid w:val="00F904AB"/>
    <w:rsid w:val="00F9152D"/>
    <w:rsid w:val="00F924CE"/>
    <w:rsid w:val="00F947A3"/>
    <w:rsid w:val="00F9674B"/>
    <w:rsid w:val="00FA0FD1"/>
    <w:rsid w:val="00FA3F42"/>
    <w:rsid w:val="00FA685D"/>
    <w:rsid w:val="00FB109B"/>
    <w:rsid w:val="00FB1A93"/>
    <w:rsid w:val="00FB2A36"/>
    <w:rsid w:val="00FB797F"/>
    <w:rsid w:val="00FC5FC2"/>
    <w:rsid w:val="00FC69AD"/>
    <w:rsid w:val="00FC716E"/>
    <w:rsid w:val="00FC7180"/>
    <w:rsid w:val="00FD4F8B"/>
    <w:rsid w:val="00FE233A"/>
    <w:rsid w:val="00FE26BF"/>
    <w:rsid w:val="00FE6DAB"/>
    <w:rsid w:val="00FF2BF4"/>
    <w:rsid w:val="00FF4CC9"/>
    <w:rsid w:val="00FF70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C59"/>
    <w:rPr>
      <w:rFonts w:ascii="Times New Roman" w:eastAsia="Times New Roman" w:hAnsi="Times New Roman" w:cs="Times New Roman"/>
      <w:kern w:val="0"/>
      <w:lang w:eastAsia="da-DK"/>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lang w:val="en-US" w:eastAsia="en-US"/>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lang w:val="en-US" w:eastAsia="en-US"/>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lang w:val="en-US" w:eastAsia="en-US"/>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lang w:val="en-US" w:eastAsia="en-US"/>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eastAsia="en-US"/>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eastAsia="en-US"/>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rPr>
      <w:lang w:val="en-US" w:eastAsia="en-US"/>
    </w:r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lang w:val="en-US" w:eastAsia="en-US"/>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style>
  <w:style w:type="paragraph" w:customStyle="1" w:styleId="Bibliografi1">
    <w:name w:val="Bibliografi1"/>
    <w:basedOn w:val="Normal"/>
    <w:link w:val="BibliographyTegn"/>
    <w:rsid w:val="00F35D8B"/>
    <w:pPr>
      <w:spacing w:after="240" w:line="480" w:lineRule="auto"/>
    </w:pPr>
    <w:rPr>
      <w:lang w:val="en-US" w:eastAsia="en-US"/>
    </w:r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lang w:val="en-US" w:eastAsia="en-US"/>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411770">
      <w:bodyDiv w:val="1"/>
      <w:marLeft w:val="0"/>
      <w:marRight w:val="0"/>
      <w:marTop w:val="0"/>
      <w:marBottom w:val="0"/>
      <w:divBdr>
        <w:top w:val="none" w:sz="0" w:space="0" w:color="auto"/>
        <w:left w:val="none" w:sz="0" w:space="0" w:color="auto"/>
        <w:bottom w:val="none" w:sz="0" w:space="0" w:color="auto"/>
        <w:right w:val="none" w:sz="0" w:space="0" w:color="auto"/>
      </w:divBdr>
    </w:div>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686178864">
      <w:bodyDiv w:val="1"/>
      <w:marLeft w:val="0"/>
      <w:marRight w:val="0"/>
      <w:marTop w:val="0"/>
      <w:marBottom w:val="0"/>
      <w:divBdr>
        <w:top w:val="none" w:sz="0" w:space="0" w:color="auto"/>
        <w:left w:val="none" w:sz="0" w:space="0" w:color="auto"/>
        <w:bottom w:val="none" w:sz="0" w:space="0" w:color="auto"/>
        <w:right w:val="none" w:sz="0" w:space="0" w:color="auto"/>
      </w:divBdr>
    </w:div>
    <w:div w:id="1128082502">
      <w:bodyDiv w:val="1"/>
      <w:marLeft w:val="0"/>
      <w:marRight w:val="0"/>
      <w:marTop w:val="0"/>
      <w:marBottom w:val="0"/>
      <w:divBdr>
        <w:top w:val="none" w:sz="0" w:space="0" w:color="auto"/>
        <w:left w:val="none" w:sz="0" w:space="0" w:color="auto"/>
        <w:bottom w:val="none" w:sz="0" w:space="0" w:color="auto"/>
        <w:right w:val="none" w:sz="0" w:space="0" w:color="auto"/>
      </w:divBdr>
    </w:div>
    <w:div w:id="1252423412">
      <w:bodyDiv w:val="1"/>
      <w:marLeft w:val="0"/>
      <w:marRight w:val="0"/>
      <w:marTop w:val="0"/>
      <w:marBottom w:val="0"/>
      <w:divBdr>
        <w:top w:val="none" w:sz="0" w:space="0" w:color="auto"/>
        <w:left w:val="none" w:sz="0" w:space="0" w:color="auto"/>
        <w:bottom w:val="none" w:sz="0" w:space="0" w:color="auto"/>
        <w:right w:val="none" w:sz="0" w:space="0" w:color="auto"/>
      </w:divBdr>
    </w:div>
    <w:div w:id="1504392690">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621956945">
      <w:bodyDiv w:val="1"/>
      <w:marLeft w:val="0"/>
      <w:marRight w:val="0"/>
      <w:marTop w:val="0"/>
      <w:marBottom w:val="0"/>
      <w:divBdr>
        <w:top w:val="none" w:sz="0" w:space="0" w:color="auto"/>
        <w:left w:val="none" w:sz="0" w:space="0" w:color="auto"/>
        <w:bottom w:val="none" w:sz="0" w:space="0" w:color="auto"/>
        <w:right w:val="none" w:sz="0" w:space="0" w:color="auto"/>
      </w:divBdr>
    </w:div>
    <w:div w:id="1631281177">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 w:id="1974745874">
      <w:bodyDiv w:val="1"/>
      <w:marLeft w:val="0"/>
      <w:marRight w:val="0"/>
      <w:marTop w:val="0"/>
      <w:marBottom w:val="0"/>
      <w:divBdr>
        <w:top w:val="none" w:sz="0" w:space="0" w:color="auto"/>
        <w:left w:val="none" w:sz="0" w:space="0" w:color="auto"/>
        <w:bottom w:val="none" w:sz="0" w:space="0" w:color="auto"/>
        <w:right w:val="none" w:sz="0" w:space="0" w:color="auto"/>
      </w:divBdr>
    </w:div>
    <w:div w:id="198476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mailto:cho@bwh.harvard.edu" TargetMode="External"/><Relationship Id="rId17" Type="http://schemas.openxmlformats.org/officeDocument/2006/relationships/image" Target="media/image3.tif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5.emf"/><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20980</Words>
  <Characters>127985</Characters>
  <Application>Microsoft Office Word</Application>
  <DocSecurity>0</DocSecurity>
  <Lines>1066</Lines>
  <Paragraphs>297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148668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5</cp:revision>
  <dcterms:created xsi:type="dcterms:W3CDTF">2024-09-04T10:07:00Z</dcterms:created>
  <dcterms:modified xsi:type="dcterms:W3CDTF">2024-09-04T12:05:00Z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id="4auVVdiS"/&gt;&lt;style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