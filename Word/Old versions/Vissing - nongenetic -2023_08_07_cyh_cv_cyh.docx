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NoSpacing"/>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Erin Miller, MS, CGC; Thomas D. Ryan, MD, PhD; Mark W. Russell, MD, Sharlene M. Day, MD; Iacopo Olivotto,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NoSpacing"/>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NoSpacing"/>
        <w:rPr>
          <w:rFonts w:ascii="Roboto" w:hAnsi="Roboto" w:cs="Times New Roman"/>
          <w:sz w:val="20"/>
          <w:szCs w:val="20"/>
        </w:rPr>
      </w:pPr>
    </w:p>
    <w:p w14:paraId="39A98EDB" w14:textId="77777777" w:rsidR="001D711A" w:rsidRPr="00DB6D77" w:rsidRDefault="001D711A" w:rsidP="001D711A">
      <w:pPr>
        <w:pStyle w:val="NoSpacing"/>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NoSpacing"/>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Centre for Population Genomics, Garvan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NoSpacing"/>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NoSpacing"/>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NoSpacing"/>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NoSpacing"/>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NoSpacing"/>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NoSpacing"/>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NoSpacing"/>
        <w:rPr>
          <w:rFonts w:ascii="Roboto" w:hAnsi="Roboto" w:cs="Times New Roman"/>
          <w:sz w:val="18"/>
          <w:szCs w:val="18"/>
        </w:rPr>
      </w:pPr>
    </w:p>
    <w:bookmarkEnd w:id="0"/>
    <w:p w14:paraId="71917237" w14:textId="77777777" w:rsidR="001D711A" w:rsidRPr="00DB6D77" w:rsidRDefault="001D711A" w:rsidP="001D711A">
      <w:pPr>
        <w:pStyle w:val="NoSpacing"/>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NoSpacing"/>
        <w:rPr>
          <w:rFonts w:ascii="Roboto" w:hAnsi="Roboto" w:cs="Times New Roman"/>
          <w:sz w:val="18"/>
          <w:szCs w:val="18"/>
        </w:rPr>
      </w:pPr>
    </w:p>
    <w:p w14:paraId="30C3E29F" w14:textId="77777777" w:rsidR="001D711A" w:rsidRPr="00DB6D77" w:rsidRDefault="001D711A" w:rsidP="001D711A">
      <w:pPr>
        <w:pStyle w:val="NoSpacing"/>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NoSpacing"/>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NoSpacing"/>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NoSpacing"/>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NoSpacing"/>
        <w:rPr>
          <w:rFonts w:ascii="Roboto" w:hAnsi="Roboto" w:cs="Times New Roman"/>
          <w:sz w:val="18"/>
          <w:szCs w:val="18"/>
          <w:lang w:val="fr-FR"/>
        </w:rPr>
      </w:pPr>
      <w:proofErr w:type="gramStart"/>
      <w:r w:rsidRPr="00DB6D77">
        <w:rPr>
          <w:rFonts w:ascii="Roboto" w:hAnsi="Roboto" w:cs="Times New Roman"/>
          <w:sz w:val="18"/>
          <w:szCs w:val="18"/>
          <w:lang w:val="fr-FR"/>
        </w:rPr>
        <w:t>Email</w:t>
      </w:r>
      <w:proofErr w:type="gramEnd"/>
      <w:r w:rsidR="004C6F6D">
        <w:rPr>
          <w:rFonts w:ascii="Roboto" w:hAnsi="Roboto" w:cs="Times New Roman"/>
          <w:sz w:val="18"/>
          <w:szCs w:val="18"/>
          <w:lang w:val="fr-FR"/>
        </w:rPr>
        <w:t> </w:t>
      </w:r>
      <w:r w:rsidRPr="00DB6D77">
        <w:rPr>
          <w:rFonts w:ascii="Roboto" w:hAnsi="Roboto" w:cs="Times New Roman"/>
          <w:sz w:val="18"/>
          <w:szCs w:val="18"/>
          <w:lang w:val="fr-FR"/>
        </w:rPr>
        <w:t xml:space="preserve">: </w:t>
      </w:r>
      <w:r>
        <w:fldChar w:fldCharType="begin"/>
      </w:r>
      <w:r w:rsidRPr="008C5F58">
        <w:rPr>
          <w:lang w:val="fr-FR"/>
          <w:rPrChange w:id="1" w:author="Ho, Carolyn Y.,MD" w:date="2023-08-12T17:25:00Z">
            <w:rPr/>
          </w:rPrChange>
        </w:rPr>
        <w:instrText>HYPERLINK "mailto:cho@bwh.harvard.edu"</w:instrText>
      </w:r>
      <w:r>
        <w:fldChar w:fldCharType="separate"/>
      </w:r>
      <w:r w:rsidRPr="00DB6D77">
        <w:rPr>
          <w:rStyle w:val="Hyperlink"/>
          <w:rFonts w:ascii="Roboto" w:hAnsi="Roboto" w:cs="Times New Roman"/>
          <w:sz w:val="18"/>
          <w:szCs w:val="18"/>
          <w:lang w:val="fr-FR"/>
        </w:rPr>
        <w:t>cho@bwh.harvard.edu</w:t>
      </w:r>
      <w:r>
        <w:rPr>
          <w:rStyle w:val="Hyperlink"/>
          <w:rFonts w:ascii="Roboto" w:hAnsi="Roboto" w:cs="Times New Roman"/>
          <w:sz w:val="18"/>
          <w:szCs w:val="18"/>
          <w:lang w:val="fr-FR"/>
        </w:rPr>
        <w:fldChar w:fldCharType="end"/>
      </w:r>
    </w:p>
    <w:p w14:paraId="7FDDF878" w14:textId="069ADBE6" w:rsidR="001D711A" w:rsidRPr="00DB6D77" w:rsidRDefault="001D711A" w:rsidP="001D711A">
      <w:pPr>
        <w:pStyle w:val="NoSpacing"/>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NoSpacing"/>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NoSpacing"/>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NoSpacing"/>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NoSpacing"/>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AC1A8D" w:rsidRDefault="001D711A" w:rsidP="001D711A">
      <w:pPr>
        <w:pStyle w:val="NoSpacing"/>
        <w:rPr>
          <w:rFonts w:ascii="Roboto" w:hAnsi="Roboto" w:cs="Times New Roman"/>
          <w:sz w:val="18"/>
          <w:szCs w:val="18"/>
          <w:lang w:val="da-DK"/>
          <w:rPrChange w:id="2" w:author="Ho, Carolyn Y.,MD" w:date="2023-08-19T12:50:00Z">
            <w:rPr>
              <w:rFonts w:ascii="Roboto" w:hAnsi="Roboto" w:cs="Times New Roman"/>
              <w:sz w:val="18"/>
              <w:szCs w:val="18"/>
            </w:rPr>
          </w:rPrChange>
        </w:rPr>
      </w:pPr>
      <w:r w:rsidRPr="00AC1A8D">
        <w:rPr>
          <w:rFonts w:ascii="Roboto" w:hAnsi="Roboto" w:cs="Times New Roman"/>
          <w:sz w:val="18"/>
          <w:szCs w:val="18"/>
          <w:lang w:val="da-DK"/>
          <w:rPrChange w:id="3" w:author="Ho, Carolyn Y.,MD" w:date="2023-08-19T12:50:00Z">
            <w:rPr>
              <w:rFonts w:ascii="Roboto" w:hAnsi="Roboto" w:cs="Times New Roman"/>
              <w:sz w:val="18"/>
              <w:szCs w:val="18"/>
            </w:rPr>
          </w:rPrChange>
        </w:rPr>
        <w:t xml:space="preserve">Email: </w:t>
      </w:r>
      <w:r>
        <w:fldChar w:fldCharType="begin"/>
      </w:r>
      <w:r w:rsidRPr="00AC1A8D">
        <w:rPr>
          <w:lang w:val="da-DK"/>
          <w:rPrChange w:id="4" w:author="Ho, Carolyn Y.,MD" w:date="2023-08-19T12:50:00Z">
            <w:rPr/>
          </w:rPrChange>
        </w:rPr>
        <w:instrText>HYPERLINK "mailto:christoffer.rasmus.vissing@regionh"</w:instrText>
      </w:r>
      <w:r>
        <w:fldChar w:fldCharType="separate"/>
      </w:r>
      <w:r w:rsidR="004C6F6D" w:rsidRPr="00AC1A8D">
        <w:rPr>
          <w:rStyle w:val="Hyperlink"/>
          <w:rFonts w:ascii="Roboto" w:hAnsi="Roboto" w:cs="Times New Roman"/>
          <w:sz w:val="18"/>
          <w:szCs w:val="18"/>
          <w:lang w:val="da-DK"/>
          <w:rPrChange w:id="5" w:author="Ho, Carolyn Y.,MD" w:date="2023-08-19T12:50:00Z">
            <w:rPr>
              <w:rStyle w:val="Hyperlink"/>
              <w:rFonts w:ascii="Roboto" w:hAnsi="Roboto" w:cs="Times New Roman"/>
              <w:sz w:val="18"/>
              <w:szCs w:val="18"/>
            </w:rPr>
          </w:rPrChange>
        </w:rPr>
        <w:t>christoffer.rasmus.vissing@regionh</w:t>
      </w:r>
      <w:r>
        <w:rPr>
          <w:rStyle w:val="Hyperlink"/>
          <w:rFonts w:ascii="Roboto" w:hAnsi="Roboto" w:cs="Times New Roman"/>
          <w:sz w:val="18"/>
          <w:szCs w:val="18"/>
        </w:rPr>
        <w:fldChar w:fldCharType="end"/>
      </w:r>
      <w:r w:rsidRPr="00AC1A8D">
        <w:rPr>
          <w:rFonts w:ascii="Roboto" w:hAnsi="Roboto" w:cs="Times New Roman"/>
          <w:sz w:val="18"/>
          <w:szCs w:val="18"/>
          <w:lang w:val="da-DK"/>
          <w:rPrChange w:id="6" w:author="Ho, Carolyn Y.,MD" w:date="2023-08-19T12:50:00Z">
            <w:rPr>
              <w:rFonts w:ascii="Roboto" w:hAnsi="Roboto" w:cs="Times New Roman"/>
              <w:sz w:val="18"/>
              <w:szCs w:val="18"/>
            </w:rPr>
          </w:rPrChange>
        </w:rPr>
        <w:t>.dk</w:t>
      </w:r>
    </w:p>
    <w:p w14:paraId="7FDB389F" w14:textId="77777777" w:rsidR="001D711A" w:rsidRPr="00DD175D" w:rsidRDefault="001D711A" w:rsidP="001D711A">
      <w:pPr>
        <w:pStyle w:val="NoSpacing"/>
        <w:rPr>
          <w:rFonts w:ascii="Roboto" w:hAnsi="Roboto" w:cs="Times New Roman"/>
          <w:sz w:val="18"/>
          <w:szCs w:val="18"/>
          <w:lang w:val="da-DK"/>
          <w:rPrChange w:id="7" w:author="Ho, Carolyn Y.,MD" w:date="2023-08-19T13:34:00Z">
            <w:rPr>
              <w:rFonts w:ascii="Roboto" w:hAnsi="Roboto" w:cs="Times New Roman"/>
              <w:sz w:val="18"/>
              <w:szCs w:val="18"/>
            </w:rPr>
          </w:rPrChange>
        </w:rPr>
      </w:pPr>
      <w:r w:rsidRPr="00DD175D">
        <w:rPr>
          <w:rFonts w:ascii="Roboto" w:hAnsi="Roboto" w:cs="Times New Roman"/>
          <w:sz w:val="18"/>
          <w:szCs w:val="18"/>
          <w:lang w:val="da-DK"/>
          <w:rPrChange w:id="8" w:author="Ho, Carolyn Y.,MD" w:date="2023-08-19T13:34:00Z">
            <w:rPr>
              <w:rFonts w:ascii="Roboto" w:hAnsi="Roboto" w:cs="Times New Roman"/>
              <w:sz w:val="18"/>
              <w:szCs w:val="18"/>
            </w:rPr>
          </w:rPrChange>
        </w:rPr>
        <w:t>Tel: +45 20 86 63 96</w:t>
      </w:r>
      <w:r w:rsidR="00F15144" w:rsidRPr="00DD175D">
        <w:rPr>
          <w:rFonts w:ascii="Roboto" w:hAnsi="Roboto" w:cs="Times New Roman"/>
          <w:sz w:val="18"/>
          <w:szCs w:val="18"/>
          <w:lang w:val="da-DK"/>
          <w:rPrChange w:id="9" w:author="Ho, Carolyn Y.,MD" w:date="2023-08-19T13:34:00Z">
            <w:rPr>
              <w:rFonts w:ascii="Roboto" w:hAnsi="Roboto" w:cs="Times New Roman"/>
              <w:sz w:val="18"/>
              <w:szCs w:val="18"/>
            </w:rPr>
          </w:rPrChange>
        </w:rPr>
        <w:t xml:space="preserve"> 7 / </w:t>
      </w:r>
      <w:r w:rsidR="00F15144" w:rsidRPr="00DD175D">
        <w:rPr>
          <w:rFonts w:ascii="Roboto" w:hAnsi="Roboto"/>
          <w:sz w:val="18"/>
          <w:szCs w:val="18"/>
          <w:lang w:val="da-DK"/>
          <w:rPrChange w:id="10" w:author="Ho, Carolyn Y.,MD" w:date="2023-08-19T13:34:00Z">
            <w:rPr>
              <w:rFonts w:ascii="Roboto" w:hAnsi="Roboto"/>
              <w:sz w:val="18"/>
              <w:szCs w:val="18"/>
            </w:rPr>
          </w:rPrChange>
        </w:rPr>
        <w:t>+1 857-707-2233</w:t>
      </w:r>
    </w:p>
    <w:p w14:paraId="18183449" w14:textId="77777777" w:rsidR="001D711A" w:rsidRPr="00DD175D" w:rsidRDefault="001D711A" w:rsidP="001D711A">
      <w:pPr>
        <w:spacing w:line="480" w:lineRule="auto"/>
        <w:rPr>
          <w:rFonts w:ascii="Roboto" w:hAnsi="Roboto"/>
          <w:b/>
          <w:bCs/>
          <w:sz w:val="18"/>
          <w:szCs w:val="18"/>
          <w:lang w:val="da-DK"/>
          <w:rPrChange w:id="11" w:author="Ho, Carolyn Y.,MD" w:date="2023-08-19T13:34:00Z">
            <w:rPr>
              <w:rFonts w:ascii="Roboto" w:hAnsi="Roboto"/>
              <w:b/>
              <w:bCs/>
              <w:sz w:val="18"/>
              <w:szCs w:val="18"/>
            </w:rPr>
          </w:rPrChange>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1B3E21FF" w:rsidR="001D711A" w:rsidRPr="00DB6D77" w:rsidRDefault="001D711A" w:rsidP="001D711A">
      <w:pPr>
        <w:rPr>
          <w:rFonts w:ascii="Roboto" w:hAnsi="Roboto"/>
          <w:sz w:val="18"/>
          <w:szCs w:val="18"/>
        </w:rPr>
      </w:pPr>
      <w:r w:rsidRPr="00DB6D77">
        <w:rPr>
          <w:rFonts w:ascii="Roboto" w:hAnsi="Roboto"/>
          <w:sz w:val="18"/>
          <w:szCs w:val="18"/>
        </w:rPr>
        <w:t xml:space="preserve">Abstract:  </w:t>
      </w:r>
      <w:del w:id="12" w:author="Christoffer Vissing" w:date="2023-08-08T14:47:00Z">
        <w:r w:rsidR="00F00275" w:rsidDel="006A5983">
          <w:rPr>
            <w:rFonts w:ascii="Roboto" w:hAnsi="Roboto"/>
            <w:sz w:val="18"/>
            <w:szCs w:val="18"/>
          </w:rPr>
          <w:delText>319</w:delText>
        </w:r>
        <w:r w:rsidRPr="00DB6D77" w:rsidDel="006A5983">
          <w:rPr>
            <w:rFonts w:ascii="Roboto" w:hAnsi="Roboto"/>
            <w:sz w:val="18"/>
            <w:szCs w:val="18"/>
          </w:rPr>
          <w:delText xml:space="preserve"> </w:delText>
        </w:r>
      </w:del>
      <w:ins w:id="13" w:author="Christoffer Vissing" w:date="2023-08-08T14:47:00Z">
        <w:r w:rsidR="006A5983">
          <w:rPr>
            <w:rFonts w:ascii="Roboto" w:hAnsi="Roboto"/>
            <w:sz w:val="18"/>
            <w:szCs w:val="18"/>
          </w:rPr>
          <w:t>346</w:t>
        </w:r>
        <w:r w:rsidR="006A5983"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4EF11FF7"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del w:id="14" w:author="Christoffer Vissing" w:date="2023-08-08T14:48:00Z">
        <w:r w:rsidR="00F00275" w:rsidDel="008A4596">
          <w:rPr>
            <w:rFonts w:ascii="Roboto" w:hAnsi="Roboto"/>
            <w:sz w:val="18"/>
            <w:szCs w:val="18"/>
          </w:rPr>
          <w:delText>4400</w:delText>
        </w:r>
        <w:r w:rsidRPr="00DB6D77" w:rsidDel="008A4596">
          <w:rPr>
            <w:rFonts w:ascii="Roboto" w:hAnsi="Roboto"/>
            <w:sz w:val="18"/>
            <w:szCs w:val="18"/>
          </w:rPr>
          <w:delText xml:space="preserve"> </w:delText>
        </w:r>
      </w:del>
      <w:ins w:id="15" w:author="Christoffer Vissing" w:date="2023-08-08T14:48:00Z">
        <w:r w:rsidR="008A4596">
          <w:rPr>
            <w:rFonts w:ascii="Roboto" w:hAnsi="Roboto"/>
            <w:sz w:val="18"/>
            <w:szCs w:val="18"/>
          </w:rPr>
          <w:t>4185</w:t>
        </w:r>
        <w:r w:rsidR="008A4596"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8"/>
          <w:footerReference w:type="default" r:id="rId9"/>
          <w:pgSz w:w="12240" w:h="15840"/>
          <w:pgMar w:top="1440" w:right="1440" w:bottom="992" w:left="1259" w:header="720" w:footer="720" w:gutter="0"/>
          <w:cols w:space="720"/>
          <w:titlePg/>
          <w:docGrid w:linePitch="360"/>
        </w:sectPr>
      </w:pPr>
      <w:bookmarkStart w:id="16" w:name="_Hlk113459148"/>
    </w:p>
    <w:p w14:paraId="530D91CE" w14:textId="77777777" w:rsidR="001D711A" w:rsidRPr="00DB6D77" w:rsidRDefault="001D711A" w:rsidP="001D711A">
      <w:pPr>
        <w:spacing w:line="259" w:lineRule="auto"/>
        <w:rPr>
          <w:rFonts w:ascii="Roboto" w:hAnsi="Roboto"/>
          <w:b/>
          <w:bCs/>
        </w:rPr>
      </w:pPr>
      <w:commentRangeStart w:id="17"/>
      <w:r w:rsidRPr="00DB6D77">
        <w:rPr>
          <w:rFonts w:ascii="Roboto" w:hAnsi="Roboto"/>
          <w:b/>
          <w:bCs/>
        </w:rPr>
        <w:lastRenderedPageBreak/>
        <w:t>ABSTRACT</w:t>
      </w:r>
      <w:commentRangeEnd w:id="17"/>
      <w:r w:rsidR="00060459">
        <w:rPr>
          <w:rStyle w:val="CommentReference"/>
        </w:rPr>
        <w:commentReference w:id="17"/>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392C1897"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in a significant proportion of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ins w:id="18" w:author="Ho, Carolyn Y.,MD" w:date="2023-08-19T13:24:00Z">
        <w:r w:rsidR="00107191">
          <w:rPr>
            <w:rFonts w:ascii="Roboto" w:hAnsi="Roboto"/>
            <w:sz w:val="22"/>
            <w:szCs w:val="22"/>
          </w:rPr>
          <w:t xml:space="preserve"> *ALSO ADD SOMETHING ABOUT TEMPORAL SEQUENCE, ETC**</w:t>
        </w:r>
      </w:ins>
    </w:p>
    <w:p w14:paraId="636955FB" w14:textId="5267F485"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proofErr w:type="gramStart"/>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-elusive</w:t>
      </w:r>
      <w:proofErr w:type="gramEnd"/>
      <w:r w:rsidR="00567A14">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2290776E"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ins w:id="19" w:author="Ho, Carolyn Y.,MD" w:date="2023-08-12T17:30:00Z">
        <w:r w:rsidR="008C5F58">
          <w:rPr>
            <w:rFonts w:ascii="Roboto" w:hAnsi="Roboto"/>
            <w:sz w:val="22"/>
            <w:szCs w:val="22"/>
          </w:rPr>
          <w:t xml:space="preserve">~13 years </w:t>
        </w:r>
      </w:ins>
      <w:r w:rsidR="000B140C">
        <w:rPr>
          <w:rFonts w:ascii="Roboto" w:hAnsi="Roboto"/>
          <w:sz w:val="22"/>
          <w:szCs w:val="22"/>
        </w:rPr>
        <w:t>younger at diagnosis (</w:t>
      </w:r>
      <w:r w:rsidR="000B140C" w:rsidRPr="00DB6D77">
        <w:rPr>
          <w:rFonts w:ascii="Roboto" w:hAnsi="Roboto"/>
          <w:sz w:val="22"/>
          <w:szCs w:val="22"/>
        </w:rPr>
        <w:t xml:space="preserve">median age 36.7 </w:t>
      </w:r>
      <w:del w:id="20" w:author="Christoffer Vissing" w:date="2023-06-28T14:21:00Z">
        <w:r w:rsidR="000B140C" w:rsidRPr="00DB6D77" w:rsidDel="003F641C">
          <w:rPr>
            <w:rFonts w:ascii="Roboto" w:hAnsi="Roboto"/>
            <w:sz w:val="22"/>
            <w:szCs w:val="22"/>
          </w:rPr>
          <w:delText>vs</w:delText>
        </w:r>
      </w:del>
      <w:ins w:id="21" w:author="Christoffer Vissing" w:date="2023-06-28T14:21:00Z">
        <w:r w:rsidR="003F641C">
          <w:rPr>
            <w:rFonts w:ascii="Roboto" w:hAnsi="Roboto"/>
            <w:sz w:val="22"/>
            <w:szCs w:val="22"/>
          </w:rPr>
          <w:t>versus</w:t>
        </w:r>
      </w:ins>
      <w:r w:rsidR="000B140C" w:rsidRPr="00DB6D77">
        <w:rPr>
          <w:rFonts w:ascii="Roboto" w:hAnsi="Roboto"/>
          <w:sz w:val="22"/>
          <w:szCs w:val="22"/>
        </w:rPr>
        <w:t xml:space="preserve"> 49.6 years</w:t>
      </w:r>
      <w:r w:rsidR="00894A5E">
        <w:rPr>
          <w:rFonts w:ascii="Roboto" w:hAnsi="Roboto"/>
          <w:sz w:val="22"/>
          <w:szCs w:val="22"/>
        </w:rPr>
        <w:t>)</w:t>
      </w:r>
      <w:del w:id="22" w:author="Ho, Carolyn Y.,MD" w:date="2023-08-12T17:41:00Z">
        <w:r w:rsidR="007F67CF" w:rsidDel="00D62A43">
          <w:rPr>
            <w:rFonts w:ascii="Roboto" w:hAnsi="Roboto"/>
            <w:sz w:val="22"/>
            <w:szCs w:val="22"/>
          </w:rPr>
          <w:delText>,</w:delText>
        </w:r>
      </w:del>
      <w:r w:rsidR="007F67CF">
        <w:rPr>
          <w:rFonts w:ascii="Roboto" w:hAnsi="Roboto"/>
          <w:sz w:val="22"/>
          <w:szCs w:val="22"/>
        </w:rPr>
        <w:t xml:space="preserve"> and had a lower burden of cardiovascular co</w:t>
      </w:r>
      <w:del w:id="23" w:author="Ho, Carolyn Y.,MD" w:date="2023-08-13T21:13:00Z">
        <w:r w:rsidR="007F67CF" w:rsidDel="00792807">
          <w:rPr>
            <w:rFonts w:ascii="Roboto" w:hAnsi="Roboto"/>
            <w:sz w:val="22"/>
            <w:szCs w:val="22"/>
          </w:rPr>
          <w:delText>-</w:delText>
        </w:r>
      </w:del>
      <w:r w:rsidR="007F67CF">
        <w:rPr>
          <w:rFonts w:ascii="Roboto" w:hAnsi="Roboto"/>
          <w:sz w:val="22"/>
          <w:szCs w:val="22"/>
        </w:rPr>
        <w:t>morbidities (obesity, hypertension</w:t>
      </w:r>
      <w:del w:id="24" w:author="Ho, Carolyn Y.,MD" w:date="2023-08-13T12:41:00Z">
        <w:r w:rsidR="007F67CF" w:rsidDel="00D80E46">
          <w:rPr>
            <w:rFonts w:ascii="Roboto" w:hAnsi="Roboto"/>
            <w:sz w:val="22"/>
            <w:szCs w:val="22"/>
          </w:rPr>
          <w:delText>, etc</w:delText>
        </w:r>
      </w:del>
      <w:del w:id="25" w:author="Ho, Carolyn Y.,MD" w:date="2023-08-13T12:50:00Z">
        <w:r w:rsidR="007F67CF" w:rsidDel="008410A5">
          <w:rPr>
            <w:rFonts w:ascii="Roboto" w:hAnsi="Roboto"/>
            <w:sz w:val="22"/>
            <w:szCs w:val="22"/>
          </w:rPr>
          <w:delText>.</w:delText>
        </w:r>
      </w:del>
      <w:r w:rsidR="007F67CF">
        <w:rPr>
          <w:rFonts w:ascii="Roboto" w:hAnsi="Roboto"/>
          <w:sz w:val="22"/>
          <w:szCs w:val="22"/>
        </w:rPr>
        <w:t>).</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del w:id="26" w:author="Ho, Carolyn Y.,MD" w:date="2023-08-13T12:41:00Z">
        <w:r w:rsidR="00894A5E" w:rsidRPr="00894A5E" w:rsidDel="00D80E46">
          <w:rPr>
            <w:rFonts w:ascii="Roboto" w:hAnsi="Roboto"/>
            <w:sz w:val="22"/>
            <w:szCs w:val="22"/>
          </w:rPr>
          <w:delText xml:space="preserve"> </w:delText>
        </w:r>
      </w:del>
      <w:ins w:id="27" w:author="Christoffer Vissing" w:date="2023-08-01T14:14:00Z">
        <w:del w:id="28" w:author="Ho, Carolyn Y.,MD" w:date="2023-08-13T12:41:00Z">
          <w:r w:rsidR="00D84162" w:rsidDel="00D80E46">
            <w:rPr>
              <w:rFonts w:ascii="Roboto" w:hAnsi="Roboto"/>
              <w:sz w:val="22"/>
              <w:szCs w:val="22"/>
            </w:rPr>
            <w:delText>a</w:delText>
          </w:r>
        </w:del>
        <w:r w:rsidR="00D84162">
          <w:rPr>
            <w:rFonts w:ascii="Roboto" w:hAnsi="Roboto"/>
            <w:sz w:val="22"/>
            <w:szCs w:val="22"/>
          </w:rPr>
          <w:t xml:space="preserve"> </w:t>
        </w:r>
      </w:ins>
      <w:r w:rsidR="00894A5E" w:rsidRPr="00894A5E">
        <w:rPr>
          <w:rFonts w:ascii="Roboto" w:hAnsi="Roboto"/>
          <w:sz w:val="22"/>
          <w:szCs w:val="22"/>
        </w:rPr>
        <w:t xml:space="preserve">higher </w:t>
      </w:r>
      <w:ins w:id="29" w:author="Ho, Carolyn Y.,MD" w:date="2023-08-13T12:50:00Z">
        <w:r w:rsidR="008410A5">
          <w:rPr>
            <w:rFonts w:ascii="Roboto" w:hAnsi="Roboto"/>
            <w:sz w:val="22"/>
            <w:szCs w:val="22"/>
          </w:rPr>
          <w:t>left ventricular (</w:t>
        </w:r>
      </w:ins>
      <w:r w:rsidR="00894A5E" w:rsidRPr="00894A5E">
        <w:rPr>
          <w:rFonts w:ascii="Roboto" w:hAnsi="Roboto"/>
          <w:sz w:val="22"/>
          <w:szCs w:val="22"/>
        </w:rPr>
        <w:t>LV</w:t>
      </w:r>
      <w:ins w:id="30" w:author="Ho, Carolyn Y.,MD" w:date="2023-08-13T12:51:00Z">
        <w:r w:rsidR="008410A5">
          <w:rPr>
            <w:rFonts w:ascii="Roboto" w:hAnsi="Roboto"/>
            <w:sz w:val="22"/>
            <w:szCs w:val="22"/>
          </w:rPr>
          <w:t>)</w:t>
        </w:r>
      </w:ins>
      <w:r w:rsidR="00894A5E" w:rsidRPr="00894A5E">
        <w:rPr>
          <w:rFonts w:ascii="Roboto" w:hAnsi="Roboto"/>
          <w:sz w:val="22"/>
          <w:szCs w:val="22"/>
        </w:rPr>
        <w:t xml:space="preserve"> ejection fraction</w:t>
      </w:r>
      <w:r w:rsidR="007F67CF">
        <w:rPr>
          <w:rFonts w:ascii="Roboto" w:hAnsi="Roboto"/>
          <w:sz w:val="22"/>
          <w:szCs w:val="22"/>
        </w:rPr>
        <w:t xml:space="preserve"> (</w:t>
      </w:r>
      <w:r w:rsidR="007F67CF" w:rsidRPr="00DB6D77">
        <w:rPr>
          <w:rFonts w:ascii="Roboto" w:hAnsi="Roboto"/>
          <w:sz w:val="22"/>
          <w:szCs w:val="22"/>
        </w:rPr>
        <w:t>+</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6</w:t>
      </w:r>
      <w:r w:rsidR="007F67CF" w:rsidRPr="00DB6D77">
        <w:rPr>
          <w:rFonts w:ascii="Roboto" w:hAnsi="Roboto"/>
          <w:sz w:val="22"/>
          <w:szCs w:val="22"/>
        </w:rPr>
        <w:t xml:space="preserve"> %</w:t>
      </w:r>
      <w:del w:id="31" w:author="Ho, Carolyn Y.,MD" w:date="2023-08-13T21:40:00Z">
        <w:r w:rsidR="007F67CF" w:rsidRPr="00DB6D77" w:rsidDel="00493348">
          <w:rPr>
            <w:rFonts w:ascii="Roboto" w:hAnsi="Roboto"/>
            <w:sz w:val="22"/>
            <w:szCs w:val="22"/>
          </w:rPr>
          <w:delText>-points</w:delText>
        </w:r>
      </w:del>
      <w:r w:rsidR="007F67CF" w:rsidRPr="00DB6D77">
        <w:rPr>
          <w:rFonts w:ascii="Roboto" w:hAnsi="Roboto"/>
          <w:sz w:val="22"/>
          <w:szCs w:val="22"/>
        </w:rPr>
        <w:t xml:space="preserve"> [CI: 1.</w:t>
      </w:r>
      <w:r w:rsidR="007F67CF">
        <w:rPr>
          <w:rFonts w:ascii="Roboto" w:hAnsi="Roboto"/>
          <w:sz w:val="22"/>
          <w:szCs w:val="22"/>
        </w:rPr>
        <w:t>0-</w:t>
      </w:r>
      <w:r w:rsidR="007F67CF" w:rsidRPr="00DB6D77">
        <w:rPr>
          <w:rFonts w:ascii="Roboto" w:hAnsi="Roboto"/>
          <w:sz w:val="22"/>
          <w:szCs w:val="22"/>
        </w:rPr>
        <w:t>2.</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w:t>
      </w:r>
      <w:r w:rsidR="00894A5E" w:rsidRPr="00894A5E">
        <w:rPr>
          <w:rFonts w:ascii="Roboto" w:hAnsi="Roboto"/>
          <w:sz w:val="22"/>
          <w:szCs w:val="22"/>
        </w:rPr>
        <w:t xml:space="preserve"> and</w:t>
      </w:r>
      <w:del w:id="32" w:author="Ho, Carolyn Y.,MD" w:date="2023-08-13T12:51:00Z">
        <w:r w:rsidR="00894A5E" w:rsidRPr="00894A5E" w:rsidDel="008410A5">
          <w:rPr>
            <w:rFonts w:ascii="Roboto" w:hAnsi="Roboto"/>
            <w:sz w:val="22"/>
            <w:szCs w:val="22"/>
          </w:rPr>
          <w:delText xml:space="preserve"> </w:delText>
        </w:r>
      </w:del>
      <w:ins w:id="33" w:author="Ho, Carolyn Y.,MD" w:date="2023-08-13T12:51:00Z">
        <w:r w:rsidR="008410A5">
          <w:rPr>
            <w:rFonts w:ascii="Roboto" w:hAnsi="Roboto"/>
            <w:sz w:val="22"/>
            <w:szCs w:val="22"/>
          </w:rPr>
          <w:t xml:space="preserve"> </w:t>
        </w:r>
      </w:ins>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but </w:t>
      </w:r>
      <w:del w:id="34" w:author="Ho, Carolyn Y.,MD" w:date="2023-08-12T17:42:00Z">
        <w:r w:rsidR="005E3EFD" w:rsidDel="00D62A43">
          <w:rPr>
            <w:rFonts w:ascii="Roboto" w:hAnsi="Roboto"/>
            <w:sz w:val="22"/>
            <w:szCs w:val="22"/>
          </w:rPr>
          <w:delText>greater</w:delText>
        </w:r>
        <w:r w:rsidR="005E3EFD" w:rsidRPr="00894A5E" w:rsidDel="00D62A43">
          <w:rPr>
            <w:rFonts w:ascii="Roboto" w:hAnsi="Roboto"/>
            <w:sz w:val="22"/>
            <w:szCs w:val="22"/>
          </w:rPr>
          <w:delText xml:space="preserve"> </w:delText>
        </w:r>
      </w:del>
      <w:commentRangeStart w:id="35"/>
      <w:ins w:id="36" w:author="Ho, Carolyn Y.,MD" w:date="2023-08-12T17:42:00Z">
        <w:r w:rsidR="00D62A43">
          <w:rPr>
            <w:rFonts w:ascii="Roboto" w:hAnsi="Roboto"/>
            <w:sz w:val="22"/>
            <w:szCs w:val="22"/>
          </w:rPr>
          <w:t>less</w:t>
        </w:r>
        <w:r w:rsidR="00D62A43" w:rsidRPr="00894A5E">
          <w:rPr>
            <w:rFonts w:ascii="Roboto" w:hAnsi="Roboto"/>
            <w:sz w:val="22"/>
            <w:szCs w:val="22"/>
          </w:rPr>
          <w:t xml:space="preserve"> </w:t>
        </w:r>
      </w:ins>
      <w:r w:rsidR="00894A5E" w:rsidRPr="00894A5E">
        <w:rPr>
          <w:rFonts w:ascii="Roboto" w:hAnsi="Roboto"/>
          <w:sz w:val="22"/>
          <w:szCs w:val="22"/>
        </w:rPr>
        <w:t xml:space="preserve">LV </w:t>
      </w:r>
      <w:del w:id="37" w:author="Ho, Carolyn Y.,MD" w:date="2023-08-12T17:42:00Z">
        <w:r w:rsidR="00894A5E" w:rsidRPr="00894A5E" w:rsidDel="00D62A43">
          <w:rPr>
            <w:rFonts w:ascii="Roboto" w:hAnsi="Roboto"/>
            <w:sz w:val="22"/>
            <w:szCs w:val="22"/>
          </w:rPr>
          <w:delText>wall thickness</w:delText>
        </w:r>
      </w:del>
      <w:ins w:id="38" w:author="Ho, Carolyn Y.,MD" w:date="2023-08-12T17:42:00Z">
        <w:r w:rsidR="00D62A43">
          <w:rPr>
            <w:rFonts w:ascii="Roboto" w:hAnsi="Roboto"/>
            <w:sz w:val="22"/>
            <w:szCs w:val="22"/>
          </w:rPr>
          <w:t>hypertrophy</w:t>
        </w:r>
      </w:ins>
      <w:del w:id="39" w:author="Ho, Carolyn Y.,MD" w:date="2023-08-12T17:42:00Z">
        <w:r w:rsidR="00894A5E" w:rsidRPr="00894A5E" w:rsidDel="00D62A43">
          <w:rPr>
            <w:rFonts w:ascii="Roboto" w:hAnsi="Roboto"/>
            <w:sz w:val="22"/>
            <w:szCs w:val="22"/>
          </w:rPr>
          <w:delText xml:space="preserve"> i</w:delText>
        </w:r>
      </w:del>
      <w:ins w:id="40" w:author="Christoffer Vissing" w:date="2023-08-01T14:15:00Z">
        <w:del w:id="41" w:author="Ho, Carolyn Y.,MD" w:date="2023-08-12T17:42:00Z">
          <w:r w:rsidR="00D84162" w:rsidDel="00D62A43">
            <w:rPr>
              <w:rFonts w:ascii="Roboto" w:hAnsi="Roboto"/>
              <w:sz w:val="22"/>
              <w:szCs w:val="22"/>
            </w:rPr>
            <w:delText>was found i</w:delText>
          </w:r>
        </w:del>
      </w:ins>
      <w:del w:id="42" w:author="Ho, Carolyn Y.,MD" w:date="2023-08-12T17:42:00Z">
        <w:r w:rsidR="00894A5E" w:rsidRPr="00894A5E" w:rsidDel="00D62A43">
          <w:rPr>
            <w:rFonts w:ascii="Roboto" w:hAnsi="Roboto"/>
            <w:sz w:val="22"/>
            <w:szCs w:val="22"/>
          </w:rPr>
          <w:delText>n sarcomeric HCM</w:delText>
        </w:r>
      </w:del>
      <w:r w:rsidR="00E36FFA">
        <w:rPr>
          <w:rFonts w:ascii="Roboto" w:hAnsi="Roboto"/>
          <w:sz w:val="22"/>
          <w:szCs w:val="22"/>
        </w:rPr>
        <w:t xml:space="preserve"> </w:t>
      </w:r>
      <w:r w:rsidR="00E36FFA" w:rsidRPr="00DB6D77">
        <w:rPr>
          <w:rFonts w:ascii="Roboto" w:hAnsi="Roboto"/>
          <w:sz w:val="22"/>
          <w:szCs w:val="22"/>
        </w:rPr>
        <w:t>(</w:t>
      </w:r>
      <w:ins w:id="43" w:author="Ho, Carolyn Y.,MD" w:date="2023-08-13T12:42:00Z">
        <w:r w:rsidR="00D80E46">
          <w:rPr>
            <w:rFonts w:ascii="Roboto" w:hAnsi="Roboto"/>
            <w:sz w:val="22"/>
            <w:szCs w:val="22"/>
          </w:rPr>
          <w:t xml:space="preserve">maximal </w:t>
        </w:r>
      </w:ins>
      <w:ins w:id="44" w:author="Ho, Carolyn Y.,MD" w:date="2023-08-12T17:42:00Z">
        <w:r w:rsidR="00D62A43">
          <w:rPr>
            <w:rFonts w:ascii="Roboto" w:hAnsi="Roboto"/>
            <w:sz w:val="22"/>
            <w:szCs w:val="22"/>
          </w:rPr>
          <w:t>LV wall thickness</w:t>
        </w:r>
      </w:ins>
      <w:ins w:id="45" w:author="Ho, Carolyn Y.,MD" w:date="2023-08-12T17:43:00Z">
        <w:r w:rsidR="00D62A43">
          <w:rPr>
            <w:rFonts w:ascii="Roboto" w:hAnsi="Roboto"/>
            <w:sz w:val="22"/>
            <w:szCs w:val="22"/>
          </w:rPr>
          <w:t xml:space="preserve"> </w:t>
        </w:r>
      </w:ins>
      <w:del w:id="46" w:author="Ho, Carolyn Y.,MD" w:date="2023-08-12T17:43:00Z">
        <w:r w:rsidR="00E36FFA" w:rsidDel="00D62A43">
          <w:rPr>
            <w:rFonts w:ascii="Roboto" w:hAnsi="Roboto"/>
            <w:sz w:val="22"/>
            <w:szCs w:val="22"/>
          </w:rPr>
          <w:delText>+</w:delText>
        </w:r>
      </w:del>
      <w:ins w:id="47" w:author="Ho, Carolyn Y.,MD" w:date="2023-08-12T17:43:00Z">
        <w:r w:rsidR="00D62A43">
          <w:rPr>
            <w:rFonts w:ascii="Roboto" w:hAnsi="Roboto"/>
            <w:sz w:val="22"/>
            <w:szCs w:val="22"/>
          </w:rPr>
          <w:t>-</w:t>
        </w:r>
      </w:ins>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w:t>
      </w:r>
      <w:commentRangeEnd w:id="35"/>
      <w:r w:rsidR="00976566">
        <w:rPr>
          <w:rStyle w:val="CommentReference"/>
        </w:rPr>
        <w:commentReference w:id="35"/>
      </w:r>
      <w:r w:rsidR="00E36FFA" w:rsidRPr="00DB6D77">
        <w:rPr>
          <w:rFonts w:ascii="Roboto" w:hAnsi="Roboto"/>
          <w:sz w:val="22"/>
          <w:szCs w:val="22"/>
        </w:rPr>
        <w:t xml:space="preserve">[CI: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del w:id="48" w:author="Ho, Carolyn Y.,MD" w:date="2023-08-12T17:43:00Z">
        <w:r w:rsidR="004636E0" w:rsidDel="00D62A43">
          <w:rPr>
            <w:rFonts w:ascii="Roboto" w:hAnsi="Roboto"/>
            <w:sz w:val="22"/>
            <w:szCs w:val="22"/>
          </w:rPr>
          <w:delText>I</w:delText>
        </w:r>
        <w:r w:rsidR="00894A5E" w:rsidRPr="00894A5E" w:rsidDel="00D62A43">
          <w:rPr>
            <w:rFonts w:ascii="Roboto" w:hAnsi="Roboto"/>
            <w:sz w:val="22"/>
            <w:szCs w:val="22"/>
          </w:rPr>
          <w:delText>ncidence of</w:delText>
        </w:r>
      </w:del>
      <w:ins w:id="49" w:author="Ho, Carolyn Y.,MD" w:date="2023-08-12T17:43:00Z">
        <w:r w:rsidR="00D62A43">
          <w:rPr>
            <w:rFonts w:ascii="Roboto" w:hAnsi="Roboto"/>
            <w:sz w:val="22"/>
            <w:szCs w:val="22"/>
          </w:rPr>
          <w:t>Although obstructive physiology</w:t>
        </w:r>
      </w:ins>
      <w:del w:id="50" w:author="Ho, Carolyn Y.,MD" w:date="2023-08-12T17:43:00Z">
        <w:r w:rsidR="00894A5E" w:rsidRPr="00894A5E" w:rsidDel="00D62A43">
          <w:rPr>
            <w:rFonts w:ascii="Roboto" w:hAnsi="Roboto"/>
            <w:sz w:val="22"/>
            <w:szCs w:val="22"/>
          </w:rPr>
          <w:delText xml:space="preserve"> LV obstruction</w:delText>
        </w:r>
      </w:del>
      <w:r w:rsidR="00894A5E" w:rsidRPr="00894A5E">
        <w:rPr>
          <w:rFonts w:ascii="Roboto" w:hAnsi="Roboto"/>
          <w:sz w:val="22"/>
          <w:szCs w:val="22"/>
        </w:rPr>
        <w:t xml:space="preserve"> </w:t>
      </w:r>
      <w:del w:id="51" w:author="Ho, Carolyn Y.,MD" w:date="2023-08-12T17:45:00Z">
        <w:r w:rsidR="00894A5E" w:rsidRPr="00894A5E" w:rsidDel="00D62A43">
          <w:rPr>
            <w:rFonts w:ascii="Roboto" w:hAnsi="Roboto"/>
            <w:sz w:val="22"/>
            <w:szCs w:val="22"/>
          </w:rPr>
          <w:delText xml:space="preserve">was </w:delText>
        </w:r>
      </w:del>
      <w:del w:id="52" w:author="Ho, Carolyn Y.,MD" w:date="2023-08-12T17:48:00Z">
        <w:r w:rsidR="007F67CF" w:rsidDel="00D62A43">
          <w:rPr>
            <w:rFonts w:ascii="Roboto" w:hAnsi="Roboto"/>
            <w:sz w:val="22"/>
            <w:szCs w:val="22"/>
          </w:rPr>
          <w:delText>twice as</w:delText>
        </w:r>
      </w:del>
      <w:del w:id="53" w:author="Ho, Carolyn Y.,MD" w:date="2023-08-12T17:44:00Z">
        <w:r w:rsidR="007F67CF" w:rsidDel="00D62A43">
          <w:rPr>
            <w:rFonts w:ascii="Roboto" w:hAnsi="Roboto"/>
            <w:sz w:val="22"/>
            <w:szCs w:val="22"/>
          </w:rPr>
          <w:delText xml:space="preserve"> </w:delText>
        </w:r>
        <w:r w:rsidR="004636E0" w:rsidDel="00D62A43">
          <w:rPr>
            <w:rFonts w:ascii="Roboto" w:hAnsi="Roboto"/>
            <w:sz w:val="22"/>
            <w:szCs w:val="22"/>
          </w:rPr>
          <w:delText>high</w:delText>
        </w:r>
      </w:del>
      <w:del w:id="54" w:author="Ho, Carolyn Y.,MD" w:date="2023-08-12T17:45:00Z">
        <w:r w:rsidR="00894A5E" w:rsidRPr="00894A5E" w:rsidDel="00D62A43">
          <w:rPr>
            <w:rFonts w:ascii="Roboto" w:hAnsi="Roboto"/>
            <w:sz w:val="22"/>
            <w:szCs w:val="22"/>
          </w:rPr>
          <w:delText xml:space="preserve"> in</w:delText>
        </w:r>
      </w:del>
      <w:ins w:id="55" w:author="Ho, Carolyn Y.,MD" w:date="2023-08-12T17:48:00Z">
        <w:r w:rsidR="00D62A43">
          <w:rPr>
            <w:rFonts w:ascii="Roboto" w:hAnsi="Roboto"/>
            <w:sz w:val="22"/>
            <w:szCs w:val="22"/>
          </w:rPr>
          <w:t xml:space="preserve">was twice </w:t>
        </w:r>
      </w:ins>
      <w:ins w:id="56" w:author="Ho, Carolyn Y.,MD" w:date="2023-08-13T12:45:00Z">
        <w:r w:rsidR="008410A5">
          <w:rPr>
            <w:rFonts w:ascii="Roboto" w:hAnsi="Roboto"/>
            <w:sz w:val="22"/>
            <w:szCs w:val="22"/>
          </w:rPr>
          <w:t>as frequent</w:t>
        </w:r>
      </w:ins>
      <w:ins w:id="57" w:author="Ho, Carolyn Y.,MD" w:date="2023-08-12T17:48:00Z">
        <w:r w:rsidR="00D62A43">
          <w:rPr>
            <w:rFonts w:ascii="Roboto" w:hAnsi="Roboto"/>
            <w:sz w:val="22"/>
            <w:szCs w:val="22"/>
          </w:rPr>
          <w:t xml:space="preserve"> in patients with</w:t>
        </w:r>
      </w:ins>
      <w:r w:rsidR="00894A5E" w:rsidRPr="00894A5E">
        <w:rPr>
          <w:rFonts w:ascii="Roboto" w:hAnsi="Roboto"/>
          <w:sz w:val="22"/>
          <w:szCs w:val="22"/>
        </w:rPr>
        <w:t xml:space="preserve">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w:t>
      </w:r>
      <w:del w:id="58" w:author="Ho, Carolyn Y.,MD" w:date="2023-08-12T17:44:00Z">
        <w:r w:rsidR="00E36FFA" w:rsidDel="00D62A43">
          <w:rPr>
            <w:rFonts w:ascii="Roboto" w:hAnsi="Roboto"/>
            <w:sz w:val="22"/>
            <w:szCs w:val="22"/>
          </w:rPr>
          <w:delText xml:space="preserve">but </w:delText>
        </w:r>
      </w:del>
      <w:ins w:id="59" w:author="Ho, Carolyn Y.,MD" w:date="2023-08-12T17:46:00Z">
        <w:r w:rsidR="00D62A43">
          <w:rPr>
            <w:rFonts w:ascii="Roboto" w:hAnsi="Roboto"/>
            <w:sz w:val="22"/>
            <w:szCs w:val="22"/>
          </w:rPr>
          <w:t>it</w:t>
        </w:r>
      </w:ins>
      <w:ins w:id="60" w:author="Ho, Carolyn Y.,MD" w:date="2023-08-12T17:44:00Z">
        <w:r w:rsidR="00D62A43">
          <w:rPr>
            <w:rFonts w:ascii="Roboto" w:hAnsi="Roboto"/>
            <w:sz w:val="22"/>
            <w:szCs w:val="22"/>
          </w:rPr>
          <w:t xml:space="preserve"> </w:t>
        </w:r>
      </w:ins>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ins w:id="61" w:author="Christoffer Vissing" w:date="2023-08-01T14:15:00Z">
        <w:r w:rsidR="00D84162">
          <w:rPr>
            <w:rFonts w:ascii="Roboto" w:hAnsi="Roboto"/>
            <w:sz w:val="22"/>
            <w:szCs w:val="22"/>
          </w:rPr>
          <w:t xml:space="preserve"> </w:t>
        </w:r>
      </w:ins>
      <w:del w:id="62" w:author="Ho, Carolyn Y.,MD" w:date="2023-08-13T21:41:00Z">
        <w:r w:rsidR="005E3EFD" w:rsidDel="00493348">
          <w:rPr>
            <w:rFonts w:ascii="Roboto" w:hAnsi="Roboto"/>
            <w:sz w:val="22"/>
            <w:szCs w:val="22"/>
          </w:rPr>
          <w:delText>T</w:delText>
        </w:r>
        <w:r w:rsidR="00F54EFA" w:rsidDel="00493348">
          <w:rPr>
            <w:rFonts w:ascii="Roboto" w:hAnsi="Roboto"/>
            <w:sz w:val="22"/>
            <w:szCs w:val="22"/>
          </w:rPr>
          <w:delText>he risk of</w:delText>
        </w:r>
        <w:r w:rsidR="00E36FFA" w:rsidDel="00493348">
          <w:rPr>
            <w:rFonts w:ascii="Roboto" w:hAnsi="Roboto"/>
            <w:sz w:val="22"/>
            <w:szCs w:val="22"/>
          </w:rPr>
          <w:delText xml:space="preserve"> </w:delText>
        </w:r>
        <w:r w:rsidR="00F54EFA" w:rsidDel="00493348">
          <w:rPr>
            <w:rFonts w:ascii="Roboto" w:hAnsi="Roboto"/>
            <w:sz w:val="22"/>
            <w:szCs w:val="22"/>
          </w:rPr>
          <w:delText>a</w:delText>
        </w:r>
      </w:del>
      <w:ins w:id="63" w:author="Ho, Carolyn Y.,MD" w:date="2023-08-13T21:41:00Z">
        <w:r w:rsidR="00493348">
          <w:rPr>
            <w:rFonts w:ascii="Roboto" w:hAnsi="Roboto"/>
            <w:sz w:val="22"/>
            <w:szCs w:val="22"/>
          </w:rPr>
          <w:t>A</w:t>
        </w:r>
      </w:ins>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del w:id="64" w:author="Ho, Carolyn Y.,MD" w:date="2023-08-12T17:49:00Z">
        <w:r w:rsidR="00AE60F7" w:rsidDel="00D62A43">
          <w:rPr>
            <w:rFonts w:ascii="Roboto" w:hAnsi="Roboto"/>
            <w:sz w:val="22"/>
            <w:szCs w:val="22"/>
          </w:rPr>
          <w:delText xml:space="preserve">were </w:delText>
        </w:r>
      </w:del>
      <w:del w:id="65" w:author="Ho, Carolyn Y.,MD" w:date="2023-08-13T21:41:00Z">
        <w:r w:rsidR="00F54EFA" w:rsidDel="00493348">
          <w:rPr>
            <w:rFonts w:ascii="Roboto" w:hAnsi="Roboto"/>
            <w:sz w:val="22"/>
            <w:szCs w:val="22"/>
          </w:rPr>
          <w:delText>higher</w:delText>
        </w:r>
      </w:del>
      <w:ins w:id="66" w:author="Ho, Carolyn Y.,MD" w:date="2023-08-13T21:41:00Z">
        <w:r w:rsidR="00493348">
          <w:rPr>
            <w:rFonts w:ascii="Roboto" w:hAnsi="Roboto"/>
            <w:sz w:val="22"/>
            <w:szCs w:val="22"/>
          </w:rPr>
          <w:t>were more frequent</w:t>
        </w:r>
      </w:ins>
      <w:r w:rsidR="00F54EFA">
        <w:rPr>
          <w:rFonts w:ascii="Roboto" w:hAnsi="Roboto"/>
          <w:sz w:val="22"/>
          <w:szCs w:val="22"/>
        </w:rPr>
        <w:t xml:space="preserve">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ins w:id="67" w:author="Christoffer Vissing" w:date="2023-08-08T14:41:00Z">
        <w:r w:rsidR="006A5983">
          <w:rPr>
            <w:rFonts w:ascii="Roboto" w:hAnsi="Roboto"/>
            <w:sz w:val="22"/>
            <w:szCs w:val="22"/>
          </w:rPr>
          <w:t xml:space="preserve"> Time-to-event analysis</w:t>
        </w:r>
      </w:ins>
      <w:ins w:id="68" w:author="Christoffer Vissing" w:date="2023-08-08T14:42:00Z">
        <w:del w:id="69" w:author="Ho, Carolyn Y.,MD" w:date="2023-08-13T12:40:00Z">
          <w:r w:rsidR="006A5983" w:rsidDel="00D80E46">
            <w:rPr>
              <w:rFonts w:ascii="Roboto" w:hAnsi="Roboto"/>
              <w:sz w:val="22"/>
              <w:szCs w:val="22"/>
            </w:rPr>
            <w:delText>,</w:delText>
          </w:r>
        </w:del>
        <w:r w:rsidR="006A5983">
          <w:rPr>
            <w:rFonts w:ascii="Roboto" w:hAnsi="Roboto"/>
            <w:sz w:val="22"/>
            <w:szCs w:val="22"/>
          </w:rPr>
          <w:t xml:space="preserve"> </w:t>
        </w:r>
      </w:ins>
      <w:ins w:id="70" w:author="Christoffer Vissing" w:date="2023-08-08T14:44:00Z">
        <w:del w:id="71" w:author="Ho, Carolyn Y.,MD" w:date="2023-08-13T12:40:00Z">
          <w:r w:rsidR="006A5983" w:rsidDel="00D80E46">
            <w:rPr>
              <w:rFonts w:ascii="Roboto" w:hAnsi="Roboto"/>
              <w:sz w:val="22"/>
              <w:szCs w:val="22"/>
            </w:rPr>
            <w:delText>found</w:delText>
          </w:r>
        </w:del>
      </w:ins>
      <w:ins w:id="72" w:author="Ho, Carolyn Y.,MD" w:date="2023-08-13T12:46:00Z">
        <w:r w:rsidR="008410A5">
          <w:rPr>
            <w:rFonts w:ascii="Roboto" w:hAnsi="Roboto"/>
            <w:sz w:val="22"/>
            <w:szCs w:val="22"/>
          </w:rPr>
          <w:t>revealed</w:t>
        </w:r>
      </w:ins>
      <w:ins w:id="73" w:author="Christoffer Vissing" w:date="2023-08-08T14:44:00Z">
        <w:r w:rsidR="006A5983">
          <w:rPr>
            <w:rFonts w:ascii="Roboto" w:hAnsi="Roboto"/>
            <w:sz w:val="22"/>
            <w:szCs w:val="22"/>
          </w:rPr>
          <w:t xml:space="preserve"> </w:t>
        </w:r>
        <w:del w:id="74" w:author="Ho, Carolyn Y.,MD" w:date="2023-08-13T13:22:00Z">
          <w:r w:rsidR="006A5983" w:rsidDel="00B15850">
            <w:rPr>
              <w:rFonts w:ascii="Roboto" w:hAnsi="Roboto"/>
              <w:sz w:val="22"/>
              <w:szCs w:val="22"/>
            </w:rPr>
            <w:delText xml:space="preserve">a </w:delText>
          </w:r>
        </w:del>
        <w:del w:id="75" w:author="Ho, Carolyn Y.,MD" w:date="2023-08-13T12:47:00Z">
          <w:r w:rsidR="006A5983" w:rsidDel="008410A5">
            <w:rPr>
              <w:rFonts w:ascii="Roboto" w:hAnsi="Roboto"/>
              <w:sz w:val="22"/>
              <w:szCs w:val="22"/>
            </w:rPr>
            <w:delText>high</w:delText>
          </w:r>
        </w:del>
      </w:ins>
      <w:ins w:id="76" w:author="Ho, Carolyn Y.,MD" w:date="2023-08-13T12:47:00Z">
        <w:r w:rsidR="008410A5">
          <w:rPr>
            <w:rFonts w:ascii="Roboto" w:hAnsi="Roboto"/>
            <w:sz w:val="22"/>
            <w:szCs w:val="22"/>
          </w:rPr>
          <w:t>great</w:t>
        </w:r>
      </w:ins>
      <w:ins w:id="77" w:author="Christoffer Vissing" w:date="2023-08-08T14:44:00Z">
        <w:r w:rsidR="006A5983">
          <w:rPr>
            <w:rFonts w:ascii="Roboto" w:hAnsi="Roboto"/>
            <w:sz w:val="22"/>
            <w:szCs w:val="22"/>
          </w:rPr>
          <w:t>er additive effect of cardiovascular co-morbidities on developing atrial fibrillation,</w:t>
        </w:r>
      </w:ins>
      <w:ins w:id="78" w:author="Christoffer Vissing" w:date="2023-08-08T14:45:00Z">
        <w:r w:rsidR="006A5983">
          <w:rPr>
            <w:rFonts w:ascii="Roboto" w:hAnsi="Roboto"/>
            <w:sz w:val="22"/>
            <w:szCs w:val="22"/>
          </w:rPr>
          <w:t xml:space="preserve"> ventricular</w:t>
        </w:r>
      </w:ins>
      <w:ins w:id="79" w:author="Christoffer Vissing" w:date="2023-08-08T14:46:00Z">
        <w:r w:rsidR="006A5983">
          <w:rPr>
            <w:rFonts w:ascii="Roboto" w:hAnsi="Roboto"/>
            <w:sz w:val="22"/>
            <w:szCs w:val="22"/>
          </w:rPr>
          <w:t xml:space="preserve"> arrhythmias,</w:t>
        </w:r>
      </w:ins>
      <w:ins w:id="80" w:author="Christoffer Vissing" w:date="2023-08-08T14:44:00Z">
        <w:r w:rsidR="006A5983">
          <w:rPr>
            <w:rFonts w:ascii="Roboto" w:hAnsi="Roboto"/>
            <w:sz w:val="22"/>
            <w:szCs w:val="22"/>
          </w:rPr>
          <w:t xml:space="preserve"> </w:t>
        </w:r>
      </w:ins>
      <w:ins w:id="81" w:author="Christoffer Vissing" w:date="2023-08-08T14:45:00Z">
        <w:r w:rsidR="006A5983">
          <w:rPr>
            <w:rFonts w:ascii="Roboto" w:hAnsi="Roboto"/>
            <w:sz w:val="22"/>
            <w:szCs w:val="22"/>
          </w:rPr>
          <w:t>heart failure outcomes</w:t>
        </w:r>
      </w:ins>
      <w:ins w:id="82" w:author="Christoffer Vissing" w:date="2023-08-08T14:46:00Z">
        <w:r w:rsidR="006A5983">
          <w:rPr>
            <w:rFonts w:ascii="Roboto" w:hAnsi="Roboto"/>
            <w:sz w:val="22"/>
            <w:szCs w:val="22"/>
          </w:rPr>
          <w:t xml:space="preserve"> and death</w:t>
        </w:r>
      </w:ins>
      <w:ins w:id="83" w:author="Christoffer Vissing" w:date="2023-08-08T14:45:00Z">
        <w:r w:rsidR="006A5983">
          <w:rPr>
            <w:rFonts w:ascii="Roboto" w:hAnsi="Roboto"/>
            <w:sz w:val="22"/>
            <w:szCs w:val="22"/>
          </w:rPr>
          <w:t xml:space="preserve"> </w:t>
        </w:r>
      </w:ins>
      <w:ins w:id="84" w:author="Christoffer Vissing" w:date="2023-08-08T14:46:00Z">
        <w:r w:rsidR="006A5983">
          <w:rPr>
            <w:rFonts w:ascii="Roboto" w:hAnsi="Roboto"/>
            <w:sz w:val="22"/>
            <w:szCs w:val="22"/>
          </w:rPr>
          <w:t xml:space="preserve">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w:t>
        </w:r>
        <w:del w:id="85" w:author="Ho, Carolyn Y.,MD" w:date="2023-08-13T12:48:00Z">
          <w:r w:rsidR="006A5983" w:rsidDel="008410A5">
            <w:rPr>
              <w:rFonts w:ascii="Roboto" w:hAnsi="Roboto"/>
              <w:sz w:val="22"/>
              <w:szCs w:val="22"/>
            </w:rPr>
            <w:delText>,</w:delText>
          </w:r>
        </w:del>
        <w:del w:id="86" w:author="Ho, Carolyn Y.,MD" w:date="2023-08-13T12:52:00Z">
          <w:r w:rsidR="006A5983" w:rsidDel="008410A5">
            <w:rPr>
              <w:rFonts w:ascii="Roboto" w:hAnsi="Roboto"/>
              <w:sz w:val="22"/>
              <w:szCs w:val="22"/>
            </w:rPr>
            <w:delText xml:space="preserve"> while </w:delText>
          </w:r>
        </w:del>
        <w:del w:id="87" w:author="Ho, Carolyn Y.,MD" w:date="2023-08-13T12:47:00Z">
          <w:r w:rsidR="006A5983" w:rsidDel="008410A5">
            <w:rPr>
              <w:rFonts w:ascii="Roboto" w:hAnsi="Roboto"/>
              <w:sz w:val="22"/>
              <w:szCs w:val="22"/>
            </w:rPr>
            <w:delText xml:space="preserve">a larger additive effect of </w:delText>
          </w:r>
        </w:del>
        <w:del w:id="88" w:author="Ho, Carolyn Y.,MD" w:date="2023-08-13T12:52:00Z">
          <w:r w:rsidR="006A5983" w:rsidDel="008410A5">
            <w:rPr>
              <w:rFonts w:ascii="Roboto" w:hAnsi="Roboto"/>
              <w:sz w:val="22"/>
              <w:szCs w:val="22"/>
            </w:rPr>
            <w:delText xml:space="preserve">obesity and hypertension on </w:delText>
          </w:r>
        </w:del>
      </w:ins>
      <w:ins w:id="89" w:author="Christoffer Vissing" w:date="2023-08-08T14:47:00Z">
        <w:del w:id="90" w:author="Ho, Carolyn Y.,MD" w:date="2023-08-13T12:52:00Z">
          <w:r w:rsidR="006A5983" w:rsidDel="008410A5">
            <w:rPr>
              <w:rFonts w:ascii="Roboto" w:hAnsi="Roboto"/>
              <w:sz w:val="22"/>
              <w:szCs w:val="22"/>
            </w:rPr>
            <w:delText>developing LV obstruction was observed in patients with non-sarcomeric HCM.</w:delText>
          </w:r>
        </w:del>
      </w:ins>
      <w:del w:id="91" w:author="Ho, Carolyn Y.,MD" w:date="2023-08-13T12:52:00Z">
        <w:r w:rsidR="00F54EFA" w:rsidDel="008410A5">
          <w:rPr>
            <w:rFonts w:ascii="Roboto" w:hAnsi="Roboto"/>
            <w:sz w:val="22"/>
            <w:szCs w:val="22"/>
          </w:rPr>
          <w:delText xml:space="preserve"> </w:delText>
        </w:r>
      </w:del>
      <w:ins w:id="92" w:author="Christoffer Vissing" w:date="2023-08-08T14:40:00Z">
        <w:del w:id="93" w:author="Ho, Carolyn Y.,MD" w:date="2023-08-13T12:52:00Z">
          <w:r w:rsidR="006A5983" w:rsidDel="008410A5">
            <w:rPr>
              <w:rFonts w:ascii="Roboto" w:hAnsi="Roboto"/>
              <w:sz w:val="22"/>
              <w:szCs w:val="22"/>
            </w:rPr>
            <w:delText xml:space="preserve"> </w:delText>
          </w:r>
        </w:del>
      </w:ins>
      <w:del w:id="94" w:author="Ho, Carolyn Y.,MD" w:date="2023-08-13T12:52:00Z">
        <w:r w:rsidR="004636E0" w:rsidDel="008410A5">
          <w:rPr>
            <w:rFonts w:ascii="Roboto" w:hAnsi="Roboto"/>
            <w:sz w:val="22"/>
            <w:szCs w:val="22"/>
          </w:rPr>
          <w:delText>While a</w:delText>
        </w:r>
      </w:del>
      <w:ins w:id="95" w:author="Ho, Carolyn Y.,MD" w:date="2023-08-13T12:52:00Z">
        <w:r w:rsidR="008410A5">
          <w:rPr>
            <w:rFonts w:ascii="Roboto" w:hAnsi="Roboto"/>
            <w:sz w:val="22"/>
            <w:szCs w:val="22"/>
          </w:rPr>
          <w:t xml:space="preserve"> </w:t>
        </w:r>
        <w:commentRangeStart w:id="96"/>
        <w:r w:rsidR="008410A5">
          <w:rPr>
            <w:rFonts w:ascii="Roboto" w:hAnsi="Roboto"/>
            <w:sz w:val="22"/>
            <w:szCs w:val="22"/>
          </w:rPr>
          <w:t>A</w:t>
        </w:r>
      </w:ins>
      <w:ins w:id="97" w:author="Ho, Carolyn Y.,MD" w:date="2023-08-13T13:23:00Z">
        <w:r w:rsidR="00B15850">
          <w:rPr>
            <w:rFonts w:ascii="Roboto" w:hAnsi="Roboto"/>
            <w:sz w:val="22"/>
            <w:szCs w:val="22"/>
          </w:rPr>
          <w:t>lthough a</w:t>
        </w:r>
      </w:ins>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96"/>
      <w:r w:rsidR="008410A5">
        <w:rPr>
          <w:rStyle w:val="CommentReference"/>
        </w:rPr>
        <w:commentReference w:id="96"/>
      </w:r>
      <w:ins w:id="98" w:author="Christoffer Vissing" w:date="2023-08-01T14:16:00Z">
        <w:del w:id="99" w:author="Ho, Carolyn Y.,MD" w:date="2023-08-13T13:23:00Z">
          <w:r w:rsidR="00D84162" w:rsidDel="00B15850">
            <w:rPr>
              <w:rFonts w:ascii="Roboto" w:hAnsi="Roboto"/>
              <w:sz w:val="22"/>
              <w:szCs w:val="22"/>
            </w:rPr>
            <w:delText>but</w:delText>
          </w:r>
        </w:del>
        <w:r w:rsidR="00D84162">
          <w:rPr>
            <w:rFonts w:ascii="Roboto" w:hAnsi="Roboto"/>
            <w:sz w:val="22"/>
            <w:szCs w:val="22"/>
          </w:rPr>
          <w:t xml:space="preserve"> </w:t>
        </w:r>
      </w:ins>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death</w:t>
      </w:r>
      <w:del w:id="100" w:author="Ho, Carolyn Y.,MD" w:date="2023-08-13T13:23:00Z">
        <w:r w:rsidR="00894A5E" w:rsidRPr="00894A5E" w:rsidDel="00B15850">
          <w:rPr>
            <w:rFonts w:ascii="Roboto" w:hAnsi="Roboto"/>
            <w:sz w:val="22"/>
            <w:szCs w:val="22"/>
          </w:rPr>
          <w:delText>,</w:delText>
        </w:r>
      </w:del>
      <w:r w:rsidR="00894A5E" w:rsidRPr="00894A5E">
        <w:rPr>
          <w:rFonts w:ascii="Roboto" w:hAnsi="Roboto"/>
          <w:sz w:val="22"/>
          <w:szCs w:val="22"/>
        </w:rPr>
        <w:t xml:space="preserve"> and </w:t>
      </w:r>
      <w:del w:id="101" w:author="Ho, Carolyn Y.,MD" w:date="2023-08-13T12:53:00Z">
        <w:r w:rsidR="00F54EFA" w:rsidDel="008410A5">
          <w:rPr>
            <w:rFonts w:ascii="Roboto" w:hAnsi="Roboto"/>
            <w:sz w:val="22"/>
            <w:szCs w:val="22"/>
          </w:rPr>
          <w:delText xml:space="preserve">had </w:delText>
        </w:r>
        <w:r w:rsidR="006B1975" w:rsidDel="008410A5">
          <w:rPr>
            <w:rFonts w:ascii="Roboto" w:hAnsi="Roboto"/>
            <w:sz w:val="22"/>
            <w:szCs w:val="22"/>
          </w:rPr>
          <w:delText xml:space="preserve">twice </w:delText>
        </w:r>
        <w:r w:rsidR="005E3EFD" w:rsidDel="008410A5">
          <w:rPr>
            <w:rFonts w:ascii="Roboto" w:hAnsi="Roboto"/>
            <w:sz w:val="22"/>
            <w:szCs w:val="22"/>
          </w:rPr>
          <w:delText>the</w:delText>
        </w:r>
        <w:r w:rsidR="007F67CF" w:rsidDel="008410A5">
          <w:rPr>
            <w:rFonts w:ascii="Roboto" w:hAnsi="Roboto"/>
            <w:sz w:val="22"/>
            <w:szCs w:val="22"/>
          </w:rPr>
          <w:delText xml:space="preserve"> incidence </w:delText>
        </w:r>
      </w:del>
      <w:ins w:id="102" w:author="Ho, Carolyn Y.,MD" w:date="2023-08-13T12:53:00Z">
        <w:r w:rsidR="008410A5">
          <w:rPr>
            <w:rFonts w:ascii="Roboto" w:hAnsi="Roboto"/>
            <w:sz w:val="22"/>
            <w:szCs w:val="22"/>
          </w:rPr>
          <w:t>twice as likely to die from</w:t>
        </w:r>
      </w:ins>
      <w:del w:id="103" w:author="Ho, Carolyn Y.,MD" w:date="2023-08-13T12:53:00Z">
        <w:r w:rsidR="007F67CF" w:rsidDel="008410A5">
          <w:rPr>
            <w:rFonts w:ascii="Roboto" w:hAnsi="Roboto"/>
            <w:sz w:val="22"/>
            <w:szCs w:val="22"/>
          </w:rPr>
          <w:delText>of</w:delText>
        </w:r>
      </w:del>
      <w:r w:rsidR="007F67CF">
        <w:rPr>
          <w:rFonts w:ascii="Roboto" w:hAnsi="Roboto"/>
          <w:sz w:val="22"/>
          <w:szCs w:val="22"/>
        </w:rPr>
        <w:t xml:space="preserve"> HCM-related death (</w:t>
      </w:r>
      <w:del w:id="104" w:author="Ho, Carolyn Y.,MD" w:date="2023-08-13T13:01:00Z">
        <w:r w:rsidR="00894A5E" w:rsidRPr="00894A5E" w:rsidDel="00627F19">
          <w:rPr>
            <w:rFonts w:ascii="Roboto" w:hAnsi="Roboto"/>
            <w:sz w:val="22"/>
            <w:szCs w:val="22"/>
          </w:rPr>
          <w:delText xml:space="preserve">dying from </w:delText>
        </w:r>
      </w:del>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ins w:id="105" w:author="Christoffer Vissing" w:date="2023-08-01T14:16:00Z">
        <w:r w:rsidR="00D84162">
          <w:rPr>
            <w:rFonts w:ascii="Roboto" w:hAnsi="Roboto"/>
            <w:sz w:val="22"/>
            <w:szCs w:val="22"/>
          </w:rPr>
          <w:t>)</w:t>
        </w:r>
      </w:ins>
      <w:r w:rsidR="00894A5E" w:rsidRPr="00894A5E">
        <w:rPr>
          <w:rFonts w:ascii="Roboto" w:hAnsi="Roboto"/>
          <w:sz w:val="22"/>
          <w:szCs w:val="22"/>
        </w:rPr>
        <w:t xml:space="preserve">. </w:t>
      </w:r>
    </w:p>
    <w:p w14:paraId="390B52A0" w14:textId="3BE1E375"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16"/>
      <w:del w:id="106" w:author="Ho, Carolyn Y.,MD" w:date="2023-08-13T13:06:00Z">
        <w:r w:rsidR="007F67CF" w:rsidDel="00954CA0">
          <w:rPr>
            <w:rFonts w:ascii="Roboto" w:hAnsi="Roboto"/>
            <w:sz w:val="22"/>
            <w:szCs w:val="22"/>
          </w:rPr>
          <w:delText>S</w:delText>
        </w:r>
        <w:r w:rsidR="005E3EFD" w:rsidDel="00954CA0">
          <w:rPr>
            <w:rFonts w:ascii="Roboto" w:hAnsi="Roboto"/>
            <w:sz w:val="22"/>
            <w:szCs w:val="22"/>
          </w:rPr>
          <w:delText>ignificant differences are present between s</w:delText>
        </w:r>
      </w:del>
      <w:proofErr w:type="spellStart"/>
      <w:ins w:id="107" w:author="Ho, Carolyn Y.,MD" w:date="2023-08-13T13:06:00Z">
        <w:r w:rsidR="00954CA0">
          <w:rPr>
            <w:rFonts w:ascii="Roboto" w:hAnsi="Roboto"/>
            <w:sz w:val="22"/>
            <w:szCs w:val="22"/>
          </w:rPr>
          <w:t>S</w:t>
        </w:r>
      </w:ins>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del w:id="108" w:author="Ho, Carolyn Y.,MD" w:date="2023-08-13T13:06:00Z">
        <w:r w:rsidR="005E3EFD" w:rsidDel="00954CA0">
          <w:rPr>
            <w:rFonts w:ascii="Roboto" w:hAnsi="Roboto"/>
            <w:sz w:val="22"/>
            <w:szCs w:val="22"/>
          </w:rPr>
          <w:delText>regarding</w:delText>
        </w:r>
        <w:r w:rsidR="005E3EFD" w:rsidRPr="00894A5E" w:rsidDel="00954CA0">
          <w:rPr>
            <w:rFonts w:ascii="Roboto" w:hAnsi="Roboto"/>
            <w:sz w:val="22"/>
            <w:szCs w:val="22"/>
          </w:rPr>
          <w:delText xml:space="preserve"> </w:delText>
        </w:r>
      </w:del>
      <w:ins w:id="109" w:author="Ho, Carolyn Y.,MD" w:date="2023-08-13T21:42:00Z">
        <w:r w:rsidR="00493348">
          <w:rPr>
            <w:rFonts w:ascii="Roboto" w:hAnsi="Roboto"/>
            <w:sz w:val="22"/>
            <w:szCs w:val="22"/>
          </w:rPr>
          <w:t>differ in</w:t>
        </w:r>
      </w:ins>
      <w:ins w:id="110" w:author="Ho, Carolyn Y.,MD" w:date="2023-08-13T13:06:00Z">
        <w:r w:rsidR="00954CA0" w:rsidRPr="00894A5E">
          <w:rPr>
            <w:rFonts w:ascii="Roboto" w:hAnsi="Roboto"/>
            <w:sz w:val="22"/>
            <w:szCs w:val="22"/>
          </w:rPr>
          <w:t xml:space="preserve"> </w:t>
        </w:r>
      </w:ins>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del w:id="111" w:author="Ho, Carolyn Y.,MD" w:date="2023-08-13T13:24:00Z">
        <w:r w:rsidR="007F67CF" w:rsidRPr="00894A5E" w:rsidDel="00B15850">
          <w:rPr>
            <w:rFonts w:ascii="Roboto" w:hAnsi="Roboto"/>
            <w:sz w:val="22"/>
            <w:szCs w:val="22"/>
          </w:rPr>
          <w:delText>,</w:delText>
        </w:r>
      </w:del>
      <w:ins w:id="112" w:author="Ho, Carolyn Y.,MD" w:date="2023-08-13T13:24:00Z">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ins>
      <w:r w:rsidR="007F67CF" w:rsidRPr="00894A5E">
        <w:rPr>
          <w:rFonts w:ascii="Roboto" w:hAnsi="Roboto"/>
          <w:sz w:val="22"/>
          <w:szCs w:val="22"/>
        </w:rPr>
        <w:t xml:space="preserve"> higher incidence of </w:t>
      </w:r>
      <w:ins w:id="113" w:author="Ho, Carolyn Y.,MD" w:date="2023-08-13T13:07:00Z">
        <w:r w:rsidR="00954CA0">
          <w:rPr>
            <w:rFonts w:ascii="Roboto" w:hAnsi="Roboto"/>
            <w:sz w:val="22"/>
            <w:szCs w:val="22"/>
          </w:rPr>
          <w:t xml:space="preserve">atrial and ventricular </w:t>
        </w:r>
      </w:ins>
      <w:r w:rsidR="007F67CF" w:rsidRPr="00894A5E">
        <w:rPr>
          <w:rFonts w:ascii="Roboto" w:hAnsi="Roboto"/>
          <w:sz w:val="22"/>
          <w:szCs w:val="22"/>
        </w:rPr>
        <w:t xml:space="preserve">arrhythmias, </w:t>
      </w:r>
      <w:del w:id="114" w:author="Ho, Carolyn Y.,MD" w:date="2023-08-13T13:24:00Z">
        <w:r w:rsidR="007F67CF" w:rsidRPr="00894A5E" w:rsidDel="00B15850">
          <w:rPr>
            <w:rFonts w:ascii="Roboto" w:hAnsi="Roboto"/>
            <w:sz w:val="22"/>
            <w:szCs w:val="22"/>
          </w:rPr>
          <w:delText>adverse cardiovascular events</w:delText>
        </w:r>
      </w:del>
      <w:ins w:id="115" w:author="Ho, Carolyn Y.,MD" w:date="2023-08-13T13:24:00Z">
        <w:r w:rsidR="00B15850">
          <w:rPr>
            <w:rFonts w:ascii="Roboto" w:hAnsi="Roboto"/>
            <w:sz w:val="22"/>
            <w:szCs w:val="22"/>
          </w:rPr>
          <w:t>heart failure</w:t>
        </w:r>
      </w:ins>
      <w:r w:rsidR="005E3EFD">
        <w:rPr>
          <w:rFonts w:ascii="Roboto" w:hAnsi="Roboto"/>
          <w:sz w:val="22"/>
          <w:szCs w:val="22"/>
        </w:rPr>
        <w:t xml:space="preserve">, </w:t>
      </w:r>
      <w:r w:rsidR="005E3EFD">
        <w:rPr>
          <w:rFonts w:ascii="Roboto" w:hAnsi="Roboto"/>
          <w:sz w:val="22"/>
          <w:szCs w:val="22"/>
        </w:rPr>
        <w:lastRenderedPageBreak/>
        <w:t>and</w:t>
      </w:r>
      <w:del w:id="116" w:author="Ho, Carolyn Y.,MD" w:date="2023-08-13T13:24:00Z">
        <w:r w:rsidR="007F67CF" w:rsidRPr="00894A5E" w:rsidDel="00B15850">
          <w:rPr>
            <w:rFonts w:ascii="Roboto" w:hAnsi="Roboto"/>
            <w:sz w:val="22"/>
            <w:szCs w:val="22"/>
          </w:rPr>
          <w:delText xml:space="preserve"> </w:delText>
        </w:r>
      </w:del>
      <w:ins w:id="117" w:author="Christoffer Vissing" w:date="2023-08-01T14:17:00Z">
        <w:del w:id="118" w:author="Ho, Carolyn Y.,MD" w:date="2023-08-13T13:23:00Z">
          <w:r w:rsidR="00D84162" w:rsidDel="00B15850">
            <w:rPr>
              <w:rFonts w:ascii="Roboto" w:hAnsi="Roboto"/>
              <w:sz w:val="22"/>
              <w:szCs w:val="22"/>
            </w:rPr>
            <w:delText>a</w:delText>
          </w:r>
        </w:del>
      </w:ins>
      <w:r w:rsidR="005E3EFD">
        <w:rPr>
          <w:rFonts w:ascii="Roboto" w:hAnsi="Roboto"/>
          <w:sz w:val="22"/>
          <w:szCs w:val="22"/>
        </w:rPr>
        <w:t xml:space="preserve">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del w:id="119" w:author="Ho, Carolyn Y.,MD" w:date="2023-08-13T21:43:00Z">
        <w:r w:rsidR="000B140C" w:rsidRPr="00DB6D77" w:rsidDel="00493348">
          <w:rPr>
            <w:rFonts w:ascii="Roboto" w:hAnsi="Roboto"/>
            <w:sz w:val="22"/>
            <w:szCs w:val="22"/>
          </w:rPr>
          <w:delText>difference</w:delText>
        </w:r>
        <w:r w:rsidR="00894A5E" w:rsidDel="00493348">
          <w:rPr>
            <w:rFonts w:ascii="Roboto" w:hAnsi="Roboto"/>
            <w:sz w:val="22"/>
            <w:szCs w:val="22"/>
          </w:rPr>
          <w:delText>s</w:delText>
        </w:r>
        <w:r w:rsidR="000B140C" w:rsidRPr="00DB6D77" w:rsidDel="00493348">
          <w:rPr>
            <w:rFonts w:ascii="Roboto" w:hAnsi="Roboto"/>
            <w:sz w:val="22"/>
            <w:szCs w:val="22"/>
          </w:rPr>
          <w:delText xml:space="preserve"> </w:delText>
        </w:r>
      </w:del>
      <w:ins w:id="120" w:author="Ho, Carolyn Y.,MD" w:date="2023-08-13T21:43:00Z">
        <w:r w:rsidR="00493348">
          <w:rPr>
            <w:rFonts w:ascii="Roboto" w:hAnsi="Roboto"/>
            <w:sz w:val="22"/>
            <w:szCs w:val="22"/>
          </w:rPr>
          <w:t>distinctions</w:t>
        </w:r>
        <w:r w:rsidR="00493348" w:rsidRPr="00DB6D77">
          <w:rPr>
            <w:rFonts w:ascii="Roboto" w:hAnsi="Roboto"/>
            <w:sz w:val="22"/>
            <w:szCs w:val="22"/>
          </w:rPr>
          <w:t xml:space="preserve"> </w:t>
        </w:r>
      </w:ins>
      <w:r w:rsidR="000B140C" w:rsidRPr="00DB6D77">
        <w:rPr>
          <w:rFonts w:ascii="Roboto" w:hAnsi="Roboto"/>
          <w:sz w:val="22"/>
          <w:szCs w:val="22"/>
        </w:rPr>
        <w:t>have implications for</w:t>
      </w:r>
      <w:r w:rsidR="005E3EFD">
        <w:rPr>
          <w:rFonts w:ascii="Roboto" w:hAnsi="Roboto"/>
          <w:sz w:val="22"/>
          <w:szCs w:val="22"/>
        </w:rPr>
        <w:t xml:space="preserve"> </w:t>
      </w:r>
      <w:del w:id="121" w:author="Ho, Carolyn Y.,MD" w:date="2023-08-13T13:23:00Z">
        <w:r w:rsidR="005E3EFD" w:rsidDel="00B15850">
          <w:rPr>
            <w:rFonts w:ascii="Roboto" w:hAnsi="Roboto"/>
            <w:sz w:val="22"/>
            <w:szCs w:val="22"/>
          </w:rPr>
          <w:delText>improving</w:delText>
        </w:r>
        <w:r w:rsidR="000B140C" w:rsidRPr="00DB6D77" w:rsidDel="00B15850">
          <w:rPr>
            <w:rFonts w:ascii="Roboto" w:hAnsi="Roboto"/>
            <w:sz w:val="22"/>
            <w:szCs w:val="22"/>
          </w:rPr>
          <w:delText xml:space="preserve"> </w:delText>
        </w:r>
      </w:del>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225C7D73" w:rsidR="00D8498A" w:rsidRDefault="007E5235" w:rsidP="00201C66">
      <w:pPr>
        <w:pStyle w:val="ListParagraph"/>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del w:id="122" w:author="Ho, Carolyn Y.,MD" w:date="2023-08-13T13:25:00Z">
        <w:r w:rsidR="00D8498A" w:rsidDel="00C465D3">
          <w:rPr>
            <w:rFonts w:ascii="Roboto" w:hAnsi="Roboto"/>
            <w:sz w:val="22"/>
            <w:szCs w:val="22"/>
          </w:rPr>
          <w:delText>left ventricular obstruction</w:delText>
        </w:r>
      </w:del>
      <w:ins w:id="123" w:author="Ho, Carolyn Y.,MD" w:date="2023-08-13T13:25:00Z">
        <w:r w:rsidR="00C465D3">
          <w:rPr>
            <w:rFonts w:ascii="Roboto" w:hAnsi="Roboto"/>
            <w:sz w:val="22"/>
            <w:szCs w:val="22"/>
          </w:rPr>
          <w:t>obstructive physiology</w:t>
        </w:r>
      </w:ins>
      <w:r w:rsidR="00D8498A">
        <w:rPr>
          <w:rFonts w:ascii="Roboto" w:hAnsi="Roboto"/>
          <w:sz w:val="22"/>
          <w:szCs w:val="22"/>
        </w:rPr>
        <w:t xml:space="preserve"> </w:t>
      </w:r>
      <w:del w:id="124" w:author="Ho, Carolyn Y.,MD" w:date="2023-08-13T13:32:00Z">
        <w:r w:rsidR="00D8498A" w:rsidDel="0024227C">
          <w:rPr>
            <w:rFonts w:ascii="Roboto" w:hAnsi="Roboto"/>
            <w:sz w:val="22"/>
            <w:szCs w:val="22"/>
          </w:rPr>
          <w:delText xml:space="preserve">were </w:delText>
        </w:r>
      </w:del>
      <w:ins w:id="125" w:author="Ho, Carolyn Y.,MD" w:date="2023-08-13T13:32:00Z">
        <w:r w:rsidR="0024227C">
          <w:rPr>
            <w:rFonts w:ascii="Roboto" w:hAnsi="Roboto"/>
            <w:sz w:val="22"/>
            <w:szCs w:val="22"/>
          </w:rPr>
          <w:t xml:space="preserve">are </w:t>
        </w:r>
      </w:ins>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del w:id="126" w:author="Ho, Carolyn Y.,MD" w:date="2023-08-13T13:26:00Z">
        <w:r w:rsidDel="00C465D3">
          <w:rPr>
            <w:rFonts w:ascii="Roboto" w:hAnsi="Roboto"/>
            <w:sz w:val="22"/>
            <w:szCs w:val="22"/>
          </w:rPr>
          <w:delText xml:space="preserve">comorbidities </w:delText>
        </w:r>
      </w:del>
      <w:ins w:id="127" w:author="Ho, Carolyn Y.,MD" w:date="2023-08-13T13:26:00Z">
        <w:r w:rsidR="00C465D3">
          <w:rPr>
            <w:rFonts w:ascii="Roboto" w:hAnsi="Roboto"/>
            <w:sz w:val="22"/>
            <w:szCs w:val="22"/>
          </w:rPr>
          <w:t xml:space="preserve">features </w:t>
        </w:r>
      </w:ins>
      <w:del w:id="128" w:author="Ho, Carolyn Y.,MD" w:date="2023-08-13T13:32:00Z">
        <w:r w:rsidDel="0024227C">
          <w:rPr>
            <w:rFonts w:ascii="Roboto" w:hAnsi="Roboto"/>
            <w:sz w:val="22"/>
            <w:szCs w:val="22"/>
          </w:rPr>
          <w:delText xml:space="preserve">were </w:delText>
        </w:r>
      </w:del>
      <w:ins w:id="129" w:author="Ho, Carolyn Y.,MD" w:date="2023-08-13T13:32:00Z">
        <w:r w:rsidR="0024227C">
          <w:rPr>
            <w:rFonts w:ascii="Roboto" w:hAnsi="Roboto"/>
            <w:sz w:val="22"/>
            <w:szCs w:val="22"/>
          </w:rPr>
          <w:t xml:space="preserve">are </w:t>
        </w:r>
      </w:ins>
      <w:r w:rsidR="00D8498A">
        <w:rPr>
          <w:rFonts w:ascii="Roboto" w:hAnsi="Roboto"/>
          <w:sz w:val="22"/>
          <w:szCs w:val="22"/>
        </w:rPr>
        <w:t xml:space="preserve">not associated with </w:t>
      </w:r>
      <w:del w:id="130" w:author="Ho, Carolyn Y.,MD" w:date="2023-08-13T13:26:00Z">
        <w:r w:rsidR="00D8498A" w:rsidDel="00C465D3">
          <w:rPr>
            <w:rFonts w:ascii="Roboto" w:hAnsi="Roboto"/>
            <w:sz w:val="22"/>
            <w:szCs w:val="22"/>
          </w:rPr>
          <w:delText>a higher rate</w:delText>
        </w:r>
      </w:del>
      <w:ins w:id="131" w:author="Ho, Carolyn Y.,MD" w:date="2023-08-13T13:26:00Z">
        <w:r w:rsidR="00C465D3">
          <w:rPr>
            <w:rFonts w:ascii="Roboto" w:hAnsi="Roboto"/>
            <w:sz w:val="22"/>
            <w:szCs w:val="22"/>
          </w:rPr>
          <w:t>excess risk</w:t>
        </w:r>
      </w:ins>
      <w:r w:rsidR="00D8498A">
        <w:rPr>
          <w:rFonts w:ascii="Roboto" w:hAnsi="Roboto"/>
          <w:sz w:val="22"/>
          <w:szCs w:val="22"/>
        </w:rPr>
        <w:t xml:space="preserve"> of </w:t>
      </w:r>
      <w:del w:id="132" w:author="Ho, Carolyn Y.,MD" w:date="2023-08-13T13:26:00Z">
        <w:r w:rsidR="00D8498A" w:rsidDel="00C465D3">
          <w:rPr>
            <w:rFonts w:ascii="Roboto" w:hAnsi="Roboto"/>
            <w:sz w:val="22"/>
            <w:szCs w:val="22"/>
          </w:rPr>
          <w:delText>end-stage</w:delText>
        </w:r>
      </w:del>
      <w:ins w:id="133" w:author="Ho, Carolyn Y.,MD" w:date="2023-08-13T13:26:00Z">
        <w:r w:rsidR="00C465D3">
          <w:rPr>
            <w:rFonts w:ascii="Roboto" w:hAnsi="Roboto"/>
            <w:sz w:val="22"/>
            <w:szCs w:val="22"/>
          </w:rPr>
          <w:t>advanced</w:t>
        </w:r>
      </w:ins>
      <w:r w:rsidR="00D8498A">
        <w:rPr>
          <w:rFonts w:ascii="Roboto" w:hAnsi="Roboto"/>
          <w:sz w:val="22"/>
          <w:szCs w:val="22"/>
        </w:rPr>
        <w:t xml:space="preserve"> heart failure </w:t>
      </w:r>
      <w:del w:id="134" w:author="Ho, Carolyn Y.,MD" w:date="2023-08-13T13:26:00Z">
        <w:r w:rsidR="00D8498A" w:rsidDel="00C465D3">
          <w:rPr>
            <w:rFonts w:ascii="Roboto" w:hAnsi="Roboto"/>
            <w:sz w:val="22"/>
            <w:szCs w:val="22"/>
          </w:rPr>
          <w:delText xml:space="preserve">outcomes </w:delText>
        </w:r>
      </w:del>
      <w:r w:rsidR="00D8498A">
        <w:rPr>
          <w:rFonts w:ascii="Roboto" w:hAnsi="Roboto"/>
          <w:sz w:val="22"/>
          <w:szCs w:val="22"/>
        </w:rPr>
        <w:t>or sudden cardiac death.</w:t>
      </w:r>
    </w:p>
    <w:p w14:paraId="47369C09" w14:textId="46DEA216" w:rsidR="00201C66" w:rsidRDefault="00D8498A" w:rsidP="00201C66">
      <w:pPr>
        <w:pStyle w:val="ListParagraph"/>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1735468F" w:rsidR="00201C66" w:rsidRPr="0004148E" w:rsidRDefault="00D8498A" w:rsidP="0004148E">
      <w:pPr>
        <w:pStyle w:val="ListParagraph"/>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del w:id="135" w:author="Ho, Carolyn Y.,MD" w:date="2023-08-13T13:28:00Z">
        <w:r w:rsidR="00696138" w:rsidDel="00C465D3">
          <w:rPr>
            <w:rFonts w:ascii="Roboto" w:hAnsi="Roboto"/>
            <w:sz w:val="22"/>
            <w:szCs w:val="22"/>
          </w:rPr>
          <w:delText>precursors</w:delText>
        </w:r>
        <w:r w:rsidRPr="00D8498A" w:rsidDel="00C465D3">
          <w:rPr>
            <w:rFonts w:ascii="Roboto" w:hAnsi="Roboto"/>
            <w:sz w:val="22"/>
            <w:szCs w:val="22"/>
          </w:rPr>
          <w:delText xml:space="preserve"> </w:delText>
        </w:r>
      </w:del>
      <w:ins w:id="136" w:author="Ho, Carolyn Y.,MD" w:date="2023-08-13T13:28:00Z">
        <w:r w:rsidR="00C465D3">
          <w:rPr>
            <w:rFonts w:ascii="Roboto" w:hAnsi="Roboto"/>
            <w:sz w:val="22"/>
            <w:szCs w:val="22"/>
          </w:rPr>
          <w:t>predictors</w:t>
        </w:r>
        <w:r w:rsidR="00C465D3" w:rsidRPr="00D8498A">
          <w:rPr>
            <w:rFonts w:ascii="Roboto" w:hAnsi="Roboto"/>
            <w:sz w:val="22"/>
            <w:szCs w:val="22"/>
          </w:rPr>
          <w:t xml:space="preserve"> </w:t>
        </w:r>
      </w:ins>
      <w:r w:rsidRPr="00D8498A">
        <w:rPr>
          <w:rFonts w:ascii="Roboto" w:hAnsi="Roboto"/>
          <w:sz w:val="22"/>
          <w:szCs w:val="22"/>
        </w:rPr>
        <w:t xml:space="preserve">of ventricular arrhythmias and </w:t>
      </w:r>
      <w:del w:id="137" w:author="Ho, Carolyn Y.,MD" w:date="2023-08-13T13:27:00Z">
        <w:r w:rsidRPr="00D8498A" w:rsidDel="00C465D3">
          <w:rPr>
            <w:rFonts w:ascii="Roboto" w:hAnsi="Roboto"/>
            <w:sz w:val="22"/>
            <w:szCs w:val="22"/>
          </w:rPr>
          <w:delText>end-stage</w:delText>
        </w:r>
      </w:del>
      <w:ins w:id="138" w:author="Ho, Carolyn Y.,MD" w:date="2023-08-13T13:27:00Z">
        <w:r w:rsidR="00C465D3">
          <w:rPr>
            <w:rFonts w:ascii="Roboto" w:hAnsi="Roboto"/>
            <w:sz w:val="22"/>
            <w:szCs w:val="22"/>
          </w:rPr>
          <w:t>advanced</w:t>
        </w:r>
      </w:ins>
      <w:r w:rsidRPr="00D8498A">
        <w:rPr>
          <w:rFonts w:ascii="Roboto" w:hAnsi="Roboto"/>
          <w:sz w:val="22"/>
          <w:szCs w:val="22"/>
        </w:rPr>
        <w:t xml:space="preserve"> heart failure </w:t>
      </w:r>
      <w:del w:id="139" w:author="Ho, Carolyn Y.,MD" w:date="2023-08-13T13:27:00Z">
        <w:r w:rsidRPr="00D8498A" w:rsidDel="00C465D3">
          <w:rPr>
            <w:rFonts w:ascii="Roboto" w:hAnsi="Roboto"/>
            <w:sz w:val="22"/>
            <w:szCs w:val="22"/>
          </w:rPr>
          <w:delText>outcomes</w:delText>
        </w:r>
        <w:r w:rsidDel="00C465D3">
          <w:rPr>
            <w:rFonts w:ascii="Roboto" w:hAnsi="Roboto"/>
            <w:sz w:val="22"/>
            <w:szCs w:val="22"/>
          </w:rPr>
          <w:delText xml:space="preserve"> </w:delText>
        </w:r>
      </w:del>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ins w:id="140" w:author="Christoffer Vissing" w:date="2023-08-08T14:47:00Z">
        <w:r w:rsidR="008A4596">
          <w:rPr>
            <w:rFonts w:ascii="Roboto" w:hAnsi="Roboto"/>
            <w:sz w:val="22"/>
            <w:szCs w:val="22"/>
          </w:rPr>
          <w:t>,</w:t>
        </w:r>
      </w:ins>
      <w:ins w:id="141" w:author="Christoffer Vissing" w:date="2023-08-08T14:48:00Z">
        <w:r w:rsidR="008A4596">
          <w:rPr>
            <w:rFonts w:ascii="Roboto" w:hAnsi="Roboto"/>
            <w:sz w:val="22"/>
            <w:szCs w:val="22"/>
          </w:rPr>
          <w:t xml:space="preserve"> but with a </w:t>
        </w:r>
        <w:del w:id="142" w:author="Ho, Carolyn Y.,MD" w:date="2023-08-13T13:27:00Z">
          <w:r w:rsidR="008A4596" w:rsidDel="00C465D3">
            <w:rPr>
              <w:rFonts w:ascii="Roboto" w:hAnsi="Roboto"/>
              <w:sz w:val="22"/>
              <w:szCs w:val="22"/>
            </w:rPr>
            <w:delText>larger</w:delText>
          </w:r>
        </w:del>
      </w:ins>
      <w:ins w:id="143" w:author="Ho, Carolyn Y.,MD" w:date="2023-08-13T21:44:00Z">
        <w:r w:rsidR="00493348">
          <w:rPr>
            <w:rFonts w:ascii="Roboto" w:hAnsi="Roboto"/>
            <w:sz w:val="22"/>
            <w:szCs w:val="22"/>
          </w:rPr>
          <w:t>g</w:t>
        </w:r>
      </w:ins>
      <w:ins w:id="144" w:author="Ho, Carolyn Y.,MD" w:date="2023-08-13T13:27:00Z">
        <w:r w:rsidR="00C465D3">
          <w:rPr>
            <w:rFonts w:ascii="Roboto" w:hAnsi="Roboto"/>
            <w:sz w:val="22"/>
            <w:szCs w:val="22"/>
          </w:rPr>
          <w:t>reater</w:t>
        </w:r>
      </w:ins>
      <w:ins w:id="145" w:author="Christoffer Vissing" w:date="2023-08-08T14:48:00Z">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ins>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5B0D6346" w:rsidR="00201C66" w:rsidRPr="00201C66" w:rsidRDefault="007E5235" w:rsidP="00201C66">
      <w:pPr>
        <w:pStyle w:val="ListParagraph"/>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del w:id="146" w:author="Ho, Carolyn Y.,MD" w:date="2023-08-13T13:29:00Z">
        <w:r w:rsidDel="00C465D3">
          <w:rPr>
            <w:rFonts w:ascii="Roboto" w:hAnsi="Roboto"/>
            <w:sz w:val="22"/>
            <w:szCs w:val="22"/>
          </w:rPr>
          <w:delText>and</w:delText>
        </w:r>
        <w:r w:rsidR="00201C66" w:rsidRPr="00201C66" w:rsidDel="00C465D3">
          <w:rPr>
            <w:rFonts w:ascii="Roboto" w:hAnsi="Roboto"/>
            <w:sz w:val="22"/>
            <w:szCs w:val="22"/>
          </w:rPr>
          <w:delText xml:space="preserve"> </w:delText>
        </w:r>
      </w:del>
      <w:ins w:id="147" w:author="Ho, Carolyn Y.,MD" w:date="2023-08-13T13:29:00Z">
        <w:r w:rsidR="00C465D3">
          <w:rPr>
            <w:rFonts w:ascii="Roboto" w:hAnsi="Roboto"/>
            <w:sz w:val="22"/>
            <w:szCs w:val="22"/>
          </w:rPr>
          <w:t>thus</w:t>
        </w:r>
        <w:r w:rsidR="00C465D3" w:rsidRPr="00201C66">
          <w:rPr>
            <w:rFonts w:ascii="Roboto" w:hAnsi="Roboto"/>
            <w:sz w:val="22"/>
            <w:szCs w:val="22"/>
          </w:rPr>
          <w:t xml:space="preserve"> </w:t>
        </w:r>
      </w:ins>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2EB1DD04" w:rsidR="00D8498A" w:rsidRPr="00D8498A" w:rsidRDefault="007E5235" w:rsidP="00D8498A">
      <w:pPr>
        <w:pStyle w:val="ListParagraph"/>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del w:id="148" w:author="Ho, Carolyn Y.,MD" w:date="2023-08-13T13:34:00Z">
        <w:r w:rsidR="00201C66" w:rsidRPr="00D8498A" w:rsidDel="00187E3F">
          <w:rPr>
            <w:rFonts w:ascii="Roboto" w:hAnsi="Roboto"/>
            <w:sz w:val="22"/>
            <w:szCs w:val="22"/>
          </w:rPr>
          <w:delText>could potentially</w:delText>
        </w:r>
      </w:del>
      <w:ins w:id="149" w:author="Ho, Carolyn Y.,MD" w:date="2023-08-13T13:34:00Z">
        <w:r w:rsidR="00187E3F">
          <w:rPr>
            <w:rFonts w:ascii="Roboto" w:hAnsi="Roboto"/>
            <w:sz w:val="22"/>
            <w:szCs w:val="22"/>
          </w:rPr>
          <w:t>may</w:t>
        </w:r>
      </w:ins>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6FBE7C5F"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del w:id="150" w:author="Ho, Carolyn Y.,MD" w:date="2023-08-13T21:49:00Z">
        <w:r w:rsidRPr="00DB6D77" w:rsidDel="00493348">
          <w:rPr>
            <w:rFonts w:ascii="Roboto" w:hAnsi="Roboto"/>
            <w:sz w:val="22"/>
            <w:szCs w:val="22"/>
          </w:rPr>
          <w:delText>significant</w:delText>
        </w:r>
      </w:del>
      <w:ins w:id="151" w:author="Ho, Carolyn Y.,MD" w:date="2023-08-13T21:49:00Z">
        <w:r w:rsidR="00493348" w:rsidRPr="00DB6D77">
          <w:rPr>
            <w:rFonts w:ascii="Roboto" w:hAnsi="Roboto"/>
            <w:sz w:val="22"/>
            <w:szCs w:val="22"/>
          </w:rPr>
          <w:t>considerable</w:t>
        </w:r>
      </w:ins>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del w:id="152" w:author="Ho, Carolyn Y.,MD" w:date="2023-08-13T13:35:00Z">
        <w:r w:rsidRPr="00DB6D77" w:rsidDel="004A06DA">
          <w:rPr>
            <w:rFonts w:ascii="Roboto" w:hAnsi="Roboto"/>
            <w:sz w:val="22"/>
            <w:szCs w:val="22"/>
          </w:rPr>
          <w:delText xml:space="preserve"> </w:delText>
        </w:r>
      </w:del>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w:t>
      </w:r>
      <w:ins w:id="153" w:author="Ho, Carolyn Y.,MD" w:date="2023-08-13T13:40:00Z">
        <w:r w:rsidR="00F51D8D">
          <w:rPr>
            <w:rFonts w:ascii="Roboto" w:hAnsi="Roboto"/>
            <w:sz w:val="22"/>
            <w:szCs w:val="22"/>
          </w:rPr>
          <w:t xml:space="preserve"> and outcomes</w:t>
        </w:r>
      </w:ins>
      <w:del w:id="154" w:author="Ho, Carolyn Y.,MD" w:date="2023-08-13T13:40:00Z">
        <w:r w:rsidRPr="00DB6D77" w:rsidDel="00F51D8D">
          <w:rPr>
            <w:rFonts w:ascii="Roboto" w:hAnsi="Roboto"/>
            <w:sz w:val="22"/>
            <w:szCs w:val="22"/>
          </w:rPr>
          <w:delText>, prognosis, and management</w:delText>
        </w:r>
      </w:del>
      <w:r w:rsidR="00071ECC">
        <w:rPr>
          <w:rFonts w:ascii="Roboto" w:hAnsi="Roboto"/>
          <w:sz w:val="22"/>
          <w:szCs w:val="22"/>
        </w:rPr>
        <w:t>.</w:t>
      </w:r>
      <w:del w:id="155" w:author="Ho, Carolyn Y.,MD" w:date="2023-08-13T13:35:00Z">
        <w:r w:rsidRPr="00DB6D77" w:rsidDel="004A06DA">
          <w:rPr>
            <w:rFonts w:ascii="Roboto" w:hAnsi="Roboto"/>
            <w:sz w:val="22"/>
            <w:szCs w:val="22"/>
          </w:rPr>
          <w:delText xml:space="preserve"> </w:delText>
        </w:r>
      </w:del>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w:t>
      </w:r>
      <w:del w:id="156" w:author="Ho, Carolyn Y.,MD" w:date="2023-08-13T21:50:00Z">
        <w:r w:rsidR="00705B1C" w:rsidDel="00881562">
          <w:rPr>
            <w:rFonts w:ascii="Roboto" w:hAnsi="Roboto"/>
            <w:sz w:val="22"/>
            <w:szCs w:val="22"/>
          </w:rPr>
          <w:delText xml:space="preserve">there has not been </w:delText>
        </w:r>
        <w:r w:rsidRPr="00DB6D77" w:rsidDel="00881562">
          <w:rPr>
            <w:rFonts w:ascii="Roboto" w:hAnsi="Roboto"/>
            <w:sz w:val="22"/>
            <w:szCs w:val="22"/>
          </w:rPr>
          <w:delText xml:space="preserve">comprehensive comparison of </w:delText>
        </w:r>
      </w:del>
      <w:del w:id="157" w:author="Ho, Carolyn Y.,MD" w:date="2023-08-13T13:36:00Z">
        <w:r w:rsidR="00C113BB" w:rsidRPr="00DB6D77" w:rsidDel="00AB5658">
          <w:rPr>
            <w:rFonts w:ascii="Roboto" w:hAnsi="Roboto"/>
            <w:sz w:val="22"/>
            <w:szCs w:val="22"/>
          </w:rPr>
          <w:delText xml:space="preserve">the </w:delText>
        </w:r>
        <w:r w:rsidRPr="00DB6D77" w:rsidDel="00AB5658">
          <w:rPr>
            <w:rFonts w:ascii="Roboto" w:hAnsi="Roboto"/>
            <w:sz w:val="22"/>
            <w:szCs w:val="22"/>
          </w:rPr>
          <w:delText xml:space="preserve">clinical </w:delText>
        </w:r>
        <w:r w:rsidR="00C113BB" w:rsidRPr="00DB6D77" w:rsidDel="00AB5658">
          <w:rPr>
            <w:rFonts w:ascii="Roboto" w:hAnsi="Roboto"/>
            <w:sz w:val="22"/>
            <w:szCs w:val="22"/>
          </w:rPr>
          <w:delText>course</w:delText>
        </w:r>
        <w:r w:rsidRPr="00DB6D77" w:rsidDel="00AB5658">
          <w:rPr>
            <w:rFonts w:ascii="Roboto" w:hAnsi="Roboto"/>
            <w:sz w:val="22"/>
            <w:szCs w:val="22"/>
          </w:rPr>
          <w:delText xml:space="preserve"> </w:delText>
        </w:r>
        <w:r w:rsidR="00667385" w:rsidRPr="00DB6D77" w:rsidDel="00AB5658">
          <w:rPr>
            <w:rFonts w:ascii="Roboto" w:hAnsi="Roboto"/>
            <w:sz w:val="22"/>
            <w:szCs w:val="22"/>
          </w:rPr>
          <w:delText>in</w:delText>
        </w:r>
        <w:r w:rsidRPr="00DB6D77" w:rsidDel="00AB5658">
          <w:rPr>
            <w:rFonts w:ascii="Roboto" w:hAnsi="Roboto"/>
            <w:sz w:val="22"/>
            <w:szCs w:val="22"/>
          </w:rPr>
          <w:delText xml:space="preserve"> </w:delText>
        </w:r>
      </w:del>
      <w:r w:rsidRPr="00DB6D77">
        <w:rPr>
          <w:rFonts w:ascii="Roboto" w:hAnsi="Roboto"/>
          <w:sz w:val="22"/>
          <w:szCs w:val="22"/>
        </w:rPr>
        <w:t>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ins w:id="158" w:author="Ho, Carolyn Y.,MD" w:date="2023-08-13T21:51:00Z">
        <w:r w:rsidR="00881562">
          <w:rPr>
            <w:rFonts w:ascii="Roboto" w:hAnsi="Roboto"/>
            <w:sz w:val="22"/>
            <w:szCs w:val="22"/>
          </w:rPr>
          <w:t xml:space="preserve"> have not previously been comprehensively compared</w:t>
        </w:r>
      </w:ins>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w:t>
      </w:r>
      <w:proofErr w:type="gramStart"/>
      <w:r w:rsidRPr="00DB6D77">
        <w:rPr>
          <w:rFonts w:ascii="Roboto" w:hAnsi="Roboto"/>
          <w:sz w:val="22"/>
          <w:szCs w:val="22"/>
        </w:rPr>
        <w:t>In light of</w:t>
      </w:r>
      <w:proofErr w:type="gramEnd"/>
      <w:r w:rsidRPr="00DB6D77">
        <w:rPr>
          <w:rFonts w:ascii="Roboto" w:hAnsi="Roboto"/>
          <w:sz w:val="22"/>
          <w:szCs w:val="22"/>
        </w:rPr>
        <w:t xml:space="preserve"> these gaps in the </w:t>
      </w:r>
      <w:del w:id="159" w:author="Ho, Carolyn Y.,MD" w:date="2023-08-13T21:51:00Z">
        <w:r w:rsidRPr="00DB6D77" w:rsidDel="00881562">
          <w:rPr>
            <w:rFonts w:ascii="Roboto" w:hAnsi="Roboto"/>
            <w:sz w:val="22"/>
            <w:szCs w:val="22"/>
          </w:rPr>
          <w:delText xml:space="preserve">current </w:delText>
        </w:r>
      </w:del>
      <w:r w:rsidRPr="00DB6D77">
        <w:rPr>
          <w:rFonts w:ascii="Roboto" w:hAnsi="Roboto"/>
          <w:sz w:val="22"/>
          <w:szCs w:val="22"/>
        </w:rPr>
        <w:t xml:space="preserve">literature, our study aims to </w:t>
      </w:r>
      <w:del w:id="160" w:author="Ho, Carolyn Y.,MD" w:date="2023-08-13T21:52:00Z">
        <w:r w:rsidRPr="00DB6D77" w:rsidDel="00881562">
          <w:rPr>
            <w:rFonts w:ascii="Roboto" w:hAnsi="Roboto"/>
            <w:sz w:val="22"/>
            <w:szCs w:val="22"/>
          </w:rPr>
          <w:delText xml:space="preserve">compare </w:delText>
        </w:r>
      </w:del>
      <w:ins w:id="161" w:author="Ho, Carolyn Y.,MD" w:date="2023-08-13T21:52:00Z">
        <w:r w:rsidR="00881562">
          <w:rPr>
            <w:rFonts w:ascii="Roboto" w:hAnsi="Roboto"/>
            <w:sz w:val="22"/>
            <w:szCs w:val="22"/>
          </w:rPr>
          <w:t>contrast</w:t>
        </w:r>
        <w:r w:rsidR="00881562" w:rsidRPr="00DB6D77">
          <w:rPr>
            <w:rFonts w:ascii="Roboto" w:hAnsi="Roboto"/>
            <w:sz w:val="22"/>
            <w:szCs w:val="22"/>
          </w:rPr>
          <w:t xml:space="preserve"> </w:t>
        </w:r>
      </w:ins>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ins w:id="162" w:author="Ho, Carolyn Y.,MD" w:date="2023-08-19T13:28:00Z">
        <w:r w:rsidR="00CA4258">
          <w:rPr>
            <w:rFonts w:ascii="Roboto" w:hAnsi="Roboto"/>
            <w:sz w:val="22"/>
            <w:szCs w:val="22"/>
          </w:rPr>
          <w:t>characteri</w:t>
        </w:r>
      </w:ins>
      <w:ins w:id="163" w:author="Ho, Carolyn Y.,MD" w:date="2023-08-19T13:29:00Z">
        <w:r w:rsidR="00CA4258">
          <w:rPr>
            <w:rFonts w:ascii="Roboto" w:hAnsi="Roboto"/>
            <w:sz w:val="22"/>
            <w:szCs w:val="22"/>
          </w:rPr>
          <w:t xml:space="preserve">zing </w:t>
        </w:r>
      </w:ins>
      <w:r w:rsidRPr="00DB6D77">
        <w:rPr>
          <w:rFonts w:ascii="Roboto" w:hAnsi="Roboto"/>
          <w:sz w:val="22"/>
          <w:szCs w:val="22"/>
        </w:rPr>
        <w:t xml:space="preserve">clinical trajectories </w:t>
      </w:r>
      <w:ins w:id="164" w:author="Ho, Carolyn Y.,MD" w:date="2023-08-19T13:29:00Z">
        <w:r w:rsidR="00CA4258">
          <w:rPr>
            <w:rFonts w:ascii="Roboto" w:hAnsi="Roboto"/>
            <w:sz w:val="22"/>
            <w:szCs w:val="22"/>
          </w:rPr>
          <w:t>and the temporal sequence of events in</w:t>
        </w:r>
      </w:ins>
      <w:del w:id="165" w:author="Ho, Carolyn Y.,MD" w:date="2023-08-19T13:29:00Z">
        <w:r w:rsidRPr="00DB6D77" w:rsidDel="00CA4258">
          <w:rPr>
            <w:rFonts w:ascii="Roboto" w:hAnsi="Roboto"/>
            <w:sz w:val="22"/>
            <w:szCs w:val="22"/>
          </w:rPr>
          <w:delText>of</w:delText>
        </w:r>
      </w:del>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w:t>
      </w:r>
      <w:del w:id="166" w:author="Ho, Carolyn Y.,MD" w:date="2023-08-13T13:41:00Z">
        <w:r w:rsidRPr="00DB6D77" w:rsidDel="00F51D8D">
          <w:rPr>
            <w:rFonts w:ascii="Roboto" w:hAnsi="Roboto"/>
            <w:sz w:val="22"/>
            <w:szCs w:val="22"/>
          </w:rPr>
          <w:delText xml:space="preserve">potential </w:delText>
        </w:r>
      </w:del>
      <w:r w:rsidRPr="00DB6D77">
        <w:rPr>
          <w:rFonts w:ascii="Roboto" w:hAnsi="Roboto"/>
          <w:sz w:val="22"/>
          <w:szCs w:val="22"/>
        </w:rPr>
        <w:t xml:space="preserve">patterns that may provide valuable insights into disease progression, risk stratification, and </w:t>
      </w:r>
      <w:del w:id="167" w:author="Ho, Carolyn Y.,MD" w:date="2023-08-19T13:29:00Z">
        <w:r w:rsidRPr="00DB6D77" w:rsidDel="00CA4258">
          <w:rPr>
            <w:rFonts w:ascii="Roboto" w:hAnsi="Roboto"/>
            <w:sz w:val="22"/>
            <w:szCs w:val="22"/>
          </w:rPr>
          <w:delText>therapeutic interventions in</w:delText>
        </w:r>
      </w:del>
      <w:ins w:id="168" w:author="Ho, Carolyn Y.,MD" w:date="2023-08-19T13:30:00Z">
        <w:r w:rsidR="00CA4258">
          <w:rPr>
            <w:rFonts w:ascii="Roboto" w:hAnsi="Roboto"/>
            <w:sz w:val="22"/>
            <w:szCs w:val="22"/>
          </w:rPr>
          <w:t xml:space="preserve">providing </w:t>
        </w:r>
      </w:ins>
      <w:ins w:id="169" w:author="Ho, Carolyn Y.,MD" w:date="2023-08-19T13:29:00Z">
        <w:r w:rsidR="00CA4258">
          <w:rPr>
            <w:rFonts w:ascii="Roboto" w:hAnsi="Roboto"/>
            <w:sz w:val="22"/>
            <w:szCs w:val="22"/>
          </w:rPr>
          <w:t xml:space="preserve">more </w:t>
        </w:r>
      </w:ins>
      <w:ins w:id="170" w:author="Ho, Carolyn Y.,MD" w:date="2023-08-19T13:30:00Z">
        <w:r w:rsidR="00CA4258">
          <w:rPr>
            <w:rFonts w:ascii="Roboto" w:hAnsi="Roboto"/>
            <w:sz w:val="22"/>
            <w:szCs w:val="22"/>
          </w:rPr>
          <w:t xml:space="preserve">personalized </w:t>
        </w:r>
      </w:ins>
      <w:ins w:id="171" w:author="Ho, Carolyn Y.,MD" w:date="2023-08-19T13:29:00Z">
        <w:r w:rsidR="00CA4258">
          <w:rPr>
            <w:rFonts w:ascii="Roboto" w:hAnsi="Roboto"/>
            <w:sz w:val="22"/>
            <w:szCs w:val="22"/>
          </w:rPr>
          <w:t>clinical management of</w:t>
        </w:r>
      </w:ins>
      <w:r w:rsidRPr="00DB6D77">
        <w:rPr>
          <w:rFonts w:ascii="Roboto" w:hAnsi="Roboto"/>
          <w:sz w:val="22"/>
          <w:szCs w:val="22"/>
        </w:rPr>
        <w:t xml:space="preserve"> </w:t>
      </w:r>
      <w:del w:id="172" w:author="Ho, Carolyn Y.,MD" w:date="2023-08-19T13:30:00Z">
        <w:r w:rsidRPr="00DB6D77" w:rsidDel="00CA4258">
          <w:rPr>
            <w:rFonts w:ascii="Roboto" w:hAnsi="Roboto"/>
            <w:sz w:val="22"/>
            <w:szCs w:val="22"/>
          </w:rPr>
          <w:delText xml:space="preserve">both </w:delText>
        </w:r>
        <w:r w:rsidR="001340F8" w:rsidDel="00CA4258">
          <w:rPr>
            <w:rFonts w:ascii="Roboto" w:hAnsi="Roboto"/>
            <w:sz w:val="22"/>
            <w:szCs w:val="22"/>
          </w:rPr>
          <w:delText>sarcomeric</w:delText>
        </w:r>
        <w:r w:rsidRPr="00DB6D77" w:rsidDel="00CA4258">
          <w:rPr>
            <w:rFonts w:ascii="Roboto" w:hAnsi="Roboto"/>
            <w:sz w:val="22"/>
            <w:szCs w:val="22"/>
          </w:rPr>
          <w:delText xml:space="preserve"> and non-</w:delText>
        </w:r>
        <w:r w:rsidR="001340F8" w:rsidDel="00CA4258">
          <w:rPr>
            <w:rFonts w:ascii="Roboto" w:hAnsi="Roboto"/>
            <w:sz w:val="22"/>
            <w:szCs w:val="22"/>
          </w:rPr>
          <w:delText>sarcomeric</w:delText>
        </w:r>
      </w:del>
      <w:r w:rsidRPr="00DB6D77">
        <w:rPr>
          <w:rFonts w:ascii="Roboto" w:hAnsi="Roboto"/>
          <w:sz w:val="22"/>
          <w:szCs w:val="22"/>
        </w:rPr>
        <w:t xml:space="preserve"> 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6005B6A4"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del w:id="173" w:author="Ho, Carolyn Y.,MD" w:date="2023-08-13T13:41:00Z">
        <w:r w:rsidR="005B164B" w:rsidDel="00F51D8D">
          <w:rPr>
            <w:rFonts w:ascii="Roboto" w:hAnsi="Roboto"/>
            <w:sz w:val="22"/>
            <w:szCs w:val="22"/>
          </w:rPr>
          <w:delText>have undergone clinical evaluation</w:delText>
        </w:r>
      </w:del>
      <w:ins w:id="174" w:author="Ho, Carolyn Y.,MD" w:date="2023-08-13T13:41:00Z">
        <w:r w:rsidR="00F51D8D">
          <w:rPr>
            <w:rFonts w:ascii="Roboto" w:hAnsi="Roboto"/>
            <w:sz w:val="22"/>
            <w:szCs w:val="22"/>
          </w:rPr>
          <w:t>receive care</w:t>
        </w:r>
      </w:ins>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ins w:id="175" w:author="Ho, Carolyn Y.,MD" w:date="2023-08-13T13:41:00Z">
        <w:r w:rsidR="00F51D8D">
          <w:rPr>
            <w:rFonts w:ascii="Roboto" w:hAnsi="Roboto"/>
            <w:sz w:val="22"/>
            <w:szCs w:val="22"/>
          </w:rPr>
          <w:t xml:space="preserve">clinical features and </w:t>
        </w:r>
      </w:ins>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ins w:id="176" w:author="Ho, Carolyn Y.,MD" w:date="2023-08-13T21:52:00Z">
        <w:r w:rsidR="00881562">
          <w:rPr>
            <w:rFonts w:ascii="Roboto" w:hAnsi="Roboto"/>
            <w:sz w:val="22"/>
            <w:szCs w:val="22"/>
          </w:rPr>
          <w:t xml:space="preserve">core </w:t>
        </w:r>
      </w:ins>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commentRangeStart w:id="177"/>
      <w:r w:rsidR="00C11D6C">
        <w:rPr>
          <w:rFonts w:ascii="Roboto" w:hAnsi="Roboto"/>
          <w:b/>
          <w:bCs/>
          <w:i/>
          <w:iCs/>
          <w:sz w:val="22"/>
          <w:szCs w:val="22"/>
        </w:rPr>
        <w:t>Features</w:t>
      </w:r>
      <w:commentRangeEnd w:id="177"/>
      <w:r w:rsidR="00CD5D89">
        <w:rPr>
          <w:rStyle w:val="CommentReference"/>
        </w:rPr>
        <w:commentReference w:id="177"/>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Paragraph"/>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798D7066" w:rsidR="005B164B" w:rsidRPr="00C11D6C" w:rsidRDefault="0001732F" w:rsidP="00C11D6C">
      <w:pPr>
        <w:pStyle w:val="ListParagraph"/>
        <w:numPr>
          <w:ilvl w:val="0"/>
          <w:numId w:val="19"/>
        </w:numPr>
        <w:spacing w:line="480" w:lineRule="auto"/>
        <w:rPr>
          <w:rFonts w:ascii="Roboto" w:hAnsi="Roboto"/>
          <w:sz w:val="22"/>
          <w:szCs w:val="22"/>
        </w:rPr>
      </w:pPr>
      <w:r>
        <w:rPr>
          <w:rFonts w:ascii="Roboto" w:hAnsi="Roboto"/>
          <w:sz w:val="22"/>
          <w:szCs w:val="22"/>
        </w:rPr>
        <w:lastRenderedPageBreak/>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ins w:id="178" w:author="Christoffer Vissing" w:date="2023-08-08T13:49:00Z">
        <w:r w:rsidR="00D66F04">
          <w:rPr>
            <w:rFonts w:ascii="Roboto" w:hAnsi="Roboto"/>
            <w:sz w:val="22"/>
            <w:szCs w:val="22"/>
          </w:rPr>
          <w:t xml:space="preserve"> and</w:t>
        </w:r>
      </w:ins>
      <w:del w:id="179" w:author="Christoffer Vissing" w:date="2023-08-08T13:49:00Z">
        <w:r w:rsidR="005B164B" w:rsidRPr="00C11D6C" w:rsidDel="00D66F04">
          <w:rPr>
            <w:rFonts w:ascii="Roboto" w:hAnsi="Roboto"/>
            <w:sz w:val="22"/>
            <w:szCs w:val="22"/>
          </w:rPr>
          <w:delText>,</w:delText>
        </w:r>
      </w:del>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del w:id="180" w:author="Christoffer Vissing" w:date="2023-08-08T13:49:00Z">
        <w:r w:rsidR="005B164B" w:rsidRPr="00C11D6C" w:rsidDel="00D66F04">
          <w:rPr>
            <w:rFonts w:ascii="Roboto" w:hAnsi="Roboto"/>
            <w:sz w:val="22"/>
            <w:szCs w:val="22"/>
          </w:rPr>
          <w:delText>, and left atrial size</w:delText>
        </w:r>
      </w:del>
      <w:r w:rsidR="005B164B" w:rsidRPr="00C11D6C">
        <w:rPr>
          <w:rFonts w:ascii="Roboto" w:hAnsi="Roboto"/>
          <w:sz w:val="22"/>
          <w:szCs w:val="22"/>
        </w:rPr>
        <w:t>.</w:t>
      </w:r>
    </w:p>
    <w:p w14:paraId="440EDC6C" w14:textId="22AB22A8" w:rsidR="005B164B" w:rsidRPr="00C11D6C" w:rsidRDefault="005B164B" w:rsidP="00C11D6C">
      <w:pPr>
        <w:pStyle w:val="ListParagraph"/>
        <w:numPr>
          <w:ilvl w:val="0"/>
          <w:numId w:val="19"/>
        </w:numPr>
        <w:spacing w:line="480" w:lineRule="auto"/>
        <w:rPr>
          <w:rFonts w:ascii="Roboto" w:hAnsi="Roboto"/>
          <w:sz w:val="22"/>
          <w:szCs w:val="22"/>
        </w:rPr>
      </w:pPr>
      <w:r w:rsidRPr="00C11D6C">
        <w:rPr>
          <w:rFonts w:ascii="Roboto" w:hAnsi="Roboto"/>
          <w:sz w:val="22"/>
          <w:szCs w:val="22"/>
        </w:rPr>
        <w:t>Heart failure</w:t>
      </w:r>
      <w:del w:id="181" w:author="Ho, Carolyn Y.,MD" w:date="2023-08-13T21:59:00Z">
        <w:r w:rsidRPr="00C11D6C" w:rsidDel="00881562">
          <w:rPr>
            <w:rFonts w:ascii="Roboto" w:hAnsi="Roboto"/>
            <w:sz w:val="22"/>
            <w:szCs w:val="22"/>
          </w:rPr>
          <w:delText xml:space="preserve"> outcomes</w:delText>
        </w:r>
      </w:del>
      <w:r w:rsidRPr="00C11D6C">
        <w:rPr>
          <w:rFonts w:ascii="Roboto" w:hAnsi="Roboto"/>
          <w:sz w:val="22"/>
          <w:szCs w:val="22"/>
        </w:rPr>
        <w:t>: New York Heart Association (NYHA) functional class III-IV</w:t>
      </w:r>
      <w:del w:id="182" w:author="Ho, Carolyn Y.,MD" w:date="2023-08-13T21:53:00Z">
        <w:r w:rsidRPr="00C11D6C" w:rsidDel="00881562">
          <w:rPr>
            <w:rFonts w:ascii="Roboto" w:hAnsi="Roboto"/>
            <w:sz w:val="22"/>
            <w:szCs w:val="22"/>
          </w:rPr>
          <w:delText xml:space="preserve"> symptoms</w:delText>
        </w:r>
      </w:del>
      <w:r w:rsidR="00D50E7D">
        <w:rPr>
          <w:rFonts w:ascii="Roboto" w:hAnsi="Roboto"/>
          <w:sz w:val="22"/>
          <w:szCs w:val="22"/>
        </w:rPr>
        <w:t>,</w:t>
      </w:r>
      <w:r w:rsidRPr="00C11D6C">
        <w:rPr>
          <w:rFonts w:ascii="Roboto" w:hAnsi="Roboto"/>
          <w:sz w:val="22"/>
          <w:szCs w:val="22"/>
        </w:rPr>
        <w:t xml:space="preserve"> LV systolic dysfunction</w:t>
      </w:r>
      <w:ins w:id="183" w:author="Ho, Carolyn Y.,MD" w:date="2023-08-13T13:44:00Z">
        <w:r w:rsidR="00F51D8D">
          <w:rPr>
            <w:rFonts w:ascii="Roboto" w:hAnsi="Roboto"/>
            <w:sz w:val="22"/>
            <w:szCs w:val="22"/>
          </w:rPr>
          <w:t xml:space="preserve"> (LV ejection fraction (EF) &lt;50%)</w:t>
        </w:r>
      </w:ins>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ins w:id="184" w:author="Ho, Carolyn Y.,MD" w:date="2023-08-13T21:53:00Z">
        <w:r w:rsidR="00881562">
          <w:rPr>
            <w:rFonts w:ascii="Roboto" w:hAnsi="Roboto"/>
            <w:sz w:val="22"/>
            <w:szCs w:val="22"/>
          </w:rPr>
          <w:t>(</w:t>
        </w:r>
      </w:ins>
      <w:ins w:id="185" w:author="Ho, Carolyn Y.,MD" w:date="2023-08-13T21:54:00Z">
        <w:r w:rsidR="00881562">
          <w:rPr>
            <w:rFonts w:ascii="Roboto" w:hAnsi="Roboto"/>
            <w:sz w:val="22"/>
            <w:szCs w:val="22"/>
          </w:rPr>
          <w:t xml:space="preserve">LVAD) </w:t>
        </w:r>
      </w:ins>
      <w:r w:rsidR="00D50E7D" w:rsidRPr="00C11D6C">
        <w:rPr>
          <w:rFonts w:ascii="Roboto" w:hAnsi="Roboto"/>
          <w:sz w:val="22"/>
          <w:szCs w:val="22"/>
        </w:rPr>
        <w:t>implantation</w:t>
      </w:r>
      <w:r w:rsidRPr="00C11D6C">
        <w:rPr>
          <w:rFonts w:ascii="Roboto" w:hAnsi="Roboto"/>
          <w:sz w:val="22"/>
          <w:szCs w:val="22"/>
        </w:rPr>
        <w:t>.</w:t>
      </w:r>
    </w:p>
    <w:p w14:paraId="092AF4ED" w14:textId="6BB6B16D" w:rsidR="005B164B" w:rsidRPr="00C11D6C" w:rsidRDefault="005B164B" w:rsidP="00C11D6C">
      <w:pPr>
        <w:pStyle w:val="ListParagraph"/>
        <w:numPr>
          <w:ilvl w:val="0"/>
          <w:numId w:val="19"/>
        </w:numPr>
        <w:spacing w:line="480" w:lineRule="auto"/>
        <w:rPr>
          <w:rFonts w:ascii="Roboto" w:hAnsi="Roboto"/>
          <w:sz w:val="22"/>
          <w:szCs w:val="22"/>
        </w:rPr>
      </w:pPr>
      <w:del w:id="186" w:author="Ho, Carolyn Y.,MD" w:date="2023-08-13T22:00:00Z">
        <w:r w:rsidRPr="00C11D6C" w:rsidDel="00881562">
          <w:rPr>
            <w:rFonts w:ascii="Roboto" w:hAnsi="Roboto"/>
            <w:sz w:val="22"/>
            <w:szCs w:val="22"/>
          </w:rPr>
          <w:delText xml:space="preserve">Arrhythmic </w:delText>
        </w:r>
        <w:r w:rsidR="00E835E2" w:rsidDel="00881562">
          <w:rPr>
            <w:rFonts w:ascii="Roboto" w:hAnsi="Roboto"/>
            <w:sz w:val="22"/>
            <w:szCs w:val="22"/>
          </w:rPr>
          <w:delText>outcomes</w:delText>
        </w:r>
      </w:del>
      <w:ins w:id="187" w:author="Ho, Carolyn Y.,MD" w:date="2023-08-13T22:00:00Z">
        <w:r w:rsidR="00881562">
          <w:rPr>
            <w:rFonts w:ascii="Roboto" w:hAnsi="Roboto"/>
            <w:sz w:val="22"/>
            <w:szCs w:val="22"/>
          </w:rPr>
          <w:t>Arrhythmias</w:t>
        </w:r>
      </w:ins>
      <w:r w:rsidRPr="00C11D6C">
        <w:rPr>
          <w:rFonts w:ascii="Roboto" w:hAnsi="Roboto"/>
          <w:sz w:val="22"/>
          <w:szCs w:val="22"/>
        </w:rPr>
        <w:t xml:space="preserve">: </w:t>
      </w:r>
      <w:ins w:id="188" w:author="Ho, Carolyn Y.,MD" w:date="2023-08-13T13:44:00Z">
        <w:r w:rsidR="00F51D8D">
          <w:rPr>
            <w:rFonts w:ascii="Roboto" w:hAnsi="Roboto"/>
            <w:sz w:val="22"/>
            <w:szCs w:val="22"/>
          </w:rPr>
          <w:t>Unexplained s</w:t>
        </w:r>
      </w:ins>
      <w:del w:id="189" w:author="Ho, Carolyn Y.,MD" w:date="2023-08-13T13:44:00Z">
        <w:r w:rsidRPr="00C11D6C" w:rsidDel="00F51D8D">
          <w:rPr>
            <w:rFonts w:ascii="Roboto" w:hAnsi="Roboto"/>
            <w:sz w:val="22"/>
            <w:szCs w:val="22"/>
          </w:rPr>
          <w:delText>S</w:delText>
        </w:r>
      </w:del>
      <w:r w:rsidRPr="00C11D6C">
        <w:rPr>
          <w:rFonts w:ascii="Roboto" w:hAnsi="Roboto"/>
          <w:sz w:val="22"/>
          <w:szCs w:val="22"/>
        </w:rPr>
        <w:t>yncope,</w:t>
      </w:r>
      <w:r w:rsidR="0001732F">
        <w:rPr>
          <w:rFonts w:ascii="Roboto" w:hAnsi="Roboto"/>
          <w:sz w:val="22"/>
          <w:szCs w:val="22"/>
        </w:rPr>
        <w:t xml:space="preserve"> non-sustained ventricular tachycardia (VT), cardiac arrest,</w:t>
      </w:r>
      <w:r w:rsidRPr="00C11D6C">
        <w:rPr>
          <w:rFonts w:ascii="Roboto" w:hAnsi="Roboto"/>
          <w:sz w:val="22"/>
          <w:szCs w:val="22"/>
        </w:rPr>
        <w:t xml:space="preserve"> composite ventricular arrhythmia outcome (including </w:t>
      </w:r>
      <w:r w:rsidR="0001732F">
        <w:rPr>
          <w:rFonts w:ascii="Roboto" w:hAnsi="Roboto"/>
          <w:sz w:val="22"/>
          <w:szCs w:val="22"/>
        </w:rPr>
        <w:t>sudden cardiac death, aborted sudden cardiac death,</w:t>
      </w:r>
      <w:r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Pr="00C11D6C">
        <w:rPr>
          <w:rFonts w:ascii="Roboto" w:hAnsi="Roboto"/>
          <w:sz w:val="22"/>
          <w:szCs w:val="22"/>
        </w:rPr>
        <w:t>), and atrial fibrillation.</w:t>
      </w:r>
    </w:p>
    <w:p w14:paraId="5002EBD5" w14:textId="542EFF26" w:rsidR="005B164B" w:rsidRPr="00C11D6C" w:rsidRDefault="005B164B" w:rsidP="00C11D6C">
      <w:pPr>
        <w:pStyle w:val="ListParagraph"/>
        <w:numPr>
          <w:ilvl w:val="0"/>
          <w:numId w:val="19"/>
        </w:numPr>
        <w:spacing w:line="480" w:lineRule="auto"/>
        <w:rPr>
          <w:rFonts w:ascii="Roboto" w:hAnsi="Roboto"/>
          <w:sz w:val="22"/>
          <w:szCs w:val="22"/>
        </w:rPr>
      </w:pPr>
      <w:commentRangeStart w:id="190"/>
      <w:commentRangeStart w:id="191"/>
      <w:del w:id="192" w:author="Ho, Carolyn Y.,MD" w:date="2023-08-13T21:54:00Z">
        <w:r w:rsidRPr="00C11D6C" w:rsidDel="00881562">
          <w:rPr>
            <w:rFonts w:ascii="Roboto" w:hAnsi="Roboto"/>
            <w:sz w:val="22"/>
            <w:szCs w:val="22"/>
          </w:rPr>
          <w:delText xml:space="preserve">Interventional outcomes: </w:delText>
        </w:r>
        <w:r w:rsidR="0001732F" w:rsidDel="00881562">
          <w:rPr>
            <w:rFonts w:ascii="Roboto" w:hAnsi="Roboto"/>
            <w:sz w:val="22"/>
            <w:szCs w:val="22"/>
          </w:rPr>
          <w:delText>ICD</w:delText>
        </w:r>
        <w:r w:rsidRPr="00C11D6C" w:rsidDel="00881562">
          <w:rPr>
            <w:rFonts w:ascii="Roboto" w:hAnsi="Roboto"/>
            <w:sz w:val="22"/>
            <w:szCs w:val="22"/>
          </w:rPr>
          <w:delText xml:space="preserve"> implantation, septal reduction therapy (surgical myectomy or alcohol septal ablation), arrhythmia ablation</w:delText>
        </w:r>
      </w:del>
      <w:r w:rsidRPr="00C11D6C">
        <w:rPr>
          <w:rFonts w:ascii="Roboto" w:hAnsi="Roboto"/>
          <w:sz w:val="22"/>
          <w:szCs w:val="22"/>
        </w:rPr>
        <w:t>.</w:t>
      </w:r>
      <w:commentRangeEnd w:id="190"/>
      <w:r w:rsidR="00D66F04">
        <w:rPr>
          <w:rStyle w:val="CommentReference"/>
        </w:rPr>
        <w:commentReference w:id="190"/>
      </w:r>
      <w:commentRangeEnd w:id="191"/>
      <w:r w:rsidR="00F51D8D">
        <w:rPr>
          <w:rStyle w:val="CommentReference"/>
        </w:rPr>
        <w:commentReference w:id="191"/>
      </w:r>
    </w:p>
    <w:p w14:paraId="1B1E2C03" w14:textId="3BF6A39C" w:rsidR="005B164B" w:rsidRPr="00C11D6C" w:rsidRDefault="005B164B" w:rsidP="00C11D6C">
      <w:pPr>
        <w:pStyle w:val="ListParagraph"/>
        <w:numPr>
          <w:ilvl w:val="0"/>
          <w:numId w:val="19"/>
        </w:numPr>
        <w:spacing w:line="480" w:lineRule="auto"/>
        <w:rPr>
          <w:rFonts w:ascii="Roboto" w:hAnsi="Roboto"/>
          <w:sz w:val="22"/>
          <w:szCs w:val="22"/>
        </w:rPr>
      </w:pPr>
      <w:del w:id="193" w:author="Ho, Carolyn Y.,MD" w:date="2023-08-13T21:55:00Z">
        <w:r w:rsidRPr="00C11D6C" w:rsidDel="00881562">
          <w:rPr>
            <w:rFonts w:ascii="Roboto" w:hAnsi="Roboto"/>
            <w:sz w:val="22"/>
            <w:szCs w:val="22"/>
          </w:rPr>
          <w:delText xml:space="preserve">Cerebrovascular outcome: </w:delText>
        </w:r>
      </w:del>
      <w:r w:rsidRPr="00C11D6C">
        <w:rPr>
          <w:rFonts w:ascii="Roboto" w:hAnsi="Roboto"/>
          <w:sz w:val="22"/>
          <w:szCs w:val="22"/>
        </w:rPr>
        <w:t>Stroke.</w:t>
      </w:r>
    </w:p>
    <w:p w14:paraId="6F8B3C90" w14:textId="08F49418" w:rsidR="005B164B" w:rsidRPr="00C11D6C" w:rsidRDefault="005B164B" w:rsidP="005B164B">
      <w:pPr>
        <w:pStyle w:val="ListParagraph"/>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ins w:id="194" w:author="Ho, Carolyn Y.,MD" w:date="2023-08-13T21:55:00Z">
        <w:r w:rsidR="00881562">
          <w:rPr>
            <w:rFonts w:ascii="Roboto" w:hAnsi="Roboto"/>
            <w:sz w:val="22"/>
            <w:szCs w:val="22"/>
          </w:rPr>
          <w:t>[</w:t>
        </w:r>
      </w:ins>
      <w:del w:id="195" w:author="Ho, Carolyn Y.,MD" w:date="2023-08-13T21:55:00Z">
        <w:r w:rsidR="00E835E2" w:rsidDel="00881562">
          <w:rPr>
            <w:rFonts w:ascii="Roboto" w:hAnsi="Roboto"/>
            <w:sz w:val="22"/>
            <w:szCs w:val="22"/>
          </w:rPr>
          <w:delText>(</w:delText>
        </w:r>
      </w:del>
      <w:r w:rsidR="00E835E2">
        <w:rPr>
          <w:rFonts w:ascii="Roboto" w:hAnsi="Roboto"/>
          <w:sz w:val="22"/>
          <w:szCs w:val="22"/>
        </w:rPr>
        <w:t>SCD</w:t>
      </w:r>
      <w:ins w:id="196" w:author="Ho, Carolyn Y.,MD" w:date="2023-08-13T21:55:00Z">
        <w:r w:rsidR="00881562">
          <w:rPr>
            <w:rFonts w:ascii="Roboto" w:hAnsi="Roboto"/>
            <w:sz w:val="22"/>
            <w:szCs w:val="22"/>
          </w:rPr>
          <w:t>]</w:t>
        </w:r>
      </w:ins>
      <w:del w:id="197" w:author="Ho, Carolyn Y.,MD" w:date="2023-08-13T21:55:00Z">
        <w:r w:rsidR="00E835E2" w:rsidDel="00881562">
          <w:rPr>
            <w:rFonts w:ascii="Roboto" w:hAnsi="Roboto"/>
            <w:sz w:val="22"/>
            <w:szCs w:val="22"/>
          </w:rPr>
          <w:delText>)</w:delText>
        </w:r>
      </w:del>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4146418A"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ins w:id="198" w:author="Ho, Carolyn Y.,MD" w:date="2023-08-13T22:00:00Z">
        <w:r w:rsidR="006652DF">
          <w:rPr>
            <w:rFonts w:ascii="Roboto" w:hAnsi="Roboto"/>
            <w:sz w:val="22"/>
            <w:szCs w:val="22"/>
          </w:rPr>
          <w:t>Additionally, t</w:t>
        </w:r>
      </w:ins>
      <w:del w:id="199" w:author="Ho, Carolyn Y.,MD" w:date="2023-08-13T22:00:00Z">
        <w:r w:rsidRPr="005B164B" w:rsidDel="006652DF">
          <w:rPr>
            <w:rFonts w:ascii="Roboto" w:hAnsi="Roboto"/>
            <w:sz w:val="22"/>
            <w:szCs w:val="22"/>
          </w:rPr>
          <w:delText>T</w:delText>
        </w:r>
      </w:del>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200" w:name="_Hlk121990694"/>
    </w:p>
    <w:p w14:paraId="48BE3502" w14:textId="3E595EB4" w:rsidR="00C11D6C" w:rsidRDefault="00C11D6C" w:rsidP="001D711A">
      <w:pPr>
        <w:spacing w:line="480" w:lineRule="auto"/>
        <w:rPr>
          <w:rFonts w:ascii="Roboto" w:hAnsi="Roboto"/>
          <w:sz w:val="22"/>
          <w:szCs w:val="22"/>
        </w:rPr>
      </w:pPr>
      <w:r w:rsidRPr="005B164B">
        <w:rPr>
          <w:rFonts w:ascii="Roboto" w:hAnsi="Roboto"/>
          <w:sz w:val="22"/>
          <w:szCs w:val="22"/>
        </w:rPr>
        <w:lastRenderedPageBreak/>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ins w:id="201" w:author="Christoffer Vissing" w:date="2023-08-08T14:26:00Z">
        <w:r w:rsidR="00C07642">
          <w:rPr>
            <w:rFonts w:ascii="Roboto" w:hAnsi="Roboto"/>
            <w:sz w:val="22"/>
            <w:szCs w:val="22"/>
          </w:rPr>
          <w:t>.</w:t>
        </w:r>
      </w:ins>
      <w:ins w:id="202" w:author="Christoffer Vissing" w:date="2023-08-08T14:27:00Z">
        <w:r w:rsidR="00C07642">
          <w:rPr>
            <w:rFonts w:ascii="Roboto" w:hAnsi="Roboto"/>
            <w:sz w:val="22"/>
            <w:szCs w:val="22"/>
          </w:rPr>
          <w:t xml:space="preserve"> L</w:t>
        </w:r>
      </w:ins>
      <w:ins w:id="203" w:author="Christoffer Vissing" w:date="2023-08-08T14:24:00Z">
        <w:r w:rsidR="00C07642">
          <w:rPr>
            <w:rFonts w:ascii="Roboto" w:hAnsi="Roboto"/>
            <w:sz w:val="22"/>
            <w:szCs w:val="22"/>
          </w:rPr>
          <w:t xml:space="preserve">inear mixed-effects regression </w:t>
        </w:r>
        <w:commentRangeStart w:id="204"/>
        <w:r w:rsidR="00C07642">
          <w:rPr>
            <w:rFonts w:ascii="Roboto" w:hAnsi="Roboto"/>
            <w:sz w:val="22"/>
            <w:szCs w:val="22"/>
          </w:rPr>
          <w:t>i</w:t>
        </w:r>
      </w:ins>
      <w:ins w:id="205" w:author="Christoffer Vissing" w:date="2023-08-08T14:25:00Z">
        <w:r w:rsidR="00C07642">
          <w:rPr>
            <w:rFonts w:ascii="Roboto" w:hAnsi="Roboto"/>
            <w:sz w:val="22"/>
            <w:szCs w:val="22"/>
          </w:rPr>
          <w:t xml:space="preserve">ncluding </w:t>
        </w:r>
      </w:ins>
      <w:ins w:id="206" w:author="Christoffer Vissing" w:date="2023-08-08T14:26:00Z">
        <w:r w:rsidR="00C07642">
          <w:rPr>
            <w:rFonts w:ascii="Roboto" w:hAnsi="Roboto"/>
            <w:sz w:val="22"/>
            <w:szCs w:val="22"/>
          </w:rPr>
          <w:t>patient ID as a random effect</w:t>
        </w:r>
      </w:ins>
      <w:ins w:id="207" w:author="Christoffer Vissing" w:date="2023-08-08T14:27:00Z">
        <w:r w:rsidR="00C07642">
          <w:rPr>
            <w:rFonts w:ascii="Roboto" w:hAnsi="Roboto"/>
            <w:sz w:val="22"/>
            <w:szCs w:val="22"/>
          </w:rPr>
          <w:t xml:space="preserve"> </w:t>
        </w:r>
      </w:ins>
      <w:commentRangeEnd w:id="204"/>
      <w:r w:rsidR="006652DF">
        <w:rPr>
          <w:rStyle w:val="CommentReference"/>
        </w:rPr>
        <w:commentReference w:id="204"/>
      </w:r>
      <w:ins w:id="208" w:author="Christoffer Vissing" w:date="2023-08-08T14:27:00Z">
        <w:r w:rsidR="00C07642">
          <w:rPr>
            <w:rFonts w:ascii="Roboto" w:hAnsi="Roboto"/>
            <w:sz w:val="22"/>
            <w:szCs w:val="22"/>
          </w:rPr>
          <w:t xml:space="preserve">was performed when investigating </w:t>
        </w:r>
      </w:ins>
      <w:ins w:id="209" w:author="Christoffer Vissing" w:date="2023-08-08T14:28:00Z">
        <w:r w:rsidR="00C07642">
          <w:rPr>
            <w:rFonts w:ascii="Roboto" w:hAnsi="Roboto"/>
            <w:sz w:val="22"/>
            <w:szCs w:val="22"/>
          </w:rPr>
          <w:t>results from cardiopulmonary exercise testing</w:t>
        </w:r>
      </w:ins>
      <w:r>
        <w:rPr>
          <w:rFonts w:ascii="Roboto" w:hAnsi="Roboto"/>
          <w:sz w:val="22"/>
          <w:szCs w:val="22"/>
        </w:rPr>
        <w:t>.</w:t>
      </w:r>
    </w:p>
    <w:p w14:paraId="4404720E" w14:textId="388736CE" w:rsidR="00C11D6C" w:rsidRPr="009E16F1" w:rsidRDefault="00C11D6C" w:rsidP="001D711A">
      <w:pPr>
        <w:spacing w:line="480" w:lineRule="auto"/>
        <w:rPr>
          <w:rFonts w:ascii="Roboto" w:hAnsi="Roboto"/>
          <w:sz w:val="22"/>
          <w:szCs w:val="22"/>
          <w:lang w:val="en-GB"/>
        </w:rPr>
      </w:pPr>
      <w:r>
        <w:rPr>
          <w:rFonts w:ascii="Roboto" w:hAnsi="Roboto"/>
          <w:sz w:val="22"/>
          <w:szCs w:val="22"/>
        </w:rPr>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ins w:id="210" w:author="Christoffer Vissing" w:date="2023-08-08T13:52:00Z">
        <w:r w:rsidR="00D66F04">
          <w:rPr>
            <w:rFonts w:ascii="Roboto" w:hAnsi="Roboto"/>
            <w:sz w:val="22"/>
            <w:szCs w:val="22"/>
          </w:rPr>
          <w:t xml:space="preserve"> or the cumulative incidence function</w:t>
        </w:r>
      </w:ins>
      <w:r w:rsidRPr="005B164B">
        <w:rPr>
          <w:rFonts w:ascii="Roboto" w:hAnsi="Roboto"/>
          <w:sz w:val="22"/>
          <w:szCs w:val="22"/>
        </w:rPr>
        <w:t xml:space="preserve"> </w:t>
      </w:r>
      <w:del w:id="211" w:author="Christoffer Vissing" w:date="2023-08-08T13:53:00Z">
        <w:r w:rsidRPr="005B164B" w:rsidDel="00D66F04">
          <w:rPr>
            <w:rFonts w:ascii="Roboto" w:hAnsi="Roboto"/>
            <w:sz w:val="22"/>
            <w:szCs w:val="22"/>
          </w:rPr>
          <w:delText>and</w:delText>
        </w:r>
      </w:del>
      <w:ins w:id="212" w:author="Christoffer Vissing" w:date="2023-08-08T13:53:00Z">
        <w:r w:rsidR="00D66F04">
          <w:rPr>
            <w:rFonts w:ascii="Roboto" w:hAnsi="Roboto"/>
            <w:sz w:val="22"/>
            <w:szCs w:val="22"/>
          </w:rPr>
          <w:t>using</w:t>
        </w:r>
      </w:ins>
      <w:r w:rsidRPr="005B164B">
        <w:rPr>
          <w:rFonts w:ascii="Roboto" w:hAnsi="Roboto"/>
          <w:sz w:val="22"/>
          <w:szCs w:val="22"/>
        </w:rPr>
        <w:t xml:space="preserve"> log-rank tests</w:t>
      </w:r>
      <w:ins w:id="213" w:author="Christoffer Vissing" w:date="2023-08-08T13:53:00Z">
        <w:r w:rsidR="00D66F04">
          <w:rPr>
            <w:rFonts w:ascii="Roboto" w:hAnsi="Roboto"/>
            <w:sz w:val="22"/>
            <w:szCs w:val="22"/>
          </w:rPr>
          <w:t xml:space="preserve"> to determine statistical significance</w:t>
        </w:r>
      </w:ins>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w:t>
      </w:r>
      <w:del w:id="214" w:author="Ho, Carolyn Y.,MD" w:date="2023-08-13T22:05:00Z">
        <w:r w:rsidR="00CA7329" w:rsidDel="00AB4648">
          <w:rPr>
            <w:rFonts w:ascii="Roboto" w:hAnsi="Roboto"/>
            <w:sz w:val="22"/>
            <w:szCs w:val="22"/>
            <w:lang w:val="en-GB"/>
          </w:rPr>
          <w:delText>five</w:delText>
        </w:r>
        <w:r w:rsidR="00CA7329" w:rsidRPr="00DB6D77" w:rsidDel="00AB4648">
          <w:rPr>
            <w:rFonts w:ascii="Roboto" w:hAnsi="Roboto"/>
            <w:sz w:val="22"/>
            <w:szCs w:val="22"/>
            <w:lang w:val="en-GB"/>
          </w:rPr>
          <w:delText xml:space="preserve"> </w:delText>
        </w:r>
      </w:del>
      <w:r w:rsidR="00CA7329" w:rsidRPr="00DB6D77">
        <w:rPr>
          <w:rFonts w:ascii="Roboto" w:hAnsi="Roboto"/>
          <w:sz w:val="22"/>
          <w:szCs w:val="22"/>
          <w:lang w:val="en-GB"/>
        </w:rPr>
        <w:t xml:space="preserve">age </w:t>
      </w:r>
      <w:del w:id="215" w:author="Ho, Carolyn Y.,MD" w:date="2023-08-13T22:05:00Z">
        <w:r w:rsidR="00CA7329" w:rsidRPr="00DB6D77" w:rsidDel="00AB4648">
          <w:rPr>
            <w:rFonts w:ascii="Roboto" w:hAnsi="Roboto"/>
            <w:sz w:val="22"/>
            <w:szCs w:val="22"/>
            <w:lang w:val="en-GB"/>
          </w:rPr>
          <w:delText xml:space="preserve">groups </w:delText>
        </w:r>
      </w:del>
      <w:ins w:id="216" w:author="Ho, Carolyn Y.,MD" w:date="2023-08-13T22:05:00Z">
        <w:r w:rsidR="00AB4648">
          <w:rPr>
            <w:rFonts w:ascii="Roboto" w:hAnsi="Roboto"/>
            <w:sz w:val="22"/>
            <w:szCs w:val="22"/>
            <w:lang w:val="en-GB"/>
          </w:rPr>
          <w:t>quintiles</w:t>
        </w:r>
        <w:r w:rsidR="00AB4648" w:rsidRPr="00DB6D77">
          <w:rPr>
            <w:rFonts w:ascii="Roboto" w:hAnsi="Roboto"/>
            <w:sz w:val="22"/>
            <w:szCs w:val="22"/>
            <w:lang w:val="en-GB"/>
          </w:rPr>
          <w:t xml:space="preserve"> </w:t>
        </w:r>
      </w:ins>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del w:id="217" w:author="Ho, Carolyn Y.,MD" w:date="2023-08-13T22:06:00Z">
        <w:r w:rsidR="009E16F1" w:rsidDel="00AB4648">
          <w:rPr>
            <w:rFonts w:ascii="Roboto" w:hAnsi="Roboto"/>
            <w:sz w:val="22"/>
            <w:szCs w:val="22"/>
            <w:lang w:val="en-GB"/>
          </w:rPr>
          <w:delText>,</w:delText>
        </w:r>
      </w:del>
      <w:del w:id="218" w:author="Ho, Carolyn Y.,MD" w:date="2023-08-13T22:05:00Z">
        <w:r w:rsidR="009E16F1" w:rsidDel="00AB4648">
          <w:rPr>
            <w:rFonts w:ascii="Roboto" w:hAnsi="Roboto"/>
            <w:sz w:val="22"/>
            <w:szCs w:val="22"/>
            <w:lang w:val="en-GB"/>
          </w:rPr>
          <w:delText xml:space="preserve"> </w:delText>
        </w:r>
        <w:r w:rsidR="00CA7329" w:rsidDel="00AB4648">
          <w:rPr>
            <w:rFonts w:ascii="Roboto" w:hAnsi="Roboto"/>
            <w:sz w:val="22"/>
            <w:szCs w:val="22"/>
            <w:lang w:val="en-GB"/>
          </w:rPr>
          <w:delText>corresponding to the distribution of age in quintiles of the SHaRe cohort</w:delText>
        </w:r>
      </w:del>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2DDBCB41" w:rsidR="00EC6968" w:rsidRDefault="00D50E7D" w:rsidP="00DA7CE3">
      <w:pPr>
        <w:spacing w:line="480" w:lineRule="auto"/>
        <w:rPr>
          <w:ins w:id="219" w:author="Christoffer Vissing" w:date="2023-08-08T12:03:00Z"/>
          <w:rFonts w:ascii="Roboto" w:hAnsi="Roboto"/>
          <w:sz w:val="22"/>
          <w:szCs w:val="22"/>
        </w:rPr>
      </w:pPr>
      <w:del w:id="220" w:author="Christoffer Vissing" w:date="2023-08-08T11:57:00Z">
        <w:r w:rsidDel="00EC6968">
          <w:rPr>
            <w:rFonts w:ascii="Roboto" w:hAnsi="Roboto"/>
            <w:sz w:val="22"/>
            <w:szCs w:val="22"/>
          </w:rPr>
          <w:delText>T</w:delText>
        </w:r>
        <w:r w:rsidRPr="00D50E7D" w:rsidDel="00EC6968">
          <w:rPr>
            <w:rFonts w:ascii="Roboto" w:hAnsi="Roboto"/>
            <w:sz w:val="22"/>
            <w:szCs w:val="22"/>
          </w:rPr>
          <w:delText xml:space="preserve">o </w:delText>
        </w:r>
      </w:del>
      <w:ins w:id="221" w:author="Christoffer Vissing" w:date="2023-08-08T11:57:00Z">
        <w:r w:rsidR="00EC6968">
          <w:rPr>
            <w:rFonts w:ascii="Roboto" w:hAnsi="Roboto"/>
            <w:sz w:val="22"/>
            <w:szCs w:val="22"/>
          </w:rPr>
          <w:t>We</w:t>
        </w:r>
        <w:r w:rsidR="00EC6968" w:rsidRPr="00D50E7D">
          <w:rPr>
            <w:rFonts w:ascii="Roboto" w:hAnsi="Roboto"/>
            <w:sz w:val="22"/>
            <w:szCs w:val="22"/>
          </w:rPr>
          <w:t xml:space="preserve"> </w:t>
        </w:r>
      </w:ins>
      <w:r w:rsidRPr="00D50E7D">
        <w:rPr>
          <w:rFonts w:ascii="Roboto" w:hAnsi="Roboto"/>
          <w:sz w:val="22"/>
          <w:szCs w:val="22"/>
        </w:rPr>
        <w:t>assess</w:t>
      </w:r>
      <w:ins w:id="222" w:author="Christoffer Vissing" w:date="2023-08-08T11:57:00Z">
        <w:r w:rsidR="00EC6968">
          <w:rPr>
            <w:rFonts w:ascii="Roboto" w:hAnsi="Roboto"/>
            <w:sz w:val="22"/>
            <w:szCs w:val="22"/>
          </w:rPr>
          <w:t>ed</w:t>
        </w:r>
      </w:ins>
      <w:r w:rsidRPr="00D50E7D">
        <w:rPr>
          <w:rFonts w:ascii="Roboto" w:hAnsi="Roboto"/>
          <w:sz w:val="22"/>
          <w:szCs w:val="22"/>
        </w:rPr>
        <w:t xml:space="preserve"> the clinical course of HCM over time</w:t>
      </w:r>
      <w:ins w:id="223" w:author="Christoffer Vissing" w:date="2023-08-08T11:57:00Z">
        <w:r w:rsidR="00EC6968">
          <w:rPr>
            <w:rFonts w:ascii="Roboto" w:hAnsi="Roboto"/>
            <w:sz w:val="22"/>
            <w:szCs w:val="22"/>
          </w:rPr>
          <w:t xml:space="preserve"> by e</w:t>
        </w:r>
      </w:ins>
      <w:del w:id="224" w:author="Christoffer Vissing" w:date="2023-08-08T11:57:00Z">
        <w:r w:rsidRPr="00D50E7D" w:rsidDel="00EC6968">
          <w:rPr>
            <w:rFonts w:ascii="Roboto" w:hAnsi="Roboto"/>
            <w:sz w:val="22"/>
            <w:szCs w:val="22"/>
          </w:rPr>
          <w:delText>, we e</w:delText>
        </w:r>
      </w:del>
      <w:ins w:id="225" w:author="Christoffer Vissing" w:date="2023-08-08T11:57:00Z">
        <w:r w:rsidR="00EC6968">
          <w:rPr>
            <w:rFonts w:ascii="Roboto" w:hAnsi="Roboto"/>
            <w:sz w:val="22"/>
            <w:szCs w:val="22"/>
          </w:rPr>
          <w:t>xamining</w:t>
        </w:r>
      </w:ins>
      <w:del w:id="226" w:author="Christoffer Vissing" w:date="2023-08-08T11:57:00Z">
        <w:r w:rsidRPr="00D50E7D" w:rsidDel="00EC6968">
          <w:rPr>
            <w:rFonts w:ascii="Roboto" w:hAnsi="Roboto"/>
            <w:sz w:val="22"/>
            <w:szCs w:val="22"/>
          </w:rPr>
          <w:delText>valuated</w:delText>
        </w:r>
      </w:del>
      <w:r w:rsidRPr="00D50E7D">
        <w:rPr>
          <w:rFonts w:ascii="Roboto" w:hAnsi="Roboto"/>
          <w:sz w:val="22"/>
          <w:szCs w:val="22"/>
        </w:rPr>
        <w:t xml:space="preserve"> the </w:t>
      </w:r>
      <w:del w:id="227" w:author="Christoffer Vissing" w:date="2023-08-01T14:21:00Z">
        <w:r w:rsidRPr="00D50E7D" w:rsidDel="00D84162">
          <w:rPr>
            <w:rFonts w:ascii="Roboto" w:hAnsi="Roboto"/>
            <w:sz w:val="22"/>
            <w:szCs w:val="22"/>
          </w:rPr>
          <w:delText xml:space="preserve">sequence and </w:delText>
        </w:r>
      </w:del>
      <w:ins w:id="228" w:author="Ho, Carolyn Y.,MD" w:date="2023-08-13T22:06:00Z">
        <w:r w:rsidR="00AB4648">
          <w:rPr>
            <w:rFonts w:ascii="Roboto" w:hAnsi="Roboto"/>
            <w:sz w:val="22"/>
            <w:szCs w:val="22"/>
          </w:rPr>
          <w:t>relat</w:t>
        </w:r>
      </w:ins>
      <w:ins w:id="229" w:author="Ho, Carolyn Y.,MD" w:date="2023-08-13T22:07:00Z">
        <w:r w:rsidR="00AB4648">
          <w:rPr>
            <w:rFonts w:ascii="Roboto" w:hAnsi="Roboto"/>
            <w:sz w:val="22"/>
            <w:szCs w:val="22"/>
          </w:rPr>
          <w:t xml:space="preserve">ive </w:t>
        </w:r>
      </w:ins>
      <w:r w:rsidRPr="00D50E7D">
        <w:rPr>
          <w:rFonts w:ascii="Roboto" w:hAnsi="Roboto"/>
          <w:sz w:val="22"/>
          <w:szCs w:val="22"/>
        </w:rPr>
        <w:t>timing of</w:t>
      </w:r>
      <w:ins w:id="230" w:author="Ho, Carolyn Y.,MD" w:date="2023-08-13T22:07:00Z">
        <w:r w:rsidR="00AB4648">
          <w:rPr>
            <w:rFonts w:ascii="Roboto" w:hAnsi="Roboto"/>
            <w:sz w:val="22"/>
            <w:szCs w:val="22"/>
          </w:rPr>
          <w:t xml:space="preserve"> developing</w:t>
        </w:r>
      </w:ins>
      <w:r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w:t>
      </w:r>
      <w:ins w:id="231" w:author="Christoffer Vissing" w:date="2023-08-08T11:58:00Z">
        <w:del w:id="232" w:author="Ho, Carolyn Y.,MD" w:date="2023-08-13T22:07:00Z">
          <w:r w:rsidR="00EC6968" w:rsidDel="00AB4648">
            <w:rPr>
              <w:rFonts w:ascii="Roboto" w:hAnsi="Roboto"/>
              <w:sz w:val="22"/>
              <w:szCs w:val="22"/>
            </w:rPr>
            <w:delText>identification</w:delText>
          </w:r>
        </w:del>
      </w:ins>
      <w:del w:id="233" w:author="Ho, Carolyn Y.,MD" w:date="2023-08-13T22:07:00Z">
        <w:r w:rsidR="007C2DBF" w:rsidDel="00AB4648">
          <w:rPr>
            <w:rFonts w:ascii="Roboto" w:hAnsi="Roboto"/>
            <w:sz w:val="22"/>
            <w:szCs w:val="22"/>
          </w:rPr>
          <w:delText xml:space="preserve">onset of </w:delText>
        </w:r>
      </w:del>
      <w:r w:rsidR="007C2DBF">
        <w:rPr>
          <w:rFonts w:ascii="Roboto" w:hAnsi="Roboto"/>
          <w:sz w:val="22"/>
          <w:szCs w:val="22"/>
        </w:rPr>
        <w:t>NYHA class III-IV symptoms,</w:t>
      </w:r>
      <w:r w:rsidR="004908BF">
        <w:rPr>
          <w:rFonts w:ascii="Roboto" w:hAnsi="Roboto"/>
          <w:sz w:val="22"/>
          <w:szCs w:val="22"/>
        </w:rPr>
        <w:t xml:space="preserve"> </w:t>
      </w:r>
      <w:r w:rsidR="007C2DBF">
        <w:rPr>
          <w:rFonts w:ascii="Roboto" w:hAnsi="Roboto"/>
          <w:sz w:val="22"/>
          <w:szCs w:val="22"/>
        </w:rPr>
        <w:t xml:space="preserve">LV systolic dysfunction, a </w:t>
      </w:r>
      <w:commentRangeStart w:id="234"/>
      <w:r w:rsidR="007C2DBF">
        <w:rPr>
          <w:rFonts w:ascii="Roboto" w:hAnsi="Roboto"/>
          <w:sz w:val="22"/>
          <w:szCs w:val="22"/>
        </w:rPr>
        <w:t>composite ventricular arrhythmia</w:t>
      </w:r>
      <w:r w:rsidRPr="00D50E7D">
        <w:rPr>
          <w:rFonts w:ascii="Roboto" w:hAnsi="Roboto"/>
          <w:sz w:val="22"/>
          <w:szCs w:val="22"/>
        </w:rPr>
        <w:t xml:space="preserve"> </w:t>
      </w:r>
      <w:r w:rsidR="007C2DBF">
        <w:rPr>
          <w:rFonts w:ascii="Roboto" w:hAnsi="Roboto"/>
          <w:sz w:val="22"/>
          <w:szCs w:val="22"/>
        </w:rPr>
        <w:t>outcome</w:t>
      </w:r>
      <w:commentRangeEnd w:id="234"/>
      <w:r w:rsidR="00AB4648">
        <w:rPr>
          <w:rStyle w:val="CommentReference"/>
        </w:rPr>
        <w:commentReference w:id="234"/>
      </w:r>
      <w:r w:rsidR="007C2DBF">
        <w:rPr>
          <w:rFonts w:ascii="Roboto" w:hAnsi="Roboto"/>
          <w:sz w:val="22"/>
          <w:szCs w:val="22"/>
        </w:rPr>
        <w:t>, stroke, cardiac transplantation</w:t>
      </w:r>
      <w:ins w:id="235" w:author="Ho, Carolyn Y.,MD" w:date="2023-08-13T22:08:00Z">
        <w:r w:rsidR="00AB4648">
          <w:rPr>
            <w:rFonts w:ascii="Roboto" w:hAnsi="Roboto"/>
            <w:sz w:val="22"/>
            <w:szCs w:val="22"/>
          </w:rPr>
          <w:t>, LVAD</w:t>
        </w:r>
      </w:ins>
      <w:del w:id="236" w:author="Ho, Carolyn Y.,MD" w:date="2023-08-13T22:08:00Z">
        <w:r w:rsidR="007C2DBF" w:rsidDel="00AB4648">
          <w:rPr>
            <w:rFonts w:ascii="Roboto" w:hAnsi="Roboto"/>
            <w:sz w:val="22"/>
            <w:szCs w:val="22"/>
          </w:rPr>
          <w:delText xml:space="preserve"> or LV assist device</w:delText>
        </w:r>
      </w:del>
      <w:r w:rsidR="007C2DBF">
        <w:rPr>
          <w:rFonts w:ascii="Roboto" w:hAnsi="Roboto"/>
          <w:sz w:val="22"/>
          <w:szCs w:val="22"/>
        </w:rPr>
        <w:t xml:space="preserve"> implantation, and death.</w:t>
      </w:r>
      <w:r w:rsidRPr="00D50E7D">
        <w:rPr>
          <w:rFonts w:ascii="Roboto" w:hAnsi="Roboto"/>
          <w:sz w:val="22"/>
          <w:szCs w:val="22"/>
        </w:rPr>
        <w:t xml:space="preserve"> </w:t>
      </w:r>
      <w:del w:id="237" w:author="Christoffer Vissing" w:date="2023-08-01T14:21:00Z">
        <w:r w:rsidR="004908BF" w:rsidRPr="001056F4" w:rsidDel="00D84162">
          <w:rPr>
            <w:rFonts w:ascii="Roboto" w:hAnsi="Roboto"/>
            <w:sz w:val="22"/>
            <w:szCs w:val="22"/>
            <w:highlight w:val="green"/>
            <w:rPrChange w:id="238" w:author="Christoffer Vissing" w:date="2023-07-14T12:08:00Z">
              <w:rPr>
                <w:rFonts w:ascii="Roboto" w:hAnsi="Roboto"/>
                <w:sz w:val="22"/>
                <w:szCs w:val="22"/>
              </w:rPr>
            </w:rPrChange>
          </w:rPr>
          <w:delText>Cox proportional hazards model</w:delText>
        </w:r>
        <w:r w:rsidR="007C2DBF" w:rsidRPr="001056F4" w:rsidDel="00D84162">
          <w:rPr>
            <w:rFonts w:ascii="Roboto" w:hAnsi="Roboto"/>
            <w:sz w:val="22"/>
            <w:szCs w:val="22"/>
            <w:highlight w:val="green"/>
            <w:rPrChange w:id="239" w:author="Christoffer Vissing" w:date="2023-07-14T12:08:00Z">
              <w:rPr>
                <w:rFonts w:ascii="Roboto" w:hAnsi="Roboto"/>
                <w:sz w:val="22"/>
                <w:szCs w:val="22"/>
              </w:rPr>
            </w:rPrChange>
          </w:rPr>
          <w:delText>ing using age as the time-scale, left-truncated at time of first SHaRe visit, and</w:delText>
        </w:r>
        <w:r w:rsidR="004908BF" w:rsidRPr="001056F4" w:rsidDel="00D84162">
          <w:rPr>
            <w:rFonts w:ascii="Roboto" w:hAnsi="Roboto"/>
            <w:sz w:val="22"/>
            <w:szCs w:val="22"/>
            <w:highlight w:val="green"/>
            <w:rPrChange w:id="240" w:author="Christoffer Vissing" w:date="2023-07-14T12:08:00Z">
              <w:rPr>
                <w:rFonts w:ascii="Roboto" w:hAnsi="Roboto"/>
                <w:sz w:val="22"/>
                <w:szCs w:val="22"/>
              </w:rPr>
            </w:rPrChange>
          </w:rPr>
          <w:delText xml:space="preserve"> including obesity, hypertension, LV obstruction, atrial fibrillation, LV systolic dysfunction and the composite ventricular arrhythmia outcome as time-</w:delText>
        </w:r>
        <w:r w:rsidR="007C2DBF" w:rsidRPr="001056F4" w:rsidDel="00D84162">
          <w:rPr>
            <w:rFonts w:ascii="Roboto" w:hAnsi="Roboto"/>
            <w:sz w:val="22"/>
            <w:szCs w:val="22"/>
            <w:highlight w:val="green"/>
            <w:rPrChange w:id="241" w:author="Christoffer Vissing" w:date="2023-07-14T12:08:00Z">
              <w:rPr>
                <w:rFonts w:ascii="Roboto" w:hAnsi="Roboto"/>
                <w:sz w:val="22"/>
                <w:szCs w:val="22"/>
              </w:rPr>
            </w:rPrChange>
          </w:rPr>
          <w:delText>varying</w:delText>
        </w:r>
        <w:r w:rsidR="004908BF" w:rsidRPr="001056F4" w:rsidDel="00D84162">
          <w:rPr>
            <w:rFonts w:ascii="Roboto" w:hAnsi="Roboto"/>
            <w:sz w:val="22"/>
            <w:szCs w:val="22"/>
            <w:highlight w:val="green"/>
            <w:rPrChange w:id="242" w:author="Christoffer Vissing" w:date="2023-07-14T12:08:00Z">
              <w:rPr>
                <w:rFonts w:ascii="Roboto" w:hAnsi="Roboto"/>
                <w:sz w:val="22"/>
                <w:szCs w:val="22"/>
              </w:rPr>
            </w:rPrChange>
          </w:rPr>
          <w:delText xml:space="preserve"> co-variates</w:delText>
        </w:r>
        <w:r w:rsidR="007C2DBF" w:rsidRPr="001056F4" w:rsidDel="00D84162">
          <w:rPr>
            <w:rFonts w:ascii="Roboto" w:hAnsi="Roboto"/>
            <w:sz w:val="22"/>
            <w:szCs w:val="22"/>
            <w:highlight w:val="green"/>
            <w:rPrChange w:id="243" w:author="Christoffer Vissing" w:date="2023-07-14T12:08:00Z">
              <w:rPr>
                <w:rFonts w:ascii="Roboto" w:hAnsi="Roboto"/>
                <w:sz w:val="22"/>
                <w:szCs w:val="22"/>
              </w:rPr>
            </w:rPrChange>
          </w:rPr>
          <w:delText xml:space="preserve"> was performed to</w:delText>
        </w:r>
        <w:r w:rsidRPr="001056F4" w:rsidDel="00D84162">
          <w:rPr>
            <w:rFonts w:ascii="Roboto" w:hAnsi="Roboto"/>
            <w:sz w:val="22"/>
            <w:szCs w:val="22"/>
            <w:highlight w:val="green"/>
            <w:rPrChange w:id="244" w:author="Christoffer Vissing" w:date="2023-07-14T12:08:00Z">
              <w:rPr>
                <w:rFonts w:ascii="Roboto" w:hAnsi="Roboto"/>
                <w:sz w:val="22"/>
                <w:szCs w:val="22"/>
              </w:rPr>
            </w:rPrChange>
          </w:rPr>
          <w:delText xml:space="preserve"> evaluate the</w:delText>
        </w:r>
        <w:r w:rsidR="007C2DBF" w:rsidRPr="001056F4" w:rsidDel="00D84162">
          <w:rPr>
            <w:rFonts w:ascii="Roboto" w:hAnsi="Roboto"/>
            <w:sz w:val="22"/>
            <w:szCs w:val="22"/>
            <w:highlight w:val="green"/>
            <w:rPrChange w:id="245" w:author="Christoffer Vissing" w:date="2023-07-14T12:08:00Z">
              <w:rPr>
                <w:rFonts w:ascii="Roboto" w:hAnsi="Roboto"/>
                <w:sz w:val="22"/>
                <w:szCs w:val="22"/>
              </w:rPr>
            </w:rPrChange>
          </w:rPr>
          <w:delText xml:space="preserve"> temporal co-occurrence of each cardiovascular feature to examine if these features </w:delText>
        </w:r>
        <w:r w:rsidR="007C2DBF" w:rsidRPr="001056F4" w:rsidDel="00D84162">
          <w:rPr>
            <w:rFonts w:ascii="Roboto" w:hAnsi="Roboto"/>
            <w:sz w:val="22"/>
            <w:szCs w:val="22"/>
            <w:highlight w:val="green"/>
            <w:rPrChange w:id="246" w:author="Christoffer Vissing" w:date="2023-07-14T12:08:00Z">
              <w:rPr>
                <w:rFonts w:ascii="Roboto" w:hAnsi="Roboto"/>
                <w:sz w:val="22"/>
                <w:szCs w:val="22"/>
              </w:rPr>
            </w:rPrChange>
          </w:rPr>
          <w:lastRenderedPageBreak/>
          <w:delText>were exposures associated with down-stream cardiovascular outcomes.</w:delText>
        </w:r>
        <w:r w:rsidR="007D28C4" w:rsidRPr="001056F4" w:rsidDel="00D84162">
          <w:rPr>
            <w:rFonts w:ascii="Roboto" w:hAnsi="Roboto"/>
            <w:sz w:val="22"/>
            <w:szCs w:val="22"/>
            <w:highlight w:val="green"/>
            <w:rPrChange w:id="247" w:author="Christoffer Vissing" w:date="2023-07-14T12:08:00Z">
              <w:rPr>
                <w:rFonts w:ascii="Roboto" w:hAnsi="Roboto"/>
                <w:sz w:val="22"/>
                <w:szCs w:val="22"/>
              </w:rPr>
            </w:rPrChange>
          </w:rPr>
          <w:delText xml:space="preserve"> Patients with sarcomeric and non-sarcomeric HCM were evaluated in separate models and</w:delText>
        </w:r>
        <w:r w:rsidR="007C2DBF" w:rsidRPr="001056F4" w:rsidDel="00D84162">
          <w:rPr>
            <w:rFonts w:ascii="Roboto" w:hAnsi="Roboto"/>
            <w:sz w:val="22"/>
            <w:szCs w:val="22"/>
            <w:highlight w:val="green"/>
            <w:rPrChange w:id="248" w:author="Christoffer Vissing" w:date="2023-07-14T12:08:00Z">
              <w:rPr>
                <w:rFonts w:ascii="Roboto" w:hAnsi="Roboto"/>
                <w:sz w:val="22"/>
                <w:szCs w:val="22"/>
              </w:rPr>
            </w:rPrChange>
          </w:rPr>
          <w:delText xml:space="preserve"> </w:delText>
        </w:r>
        <w:r w:rsidR="007D28C4" w:rsidRPr="001056F4" w:rsidDel="00D84162">
          <w:rPr>
            <w:rFonts w:ascii="Roboto" w:hAnsi="Roboto"/>
            <w:sz w:val="22"/>
            <w:szCs w:val="22"/>
            <w:highlight w:val="green"/>
            <w:rPrChange w:id="249" w:author="Christoffer Vissing" w:date="2023-07-14T12:08:00Z">
              <w:rPr>
                <w:rFonts w:ascii="Roboto" w:hAnsi="Roboto"/>
                <w:sz w:val="22"/>
                <w:szCs w:val="22"/>
              </w:rPr>
            </w:rPrChange>
          </w:rPr>
          <w:delText>reported hazard ratios are</w:delText>
        </w:r>
        <w:r w:rsidR="007C2DBF" w:rsidRPr="001056F4" w:rsidDel="00D84162">
          <w:rPr>
            <w:rFonts w:ascii="Roboto" w:hAnsi="Roboto"/>
            <w:sz w:val="22"/>
            <w:szCs w:val="22"/>
            <w:highlight w:val="green"/>
            <w:rPrChange w:id="250" w:author="Christoffer Vissing" w:date="2023-07-14T12:08:00Z">
              <w:rPr>
                <w:rFonts w:ascii="Roboto" w:hAnsi="Roboto"/>
                <w:sz w:val="22"/>
                <w:szCs w:val="22"/>
              </w:rPr>
            </w:rPrChange>
          </w:rPr>
          <w:delText xml:space="preserve"> adjusted </w:delText>
        </w:r>
        <w:r w:rsidR="007D28C4" w:rsidRPr="001056F4" w:rsidDel="00D84162">
          <w:rPr>
            <w:rFonts w:ascii="Roboto" w:hAnsi="Roboto"/>
            <w:sz w:val="22"/>
            <w:szCs w:val="22"/>
            <w:highlight w:val="green"/>
            <w:rPrChange w:id="251" w:author="Christoffer Vissing" w:date="2023-07-14T12:08:00Z">
              <w:rPr>
                <w:rFonts w:ascii="Roboto" w:hAnsi="Roboto"/>
                <w:sz w:val="22"/>
                <w:szCs w:val="22"/>
              </w:rPr>
            </w:rPrChange>
          </w:rPr>
          <w:delText>hazard ratios,</w:delText>
        </w:r>
        <w:r w:rsidR="007C2DBF" w:rsidRPr="001056F4" w:rsidDel="00D84162">
          <w:rPr>
            <w:rFonts w:ascii="Roboto" w:hAnsi="Roboto"/>
            <w:sz w:val="22"/>
            <w:szCs w:val="22"/>
            <w:highlight w:val="green"/>
            <w:rPrChange w:id="252" w:author="Christoffer Vissing" w:date="2023-07-14T12:08:00Z">
              <w:rPr>
                <w:rFonts w:ascii="Roboto" w:hAnsi="Roboto"/>
                <w:sz w:val="22"/>
                <w:szCs w:val="22"/>
              </w:rPr>
            </w:rPrChange>
          </w:rPr>
          <w:delText xml:space="preserve"> corrected (Bonferroni) for multiple testing</w:delText>
        </w:r>
        <w:r w:rsidRPr="001056F4" w:rsidDel="00D84162">
          <w:rPr>
            <w:rFonts w:ascii="Roboto" w:hAnsi="Roboto"/>
            <w:sz w:val="22"/>
            <w:szCs w:val="22"/>
            <w:highlight w:val="green"/>
            <w:rPrChange w:id="253" w:author="Christoffer Vissing" w:date="2023-07-14T12:08:00Z">
              <w:rPr>
                <w:rFonts w:ascii="Roboto" w:hAnsi="Roboto"/>
                <w:sz w:val="22"/>
                <w:szCs w:val="22"/>
              </w:rPr>
            </w:rPrChange>
          </w:rPr>
          <w:delText>.</w:delText>
        </w:r>
        <w:r w:rsidR="007C2DBF" w:rsidDel="00D84162">
          <w:rPr>
            <w:rFonts w:ascii="Roboto" w:hAnsi="Roboto"/>
            <w:sz w:val="22"/>
            <w:szCs w:val="22"/>
          </w:rPr>
          <w:delText xml:space="preserve"> </w:delText>
        </w:r>
      </w:del>
      <w:ins w:id="254" w:author="Christoffer Vissing" w:date="2023-08-08T11:57:00Z">
        <w:r w:rsidR="00EC6968" w:rsidRPr="00EC6968">
          <w:rPr>
            <w:rFonts w:ascii="Roboto" w:hAnsi="Roboto"/>
            <w:sz w:val="22"/>
            <w:szCs w:val="22"/>
          </w:rPr>
          <w:t xml:space="preserve">We used Cox proportional hazards modeling with age as the time-scale, left-truncated at the time of the first </w:t>
        </w:r>
        <w:proofErr w:type="spellStart"/>
        <w:r w:rsidR="00EC6968" w:rsidRPr="00EC6968">
          <w:rPr>
            <w:rFonts w:ascii="Roboto" w:hAnsi="Roboto"/>
            <w:sz w:val="22"/>
            <w:szCs w:val="22"/>
          </w:rPr>
          <w:t>SHaRe</w:t>
        </w:r>
        <w:proofErr w:type="spellEnd"/>
        <w:r w:rsidR="00EC6968"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ins>
      <w:ins w:id="255" w:author="Christoffer Vissing" w:date="2023-08-08T11:59:00Z">
        <w:r w:rsidR="00EC6968">
          <w:rPr>
            <w:rFonts w:ascii="Roboto" w:hAnsi="Roboto"/>
            <w:sz w:val="22"/>
            <w:szCs w:val="22"/>
          </w:rPr>
          <w:t xml:space="preserve">a </w:t>
        </w:r>
      </w:ins>
      <w:ins w:id="256" w:author="Christoffer Vissing" w:date="2023-08-08T11:57:00Z">
        <w:r w:rsidR="00EC6968" w:rsidRPr="00EC6968">
          <w:rPr>
            <w:rFonts w:ascii="Roboto" w:hAnsi="Roboto"/>
            <w:sz w:val="22"/>
            <w:szCs w:val="22"/>
          </w:rPr>
          <w:t xml:space="preserve">composite ventricular arrhythmia outcome. We corrected for sex and age at </w:t>
        </w:r>
        <w:del w:id="257" w:author="Ho, Carolyn Y.,MD" w:date="2023-08-13T22:09:00Z">
          <w:r w:rsidR="00EC6968" w:rsidRPr="00EC6968" w:rsidDel="00AB4648">
            <w:rPr>
              <w:rFonts w:ascii="Roboto" w:hAnsi="Roboto"/>
              <w:sz w:val="22"/>
              <w:szCs w:val="22"/>
            </w:rPr>
            <w:delText xml:space="preserve">the </w:delText>
          </w:r>
        </w:del>
        <w:r w:rsidR="00EC6968" w:rsidRPr="00EC6968">
          <w:rPr>
            <w:rFonts w:ascii="Roboto" w:hAnsi="Roboto"/>
            <w:sz w:val="22"/>
            <w:szCs w:val="22"/>
          </w:rPr>
          <w:t xml:space="preserve">diagnosis </w:t>
        </w:r>
      </w:ins>
      <w:ins w:id="258" w:author="Ho, Carolyn Y.,MD" w:date="2023-08-13T22:09:00Z">
        <w:r w:rsidR="00AB4648">
          <w:rPr>
            <w:rFonts w:ascii="Roboto" w:hAnsi="Roboto"/>
            <w:sz w:val="22"/>
            <w:szCs w:val="22"/>
          </w:rPr>
          <w:t>with</w:t>
        </w:r>
      </w:ins>
      <w:ins w:id="259" w:author="Christoffer Vissing" w:date="2023-08-08T11:57:00Z">
        <w:del w:id="260" w:author="Ho, Carolyn Y.,MD" w:date="2023-08-13T22:09:00Z">
          <w:r w:rsidR="00EC6968" w:rsidRPr="00EC6968" w:rsidDel="00AB4648">
            <w:rPr>
              <w:rFonts w:ascii="Roboto" w:hAnsi="Roboto"/>
              <w:sz w:val="22"/>
              <w:szCs w:val="22"/>
            </w:rPr>
            <w:delText>of</w:delText>
          </w:r>
        </w:del>
        <w:r w:rsidR="00EC6968" w:rsidRPr="00EC6968">
          <w:rPr>
            <w:rFonts w:ascii="Roboto" w:hAnsi="Roboto"/>
            <w:sz w:val="22"/>
            <w:szCs w:val="22"/>
          </w:rPr>
          <w:t xml:space="preserve"> HCM. Our analysis </w:t>
        </w:r>
      </w:ins>
      <w:ins w:id="261" w:author="Christoffer Vissing" w:date="2023-08-08T11:59:00Z">
        <w:r w:rsidR="00EC6968">
          <w:rPr>
            <w:rFonts w:ascii="Roboto" w:hAnsi="Roboto"/>
            <w:sz w:val="22"/>
            <w:szCs w:val="22"/>
          </w:rPr>
          <w:t>also</w:t>
        </w:r>
      </w:ins>
      <w:ins w:id="262" w:author="Christoffer Vissing" w:date="2023-08-08T11:57:00Z">
        <w:r w:rsidR="00EC6968" w:rsidRPr="00EC6968">
          <w:rPr>
            <w:rFonts w:ascii="Roboto" w:hAnsi="Roboto"/>
            <w:sz w:val="22"/>
            <w:szCs w:val="22"/>
          </w:rPr>
          <w:t xml:space="preserve"> investigate</w:t>
        </w:r>
      </w:ins>
      <w:ins w:id="263" w:author="Christoffer Vissing" w:date="2023-08-08T11:59:00Z">
        <w:r w:rsidR="00EC6968">
          <w:rPr>
            <w:rFonts w:ascii="Roboto" w:hAnsi="Roboto"/>
            <w:sz w:val="22"/>
            <w:szCs w:val="22"/>
          </w:rPr>
          <w:t>d</w:t>
        </w:r>
      </w:ins>
      <w:ins w:id="264" w:author="Christoffer Vissing" w:date="2023-08-08T11:57:00Z">
        <w:r w:rsidR="00EC6968" w:rsidRPr="00EC6968">
          <w:rPr>
            <w:rFonts w:ascii="Roboto" w:hAnsi="Roboto"/>
            <w:sz w:val="22"/>
            <w:szCs w:val="22"/>
          </w:rPr>
          <w:t xml:space="preserve"> </w:t>
        </w:r>
      </w:ins>
      <w:ins w:id="265" w:author="Christoffer Vissing" w:date="2023-08-08T13:54:00Z">
        <w:r w:rsidR="00D66F04" w:rsidRPr="00EC6968">
          <w:rPr>
            <w:rFonts w:ascii="Roboto" w:hAnsi="Roboto"/>
            <w:sz w:val="22"/>
            <w:szCs w:val="22"/>
          </w:rPr>
          <w:t>potential</w:t>
        </w:r>
      </w:ins>
      <w:ins w:id="266" w:author="Christoffer Vissing" w:date="2023-08-08T11:57:00Z">
        <w:r w:rsidR="00EC6968" w:rsidRPr="00EC6968">
          <w:rPr>
            <w:rFonts w:ascii="Roboto" w:hAnsi="Roboto"/>
            <w:sz w:val="22"/>
            <w:szCs w:val="22"/>
          </w:rPr>
          <w:t xml:space="preserve"> interaction</w:t>
        </w:r>
      </w:ins>
      <w:ins w:id="267" w:author="Christoffer Vissing" w:date="2023-08-08T11:59:00Z">
        <w:r w:rsidR="00EC6968">
          <w:rPr>
            <w:rFonts w:ascii="Roboto" w:hAnsi="Roboto"/>
            <w:sz w:val="22"/>
            <w:szCs w:val="22"/>
          </w:rPr>
          <w:t>s</w:t>
        </w:r>
      </w:ins>
      <w:ins w:id="268" w:author="Christoffer Vissing" w:date="2023-08-08T11:57:00Z">
        <w:r w:rsidR="00EC6968" w:rsidRPr="00EC6968">
          <w:rPr>
            <w:rFonts w:ascii="Roboto" w:hAnsi="Roboto"/>
            <w:sz w:val="22"/>
            <w:szCs w:val="22"/>
          </w:rPr>
          <w:t xml:space="preserve"> between the exposures and genetic status (non-</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versus </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HCM) for all outcomes.</w:t>
        </w:r>
      </w:ins>
      <w:ins w:id="269" w:author="Christoffer Vissing" w:date="2023-08-08T12:00:00Z">
        <w:r w:rsidR="00DA7CE3">
          <w:rPr>
            <w:rFonts w:ascii="Roboto" w:hAnsi="Roboto"/>
            <w:sz w:val="22"/>
            <w:szCs w:val="22"/>
          </w:rPr>
          <w:t xml:space="preserve"> Results from this analysis are reported from a combined model</w:t>
        </w:r>
      </w:ins>
      <w:ins w:id="270" w:author="Christoffer Vissing" w:date="2023-08-08T12:01:00Z">
        <w:r w:rsidR="00DA7CE3">
          <w:rPr>
            <w:rFonts w:ascii="Roboto" w:hAnsi="Roboto"/>
            <w:sz w:val="22"/>
            <w:szCs w:val="22"/>
          </w:rPr>
          <w:t xml:space="preserve"> that</w:t>
        </w:r>
      </w:ins>
      <w:ins w:id="271" w:author="Christoffer Vissing" w:date="2023-08-08T11:57:00Z">
        <w:r w:rsidR="00EC6968" w:rsidRPr="00EC6968">
          <w:rPr>
            <w:rFonts w:ascii="Roboto" w:hAnsi="Roboto"/>
            <w:sz w:val="22"/>
            <w:szCs w:val="22"/>
          </w:rPr>
          <w:t xml:space="preserve"> includes both patients with </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and non-</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HCM</w:t>
        </w:r>
      </w:ins>
      <w:ins w:id="272" w:author="Christoffer Vissing" w:date="2023-08-08T12:01:00Z">
        <w:r w:rsidR="00DA7CE3">
          <w:rPr>
            <w:rFonts w:ascii="Roboto" w:hAnsi="Roboto"/>
            <w:sz w:val="22"/>
            <w:szCs w:val="22"/>
          </w:rPr>
          <w:t xml:space="preserve"> (stratified for genetic status </w:t>
        </w:r>
      </w:ins>
      <w:ins w:id="273" w:author="Christoffer Vissing" w:date="2023-08-08T12:02:00Z">
        <w:r w:rsidR="00DA7CE3">
          <w:rPr>
            <w:rFonts w:ascii="Roboto" w:hAnsi="Roboto"/>
            <w:sz w:val="22"/>
            <w:szCs w:val="22"/>
          </w:rPr>
          <w:t>if an</w:t>
        </w:r>
      </w:ins>
      <w:ins w:id="274" w:author="Christoffer Vissing" w:date="2023-08-08T12:01:00Z">
        <w:r w:rsidR="00DA7CE3">
          <w:rPr>
            <w:rFonts w:ascii="Roboto" w:hAnsi="Roboto"/>
            <w:sz w:val="22"/>
            <w:szCs w:val="22"/>
          </w:rPr>
          <w:t xml:space="preserve"> interaction </w:t>
        </w:r>
      </w:ins>
      <w:ins w:id="275" w:author="Christoffer Vissing" w:date="2023-08-08T12:02:00Z">
        <w:r w:rsidR="00DA7CE3">
          <w:rPr>
            <w:rFonts w:ascii="Roboto" w:hAnsi="Roboto"/>
            <w:sz w:val="22"/>
            <w:szCs w:val="22"/>
          </w:rPr>
          <w:t>was</w:t>
        </w:r>
      </w:ins>
      <w:ins w:id="276" w:author="Christoffer Vissing" w:date="2023-08-08T12:01:00Z">
        <w:r w:rsidR="00DA7CE3">
          <w:rPr>
            <w:rFonts w:ascii="Roboto" w:hAnsi="Roboto"/>
            <w:sz w:val="22"/>
            <w:szCs w:val="22"/>
          </w:rPr>
          <w:t xml:space="preserve"> </w:t>
        </w:r>
      </w:ins>
      <w:ins w:id="277" w:author="Christoffer Vissing" w:date="2023-08-08T12:02:00Z">
        <w:r w:rsidR="00DA7CE3">
          <w:rPr>
            <w:rFonts w:ascii="Roboto" w:hAnsi="Roboto"/>
            <w:sz w:val="22"/>
            <w:szCs w:val="22"/>
          </w:rPr>
          <w:t>identified)</w:t>
        </w:r>
      </w:ins>
      <w:ins w:id="278" w:author="Christoffer Vissing" w:date="2023-08-08T11:57:00Z">
        <w:r w:rsidR="00EC6968" w:rsidRPr="00EC6968">
          <w:rPr>
            <w:rFonts w:ascii="Roboto" w:hAnsi="Roboto"/>
            <w:sz w:val="22"/>
            <w:szCs w:val="22"/>
          </w:rPr>
          <w:t xml:space="preserve">. We also applied a Bonferroni correction for multiple testing. In case of a significant interaction, we </w:t>
        </w:r>
      </w:ins>
      <w:ins w:id="279" w:author="Christoffer Vissing" w:date="2023-08-08T12:02:00Z">
        <w:r w:rsidR="00DA7CE3">
          <w:rPr>
            <w:rFonts w:ascii="Roboto" w:hAnsi="Roboto"/>
            <w:sz w:val="22"/>
            <w:szCs w:val="22"/>
          </w:rPr>
          <w:t>also</w:t>
        </w:r>
      </w:ins>
      <w:ins w:id="280" w:author="Christoffer Vissing" w:date="2023-08-08T11:57:00Z">
        <w:r w:rsidR="00EC6968" w:rsidRPr="00EC6968">
          <w:rPr>
            <w:rFonts w:ascii="Roboto" w:hAnsi="Roboto"/>
            <w:sz w:val="22"/>
            <w:szCs w:val="22"/>
          </w:rPr>
          <w:t xml:space="preserve"> investigated and reported the combined effect of genetic status and the exposures.</w:t>
        </w:r>
      </w:ins>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200"/>
    <w:p w14:paraId="6670D36A" w14:textId="2430046E"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w:t>
      </w:r>
      <w:del w:id="281" w:author="Ho, Carolyn Y.,MD" w:date="2023-08-13T22:10:00Z">
        <w:r w:rsidR="00CA7329" w:rsidRPr="00DB6D77" w:rsidDel="00CD5D89">
          <w:rPr>
            <w:rFonts w:ascii="Roboto" w:hAnsi="Roboto"/>
            <w:sz w:val="22"/>
            <w:szCs w:val="22"/>
          </w:rPr>
          <w:delText>the sensitive nature of the data collected for this study</w:delText>
        </w:r>
      </w:del>
      <w:ins w:id="282" w:author="Ho, Carolyn Y.,MD" w:date="2023-08-13T22:10:00Z">
        <w:r w:rsidR="00CD5D89">
          <w:rPr>
            <w:rFonts w:ascii="Roboto" w:hAnsi="Roboto"/>
            <w:sz w:val="22"/>
            <w:szCs w:val="22"/>
          </w:rPr>
          <w:t>patient privacy concerns</w:t>
        </w:r>
      </w:ins>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72C8BC9A"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ins w:id="283" w:author="Ho, Carolyn Y.,MD" w:date="2023-08-13T22:11:00Z">
        <w:r w:rsidR="00CD5D89">
          <w:rPr>
            <w:rFonts w:ascii="Roboto" w:hAnsi="Roboto"/>
            <w:sz w:val="22"/>
            <w:szCs w:val="22"/>
          </w:rPr>
          <w:t>sarcomeric</w:t>
        </w:r>
        <w:proofErr w:type="spellEnd"/>
        <w:r w:rsidR="00CD5D89">
          <w:rPr>
            <w:rFonts w:ascii="Roboto" w:hAnsi="Roboto"/>
            <w:sz w:val="22"/>
            <w:szCs w:val="22"/>
          </w:rPr>
          <w:t xml:space="preserve"> HCM, </w:t>
        </w:r>
      </w:ins>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ins w:id="284" w:author="Ho, Carolyn Y.,MD" w:date="2023-08-13T22:11:00Z">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ins>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ins w:id="285" w:author="Ho, Carolyn Y.,MD" w:date="2023-08-13T22:11:00Z">
        <w:r w:rsidR="00CD5D89">
          <w:rPr>
            <w:rFonts w:ascii="Roboto" w:hAnsi="Roboto"/>
            <w:sz w:val="22"/>
            <w:szCs w:val="22"/>
          </w:rPr>
          <w:t xml:space="preserve"> and</w:t>
        </w:r>
      </w:ins>
      <w:del w:id="286" w:author="Ho, Carolyn Y.,MD" w:date="2023-08-13T22:11:00Z">
        <w:r w:rsidR="00317FF7" w:rsidRPr="00DB6D77" w:rsidDel="00CD5D89">
          <w:rPr>
            <w:rFonts w:ascii="Roboto" w:hAnsi="Roboto"/>
            <w:sz w:val="22"/>
            <w:szCs w:val="22"/>
          </w:rPr>
          <w:delText xml:space="preserve">, while the </w:delText>
        </w:r>
      </w:del>
      <w:ins w:id="287" w:author="Ho, Carolyn Y.,MD" w:date="2023-08-13T22:11:00Z">
        <w:r w:rsidR="00CD5D89">
          <w:rPr>
            <w:rFonts w:ascii="Roboto" w:hAnsi="Roboto"/>
            <w:sz w:val="22"/>
            <w:szCs w:val="22"/>
          </w:rPr>
          <w:t xml:space="preserve"> </w:t>
        </w:r>
      </w:ins>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del w:id="288" w:author="Ho, Carolyn Y.,MD" w:date="2023-08-13T22:12:00Z">
        <w:r w:rsidR="00317FF7" w:rsidRPr="00DB6D77" w:rsidDel="00CD5D89">
          <w:rPr>
            <w:rFonts w:ascii="Roboto" w:hAnsi="Roboto"/>
            <w:sz w:val="22"/>
            <w:szCs w:val="22"/>
          </w:rPr>
          <w:delText xml:space="preserve">the </w:delText>
        </w:r>
        <w:r w:rsidR="001B3DE8" w:rsidDel="00CD5D89">
          <w:rPr>
            <w:rFonts w:ascii="Roboto" w:hAnsi="Roboto"/>
            <w:sz w:val="22"/>
            <w:szCs w:val="22"/>
          </w:rPr>
          <w:delText>first clinical visit at a</w:delText>
        </w:r>
      </w:del>
      <w:ins w:id="289" w:author="Ho, Carolyn Y.,MD" w:date="2023-08-13T22:12:00Z">
        <w:r w:rsidR="00CD5D89">
          <w:rPr>
            <w:rFonts w:ascii="Roboto" w:hAnsi="Roboto"/>
            <w:sz w:val="22"/>
            <w:szCs w:val="22"/>
          </w:rPr>
          <w:t>initial</w:t>
        </w:r>
      </w:ins>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del w:id="290" w:author="Ho, Carolyn Y.,MD" w:date="2023-08-13T22:12:00Z">
        <w:r w:rsidR="001B3DE8" w:rsidDel="00CD5D89">
          <w:rPr>
            <w:rFonts w:ascii="Roboto" w:hAnsi="Roboto"/>
            <w:sz w:val="22"/>
            <w:szCs w:val="22"/>
          </w:rPr>
          <w:delText>site</w:delText>
        </w:r>
      </w:del>
      <w:ins w:id="291" w:author="Ho, Carolyn Y.,MD" w:date="2023-08-13T22:12:00Z">
        <w:r w:rsidR="00CD5D89">
          <w:rPr>
            <w:rFonts w:ascii="Roboto" w:hAnsi="Roboto"/>
            <w:sz w:val="22"/>
            <w:szCs w:val="22"/>
          </w:rPr>
          <w:t>visit</w:t>
        </w:r>
      </w:ins>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ins w:id="292" w:author="Ho, Carolyn Y.,MD" w:date="2023-08-13T22:12:00Z">
        <w:r w:rsidR="00CD5D89">
          <w:rPr>
            <w:rFonts w:ascii="Roboto" w:hAnsi="Roboto"/>
            <w:sz w:val="22"/>
            <w:szCs w:val="22"/>
          </w:rPr>
          <w:t xml:space="preserve">; </w:t>
        </w:r>
      </w:ins>
      <w:del w:id="293" w:author="Ho, Carolyn Y.,MD" w:date="2023-08-13T22:12:00Z">
        <w:r w:rsidR="00706DA4" w:rsidDel="00CD5D89">
          <w:rPr>
            <w:rFonts w:ascii="Roboto" w:hAnsi="Roboto"/>
            <w:sz w:val="22"/>
            <w:szCs w:val="22"/>
          </w:rPr>
          <w:delText>,</w:delText>
        </w:r>
      </w:del>
      <w:ins w:id="294" w:author="Christoffer Vissing" w:date="2023-08-08T13:55:00Z">
        <w:del w:id="295" w:author="Ho, Carolyn Y.,MD" w:date="2023-08-13T22:12:00Z">
          <w:r w:rsidR="00D66F04" w:rsidDel="00CD5D89">
            <w:rPr>
              <w:rFonts w:ascii="Roboto" w:hAnsi="Roboto"/>
              <w:sz w:val="22"/>
              <w:szCs w:val="22"/>
            </w:rPr>
            <w:delText xml:space="preserve"> </w:delText>
          </w:r>
        </w:del>
      </w:ins>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del w:id="296" w:author="Ho, Carolyn Y.,MD" w:date="2023-08-13T22:12:00Z">
        <w:r w:rsidR="003157B8" w:rsidRPr="00DB6D77" w:rsidDel="00CD5D89">
          <w:rPr>
            <w:rFonts w:ascii="Roboto" w:hAnsi="Roboto"/>
            <w:sz w:val="22"/>
            <w:szCs w:val="22"/>
          </w:rPr>
          <w:delText>a history of</w:delText>
        </w:r>
      </w:del>
      <w:ins w:id="297" w:author="Ho, Carolyn Y.,MD" w:date="2023-08-13T22:12:00Z">
        <w:r w:rsidR="00CD5D89">
          <w:rPr>
            <w:rFonts w:ascii="Roboto" w:hAnsi="Roboto"/>
            <w:sz w:val="22"/>
            <w:szCs w:val="22"/>
          </w:rPr>
          <w:t>had resuscitated</w:t>
        </w:r>
      </w:ins>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0A793A18"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298" w:author="Christoffer Vissing" w:date="2023-06-28T14:21:00Z">
        <w:r w:rsidRPr="00DB6D77" w:rsidDel="003F641C">
          <w:rPr>
            <w:rFonts w:ascii="Roboto" w:hAnsi="Roboto"/>
            <w:b/>
            <w:bCs/>
            <w:sz w:val="22"/>
            <w:szCs w:val="22"/>
          </w:rPr>
          <w:delText>vs</w:delText>
        </w:r>
      </w:del>
      <w:ins w:id="299"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29BEED07"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del w:id="300" w:author="Ho, Carolyn Y.,MD" w:date="2023-08-13T22:13:00Z">
        <w:r w:rsidRPr="00DB6D77" w:rsidDel="00CD5D89">
          <w:rPr>
            <w:rFonts w:ascii="Roboto" w:hAnsi="Roboto"/>
            <w:sz w:val="22"/>
            <w:szCs w:val="22"/>
          </w:rPr>
          <w:delText xml:space="preserve">according </w:delText>
        </w:r>
      </w:del>
      <w:ins w:id="301" w:author="Ho, Carolyn Y.,MD" w:date="2023-08-13T22:13:00Z">
        <w:r w:rsidR="00CD5D89">
          <w:rPr>
            <w:rFonts w:ascii="Roboto" w:hAnsi="Roboto"/>
            <w:sz w:val="22"/>
            <w:szCs w:val="22"/>
          </w:rPr>
          <w:t>stratified by</w:t>
        </w:r>
      </w:ins>
      <w:del w:id="302" w:author="Ho, Carolyn Y.,MD" w:date="2023-08-13T22:13:00Z">
        <w:r w:rsidRPr="00DB6D77" w:rsidDel="00CD5D89">
          <w:rPr>
            <w:rFonts w:ascii="Roboto" w:hAnsi="Roboto"/>
            <w:sz w:val="22"/>
            <w:szCs w:val="22"/>
          </w:rPr>
          <w:delText>to</w:delText>
        </w:r>
      </w:del>
      <w:r w:rsidRPr="00DB6D77">
        <w:rPr>
          <w:rFonts w:ascii="Roboto" w:hAnsi="Roboto"/>
          <w:sz w:val="22"/>
          <w:szCs w:val="22"/>
        </w:rPr>
        <w:t xml:space="preserve"> genetic subgroup</w:t>
      </w:r>
      <w:r w:rsidR="001D711A" w:rsidRPr="00DB6D77">
        <w:rPr>
          <w:rFonts w:ascii="Roboto" w:hAnsi="Roboto"/>
          <w:sz w:val="22"/>
          <w:szCs w:val="22"/>
        </w:rPr>
        <w:t xml:space="preserve"> </w:t>
      </w:r>
      <w:proofErr w:type="gramStart"/>
      <w:r w:rsidR="001D711A" w:rsidRPr="00DB6D77">
        <w:rPr>
          <w:rFonts w:ascii="Roboto" w:hAnsi="Roboto"/>
          <w:sz w:val="22"/>
          <w:szCs w:val="22"/>
        </w:rPr>
        <w:t>are</w:t>
      </w:r>
      <w:proofErr w:type="gramEnd"/>
      <w:r w:rsidR="001D711A" w:rsidRPr="00DB6D77">
        <w:rPr>
          <w:rFonts w:ascii="Roboto" w:hAnsi="Roboto"/>
          <w:sz w:val="22"/>
          <w:szCs w:val="22"/>
        </w:rPr>
        <w:t xml:space="preserv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del w:id="303" w:author="Christoffer Vissing" w:date="2023-06-28T14:21:00Z">
        <w:r w:rsidR="00CF65F0" w:rsidDel="003F641C">
          <w:rPr>
            <w:rFonts w:ascii="Roboto" w:hAnsi="Roboto"/>
            <w:sz w:val="22"/>
            <w:szCs w:val="22"/>
          </w:rPr>
          <w:delText>vs</w:delText>
        </w:r>
      </w:del>
      <w:ins w:id="304" w:author="Christoffer Vissing" w:date="2023-06-28T14:21:00Z">
        <w:r w:rsidR="003F641C">
          <w:rPr>
            <w:rFonts w:ascii="Roboto" w:hAnsi="Roboto"/>
            <w:sz w:val="22"/>
            <w:szCs w:val="22"/>
          </w:rPr>
          <w:t>versus</w:t>
        </w:r>
      </w:ins>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ins w:id="305" w:author="Ho, Carolyn Y.,MD" w:date="2023-08-13T22:13:00Z">
        <w:r w:rsidR="00CD5D89">
          <w:rPr>
            <w:rFonts w:ascii="Roboto" w:hAnsi="Roboto"/>
            <w:sz w:val="22"/>
            <w:szCs w:val="22"/>
          </w:rPr>
          <w:t>, p&lt;0.001</w:t>
        </w:r>
      </w:ins>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ins w:id="306" w:author="Christoffer Vissing" w:date="2023-08-08T12:07:00Z">
        <w:r w:rsidR="00DA7CE3">
          <w:rPr>
            <w:rFonts w:ascii="Roboto" w:hAnsi="Roboto"/>
            <w:sz w:val="22"/>
            <w:szCs w:val="22"/>
          </w:rPr>
          <w:t xml:space="preserve"> (</w:t>
        </w:r>
      </w:ins>
      <w:ins w:id="307" w:author="Christoffer Vissing" w:date="2023-08-08T12:10:00Z">
        <w:r w:rsidR="00DA7CE3">
          <w:rPr>
            <w:rFonts w:ascii="Roboto" w:hAnsi="Roboto"/>
            <w:sz w:val="22"/>
            <w:szCs w:val="22"/>
          </w:rPr>
          <w:t>median 2.5</w:t>
        </w:r>
      </w:ins>
      <w:ins w:id="308" w:author="Christoffer Vissing" w:date="2023-08-08T12:07:00Z">
        <w:r w:rsidR="00DA7CE3">
          <w:rPr>
            <w:rFonts w:ascii="Roboto" w:hAnsi="Roboto"/>
            <w:sz w:val="22"/>
            <w:szCs w:val="22"/>
          </w:rPr>
          <w:t xml:space="preserve">% versus </w:t>
        </w:r>
      </w:ins>
      <w:ins w:id="309" w:author="Christoffer Vissing" w:date="2023-08-08T12:10:00Z">
        <w:r w:rsidR="00DA7CE3">
          <w:rPr>
            <w:rFonts w:ascii="Roboto" w:hAnsi="Roboto"/>
            <w:sz w:val="22"/>
            <w:szCs w:val="22"/>
          </w:rPr>
          <w:t>1.9</w:t>
        </w:r>
      </w:ins>
      <w:ins w:id="310" w:author="Christoffer Vissing" w:date="2023-08-08T12:08:00Z">
        <w:r w:rsidR="00DA7CE3">
          <w:rPr>
            <w:rFonts w:ascii="Roboto" w:hAnsi="Roboto"/>
            <w:sz w:val="22"/>
            <w:szCs w:val="22"/>
          </w:rPr>
          <w:t>%, p &lt;0.001)</w:t>
        </w:r>
      </w:ins>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r w:rsidR="00C114B4" w:rsidRPr="00DB6D77">
        <w:rPr>
          <w:rFonts w:ascii="Roboto" w:hAnsi="Roboto"/>
          <w:sz w:val="22"/>
          <w:szCs w:val="22"/>
        </w:rPr>
        <w:t xml:space="preserve"> </w:t>
      </w:r>
      <w:del w:id="311" w:author="Ho, Carolyn Y.,MD" w:date="2023-08-19T12:50:00Z">
        <w:r w:rsidR="00C114B4" w:rsidRPr="00DB6D77" w:rsidDel="00AC1A8D">
          <w:rPr>
            <w:rFonts w:ascii="Roboto" w:hAnsi="Roboto"/>
            <w:sz w:val="22"/>
            <w:szCs w:val="22"/>
          </w:rPr>
          <w:delText>or report</w:delText>
        </w:r>
      </w:del>
      <w:ins w:id="312" w:author="Ho, Carolyn Y.,MD" w:date="2023-08-19T12:50:00Z">
        <w:r w:rsidR="00AC1A8D">
          <w:rPr>
            <w:rFonts w:ascii="Roboto" w:hAnsi="Roboto"/>
            <w:sz w:val="22"/>
            <w:szCs w:val="22"/>
          </w:rPr>
          <w:t>have</w:t>
        </w:r>
      </w:ins>
      <w:r w:rsidR="00C114B4" w:rsidRPr="00DB6D77">
        <w:rPr>
          <w:rFonts w:ascii="Roboto" w:hAnsi="Roboto"/>
          <w:sz w:val="22"/>
          <w:szCs w:val="22"/>
        </w:rPr>
        <w:t xml:space="preserve"> a family history of sudden cardiac death (OR 0.36 [CI, 0.30-0.42])</w:t>
      </w:r>
      <w:ins w:id="313" w:author="Ho, Carolyn Y.,MD" w:date="2023-08-19T12:50:00Z">
        <w:r w:rsidR="00AC1A8D">
          <w:rPr>
            <w:rFonts w:ascii="Roboto" w:hAnsi="Roboto"/>
            <w:sz w:val="22"/>
            <w:szCs w:val="22"/>
          </w:rPr>
          <w:t xml:space="preserve">, </w:t>
        </w:r>
        <w:proofErr w:type="spellStart"/>
        <w:r w:rsidR="00AC1A8D">
          <w:rPr>
            <w:rFonts w:ascii="Roboto" w:hAnsi="Roboto"/>
            <w:sz w:val="22"/>
            <w:szCs w:val="22"/>
          </w:rPr>
          <w:t>or</w:t>
        </w:r>
      </w:ins>
      <w:del w:id="314" w:author="Ho, Carolyn Y.,MD" w:date="2023-08-19T12:50:00Z">
        <w:r w:rsidR="00351DC9" w:rsidRPr="00DB6D77" w:rsidDel="00AC1A8D">
          <w:rPr>
            <w:rFonts w:ascii="Roboto" w:hAnsi="Roboto"/>
            <w:sz w:val="22"/>
            <w:szCs w:val="22"/>
          </w:rPr>
          <w:delText xml:space="preserve"> and </w:delText>
        </w:r>
      </w:del>
      <w:commentRangeStart w:id="315"/>
      <w:r w:rsidR="00351DC9" w:rsidRPr="00DB6D77">
        <w:rPr>
          <w:rFonts w:ascii="Roboto" w:hAnsi="Roboto"/>
          <w:sz w:val="22"/>
          <w:szCs w:val="22"/>
        </w:rPr>
        <w:t>report</w:t>
      </w:r>
      <w:proofErr w:type="spellEnd"/>
      <w:r w:rsidR="00DB6D77" w:rsidRPr="00DB6D77">
        <w:rPr>
          <w:rFonts w:ascii="Roboto" w:hAnsi="Roboto"/>
          <w:sz w:val="22"/>
          <w:szCs w:val="22"/>
        </w:rPr>
        <w:t xml:space="preserve"> 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commentRangeEnd w:id="315"/>
      <w:r w:rsidR="00CD5D89">
        <w:rPr>
          <w:rStyle w:val="CommentReference"/>
        </w:rPr>
        <w:commentReference w:id="315"/>
      </w:r>
      <w:r w:rsidR="00351DC9" w:rsidRPr="00DB6D77">
        <w:rPr>
          <w:rFonts w:ascii="Roboto" w:hAnsi="Roboto"/>
          <w:sz w:val="22"/>
          <w:szCs w:val="22"/>
        </w:rPr>
        <w:t>.</w:t>
      </w:r>
      <w:r w:rsidR="008A637F">
        <w:rPr>
          <w:rFonts w:ascii="Roboto" w:hAnsi="Roboto"/>
          <w:sz w:val="22"/>
          <w:szCs w:val="22"/>
        </w:rPr>
        <w:t xml:space="preserve"> </w:t>
      </w:r>
    </w:p>
    <w:p w14:paraId="2086A6BC" w14:textId="6F30768F" w:rsidR="005B44F4" w:rsidRDefault="004C619B" w:rsidP="004C619B">
      <w:pPr>
        <w:spacing w:line="480" w:lineRule="auto"/>
        <w:rPr>
          <w:rFonts w:ascii="Roboto" w:hAnsi="Roboto"/>
          <w:b/>
          <w:bCs/>
          <w:sz w:val="22"/>
          <w:szCs w:val="22"/>
        </w:rPr>
      </w:pPr>
      <w:del w:id="316" w:author="Ho, Carolyn Y.,MD" w:date="2023-08-19T12:52:00Z">
        <w:r w:rsidDel="00AC1A8D">
          <w:rPr>
            <w:rFonts w:ascii="Roboto" w:hAnsi="Roboto"/>
            <w:sz w:val="22"/>
            <w:szCs w:val="22"/>
          </w:rPr>
          <w:delText>We</w:delText>
        </w:r>
        <w:r w:rsidRPr="00DB6D77" w:rsidDel="00AC1A8D">
          <w:rPr>
            <w:rFonts w:ascii="Roboto" w:hAnsi="Roboto"/>
            <w:sz w:val="22"/>
            <w:szCs w:val="22"/>
          </w:rPr>
          <w:delText xml:space="preserve"> </w:delText>
        </w:r>
        <w:r w:rsidR="00842AF6" w:rsidDel="00AC1A8D">
          <w:rPr>
            <w:rFonts w:ascii="Roboto" w:hAnsi="Roboto"/>
            <w:sz w:val="22"/>
            <w:szCs w:val="22"/>
          </w:rPr>
          <w:delText>assessed</w:delText>
        </w:r>
      </w:del>
      <w:ins w:id="317" w:author="Ho, Carolyn Y.,MD" w:date="2023-08-19T12:52:00Z">
        <w:r w:rsidR="00AC1A8D">
          <w:rPr>
            <w:rFonts w:ascii="Roboto" w:hAnsi="Roboto"/>
            <w:sz w:val="22"/>
            <w:szCs w:val="22"/>
          </w:rPr>
          <w:t>Figure 1 depicts</w:t>
        </w:r>
      </w:ins>
      <w:r w:rsidR="00842AF6">
        <w:rPr>
          <w:rFonts w:ascii="Roboto" w:hAnsi="Roboto"/>
          <w:sz w:val="22"/>
          <w:szCs w:val="22"/>
        </w:rPr>
        <w:t xml:space="preserve"> the relative </w:t>
      </w:r>
      <w:del w:id="318" w:author="Ho, Carolyn Y.,MD" w:date="2023-08-19T12:52:00Z">
        <w:r w:rsidR="00842AF6" w:rsidDel="00AC1A8D">
          <w:rPr>
            <w:rFonts w:ascii="Roboto" w:hAnsi="Roboto"/>
            <w:sz w:val="22"/>
            <w:szCs w:val="22"/>
          </w:rPr>
          <w:delText xml:space="preserve">burden </w:delText>
        </w:r>
      </w:del>
      <w:ins w:id="319" w:author="Ho, Carolyn Y.,MD" w:date="2023-08-19T12:52:00Z">
        <w:r w:rsidR="00AC1A8D">
          <w:rPr>
            <w:rFonts w:ascii="Roboto" w:hAnsi="Roboto"/>
            <w:sz w:val="22"/>
            <w:szCs w:val="22"/>
          </w:rPr>
          <w:t xml:space="preserve">risk </w:t>
        </w:r>
      </w:ins>
      <w:r w:rsidR="00842AF6">
        <w:rPr>
          <w:rFonts w:ascii="Roboto" w:hAnsi="Roboto"/>
          <w:sz w:val="22"/>
          <w:szCs w:val="22"/>
        </w:rPr>
        <w:t xml:space="preserve">of cardiovascular co-morbidities and adverse events </w:t>
      </w:r>
      <w:del w:id="320" w:author="Ho, Carolyn Y.,MD" w:date="2023-08-19T12:52:00Z">
        <w:r w:rsidR="00842AF6" w:rsidDel="00AC1A8D">
          <w:rPr>
            <w:rFonts w:ascii="Roboto" w:hAnsi="Roboto"/>
            <w:sz w:val="22"/>
            <w:szCs w:val="22"/>
          </w:rPr>
          <w:delText xml:space="preserve">by </w:delText>
        </w:r>
        <w:r w:rsidRPr="00DB6D77" w:rsidDel="00AC1A8D">
          <w:rPr>
            <w:rFonts w:ascii="Roboto" w:hAnsi="Roboto"/>
            <w:sz w:val="22"/>
            <w:szCs w:val="22"/>
          </w:rPr>
          <w:delText>comput</w:delText>
        </w:r>
        <w:r w:rsidR="00842AF6" w:rsidDel="00AC1A8D">
          <w:rPr>
            <w:rFonts w:ascii="Roboto" w:hAnsi="Roboto"/>
            <w:sz w:val="22"/>
            <w:szCs w:val="22"/>
          </w:rPr>
          <w:delText>ing</w:delText>
        </w:r>
        <w:r w:rsidRPr="00DB6D77" w:rsidDel="00AC1A8D">
          <w:rPr>
            <w:rFonts w:ascii="Roboto" w:hAnsi="Roboto"/>
            <w:sz w:val="22"/>
            <w:szCs w:val="22"/>
          </w:rPr>
          <w:delText xml:space="preserve"> relative risk</w:delText>
        </w:r>
        <w:r w:rsidR="00F826AF" w:rsidDel="00AC1A8D">
          <w:rPr>
            <w:rFonts w:ascii="Roboto" w:hAnsi="Roboto"/>
            <w:sz w:val="22"/>
            <w:szCs w:val="22"/>
          </w:rPr>
          <w:delText>s</w:delText>
        </w:r>
        <w:r w:rsidRPr="00DB6D77" w:rsidDel="00AC1A8D">
          <w:rPr>
            <w:rFonts w:ascii="Roboto" w:hAnsi="Roboto"/>
            <w:sz w:val="22"/>
            <w:szCs w:val="22"/>
          </w:rPr>
          <w:delText xml:space="preserve"> </w:delText>
        </w:r>
        <w:r w:rsidR="00833357" w:rsidDel="00AC1A8D">
          <w:rPr>
            <w:rFonts w:ascii="Roboto" w:hAnsi="Roboto"/>
            <w:sz w:val="22"/>
            <w:szCs w:val="22"/>
          </w:rPr>
          <w:delText xml:space="preserve">of these features </w:delText>
        </w:r>
      </w:del>
      <w:r w:rsidRPr="00DB6D77">
        <w:rPr>
          <w:rFonts w:ascii="Roboto" w:hAnsi="Roboto"/>
          <w:sz w:val="22"/>
          <w:szCs w:val="22"/>
        </w:rPr>
        <w:t>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F826AF">
        <w:rPr>
          <w:rFonts w:ascii="Roboto" w:hAnsi="Roboto"/>
          <w:sz w:val="22"/>
          <w:szCs w:val="22"/>
        </w:rPr>
        <w:t>versus</w:t>
      </w:r>
      <w:r w:rsidRPr="00DB6D77">
        <w:rPr>
          <w:rFonts w:ascii="Roboto" w:hAnsi="Roboto"/>
          <w:sz w:val="22"/>
          <w:szCs w:val="22"/>
        </w:rPr>
        <w:t xml:space="preserve"> </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del w:id="321" w:author="Ho, Carolyn Y.,MD" w:date="2023-08-19T12:53:00Z">
        <w:r w:rsidRPr="00DB6D77" w:rsidDel="00AC1A8D">
          <w:rPr>
            <w:rFonts w:ascii="Roboto" w:hAnsi="Roboto"/>
            <w:sz w:val="22"/>
            <w:szCs w:val="22"/>
          </w:rPr>
          <w:delText xml:space="preserve"> Results </w:delText>
        </w:r>
        <w:r w:rsidR="00F826AF" w:rsidDel="00AC1A8D">
          <w:rPr>
            <w:rFonts w:ascii="Roboto" w:hAnsi="Roboto"/>
            <w:sz w:val="22"/>
            <w:szCs w:val="22"/>
          </w:rPr>
          <w:delText>are</w:delText>
        </w:r>
        <w:r w:rsidRPr="00DB6D77" w:rsidDel="00AC1A8D">
          <w:rPr>
            <w:rFonts w:ascii="Roboto" w:hAnsi="Roboto"/>
            <w:sz w:val="22"/>
            <w:szCs w:val="22"/>
          </w:rPr>
          <w:delText xml:space="preserve"> presented in </w:delText>
        </w:r>
        <w:r w:rsidRPr="00DB6D77" w:rsidDel="00AC1A8D">
          <w:rPr>
            <w:rFonts w:ascii="Roboto" w:hAnsi="Roboto"/>
            <w:b/>
            <w:bCs/>
            <w:sz w:val="22"/>
            <w:szCs w:val="22"/>
          </w:rPr>
          <w:delText xml:space="preserve">Figure </w:delText>
        </w:r>
        <w:r w:rsidDel="00AC1A8D">
          <w:rPr>
            <w:rFonts w:ascii="Roboto" w:hAnsi="Roboto"/>
            <w:b/>
            <w:bCs/>
            <w:sz w:val="22"/>
            <w:szCs w:val="22"/>
          </w:rPr>
          <w:delText>1</w:delText>
        </w:r>
        <w:r w:rsidRPr="00DB6D77" w:rsidDel="00AC1A8D">
          <w:rPr>
            <w:rFonts w:ascii="Roboto" w:hAnsi="Roboto"/>
            <w:sz w:val="22"/>
            <w:szCs w:val="22"/>
          </w:rPr>
          <w:delText>.</w:delText>
        </w:r>
      </w:del>
      <w:r w:rsidRPr="00DB6D77">
        <w:rPr>
          <w:rFonts w:ascii="Roboto" w:hAnsi="Roboto"/>
          <w:sz w:val="22"/>
          <w:szCs w:val="22"/>
        </w:rPr>
        <w:t xml:space="preserve"> Overall,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were more likely to have classic cardiovascular co-morbidities</w:t>
      </w:r>
      <w:r>
        <w:rPr>
          <w:rFonts w:ascii="Roboto" w:hAnsi="Roboto"/>
          <w:sz w:val="22"/>
          <w:szCs w:val="22"/>
        </w:rPr>
        <w:t xml:space="preserve"> (RR for hypertension 1.83 [CI 1.72-1.97]; RR for obesity 1.46 [CI 1.34-1.60]) </w:t>
      </w:r>
      <w:r w:rsidRPr="00DB6D77">
        <w:rPr>
          <w:rFonts w:ascii="Roboto" w:hAnsi="Roboto"/>
          <w:sz w:val="22"/>
          <w:szCs w:val="22"/>
        </w:rPr>
        <w:t xml:space="preserve">and obstructive </w:t>
      </w:r>
      <w:r w:rsidR="00DF5A0F">
        <w:rPr>
          <w:rFonts w:ascii="Roboto" w:hAnsi="Roboto"/>
          <w:sz w:val="22"/>
          <w:szCs w:val="22"/>
        </w:rPr>
        <w:t>physiology</w:t>
      </w:r>
      <w:r>
        <w:rPr>
          <w:rFonts w:ascii="Roboto" w:hAnsi="Roboto"/>
          <w:sz w:val="22"/>
          <w:szCs w:val="22"/>
        </w:rPr>
        <w:t xml:space="preserve"> (</w:t>
      </w:r>
      <w:r w:rsidR="00DF5A0F">
        <w:rPr>
          <w:rFonts w:ascii="Roboto" w:hAnsi="Roboto"/>
          <w:sz w:val="22"/>
          <w:szCs w:val="22"/>
        </w:rPr>
        <w:t xml:space="preserve">gradient &gt;30 mmHg; </w:t>
      </w:r>
      <w:r>
        <w:rPr>
          <w:rFonts w:ascii="Roboto" w:hAnsi="Roboto"/>
          <w:sz w:val="22"/>
          <w:szCs w:val="22"/>
        </w:rPr>
        <w:t>RR 1.51 [CI 1.42-1.60])</w:t>
      </w:r>
      <w:r w:rsidR="00DF5A0F">
        <w:rPr>
          <w:rFonts w:ascii="Roboto" w:hAnsi="Roboto"/>
          <w:sz w:val="22"/>
          <w:szCs w:val="22"/>
        </w:rPr>
        <w:t>. P</w:t>
      </w:r>
      <w:r w:rsidRPr="00DB6D77">
        <w:rPr>
          <w:rFonts w:ascii="Roboto" w:hAnsi="Roboto"/>
          <w:sz w:val="22"/>
          <w:szCs w:val="22"/>
        </w:rPr>
        <w:t xml:space="preserve">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DF5A0F">
        <w:rPr>
          <w:rFonts w:ascii="Roboto" w:hAnsi="Roboto"/>
          <w:sz w:val="22"/>
          <w:szCs w:val="22"/>
        </w:rPr>
        <w:t>HCM</w:t>
      </w:r>
      <w:r w:rsidRPr="00DB6D77">
        <w:rPr>
          <w:rFonts w:ascii="Roboto" w:hAnsi="Roboto"/>
          <w:sz w:val="22"/>
          <w:szCs w:val="22"/>
        </w:rPr>
        <w:t xml:space="preserve"> were more likely to </w:t>
      </w:r>
      <w:r w:rsidR="00DF5A0F">
        <w:rPr>
          <w:rFonts w:ascii="Roboto" w:hAnsi="Roboto"/>
          <w:sz w:val="22"/>
          <w:szCs w:val="22"/>
        </w:rPr>
        <w:t>experience</w:t>
      </w:r>
      <w:r w:rsidRPr="00DB6D77">
        <w:rPr>
          <w:rFonts w:ascii="Roboto" w:hAnsi="Roboto"/>
          <w:sz w:val="22"/>
          <w:szCs w:val="22"/>
        </w:rPr>
        <w:t xml:space="preserve"> cardiac arrhythmias</w:t>
      </w:r>
      <w:r>
        <w:rPr>
          <w:rFonts w:ascii="Roboto" w:hAnsi="Roboto"/>
          <w:sz w:val="22"/>
          <w:szCs w:val="22"/>
        </w:rPr>
        <w:t xml:space="preserve"> (RR for atrial fibrillation 1.12 [CI 1.02-1.22] and RR for composite VT 1.92 [CI 1.60-2.31])</w:t>
      </w:r>
      <w:r w:rsidRPr="00DB6D77">
        <w:rPr>
          <w:rFonts w:ascii="Roboto" w:hAnsi="Roboto"/>
          <w:sz w:val="22"/>
          <w:szCs w:val="22"/>
        </w:rPr>
        <w:t xml:space="preserve"> and left ventricular systolic dysfunction</w:t>
      </w:r>
      <w:r>
        <w:rPr>
          <w:rFonts w:ascii="Roboto" w:hAnsi="Roboto"/>
          <w:sz w:val="22"/>
          <w:szCs w:val="22"/>
        </w:rPr>
        <w:t xml:space="preserve"> (RR 1.72 [CI 1.45-2.04])</w:t>
      </w:r>
      <w:r w:rsidRPr="00DB6D77">
        <w:rPr>
          <w:rFonts w:ascii="Roboto" w:hAnsi="Roboto"/>
          <w:sz w:val="22"/>
          <w:szCs w:val="22"/>
        </w:rPr>
        <w:t xml:space="preserve">. </w:t>
      </w:r>
    </w:p>
    <w:p w14:paraId="17CF2D39" w14:textId="2E156C85" w:rsidR="00CA4002" w:rsidRPr="00DB6D77" w:rsidRDefault="00C02CAE" w:rsidP="00CA4002">
      <w:pPr>
        <w:spacing w:line="480" w:lineRule="auto"/>
        <w:rPr>
          <w:rFonts w:ascii="Roboto" w:hAnsi="Roboto"/>
          <w:b/>
          <w:bCs/>
          <w:sz w:val="22"/>
          <w:szCs w:val="22"/>
        </w:rPr>
      </w:pPr>
      <w:del w:id="322" w:author="Ho, Carolyn Y.,MD" w:date="2023-08-19T13:21:00Z">
        <w:r w:rsidDel="00107191">
          <w:rPr>
            <w:rFonts w:ascii="Roboto" w:hAnsi="Roboto"/>
            <w:b/>
            <w:bCs/>
            <w:sz w:val="22"/>
            <w:szCs w:val="22"/>
          </w:rPr>
          <w:delText xml:space="preserve">Differences in </w:delText>
        </w:r>
        <w:r w:rsidR="00CA4002" w:rsidRPr="00DB6D77" w:rsidDel="00107191">
          <w:rPr>
            <w:rFonts w:ascii="Roboto" w:hAnsi="Roboto"/>
            <w:b/>
            <w:bCs/>
            <w:sz w:val="22"/>
            <w:szCs w:val="22"/>
          </w:rPr>
          <w:delText xml:space="preserve">Cardiac </w:delText>
        </w:r>
        <w:r w:rsidDel="00107191">
          <w:rPr>
            <w:rFonts w:ascii="Roboto" w:hAnsi="Roboto"/>
            <w:b/>
            <w:bCs/>
            <w:sz w:val="22"/>
            <w:szCs w:val="22"/>
          </w:rPr>
          <w:delText>Structure and Function</w:delText>
        </w:r>
        <w:r w:rsidR="00CA4002" w:rsidRPr="00DB6D77" w:rsidDel="00107191">
          <w:rPr>
            <w:rFonts w:ascii="Roboto" w:hAnsi="Roboto"/>
            <w:b/>
            <w:bCs/>
            <w:sz w:val="22"/>
            <w:szCs w:val="22"/>
          </w:rPr>
          <w:delText xml:space="preserve"> in</w:delText>
        </w:r>
      </w:del>
      <w:r w:rsidR="00CA4002" w:rsidRPr="00DB6D77">
        <w:rPr>
          <w:rFonts w:ascii="Roboto" w:hAnsi="Roboto"/>
          <w:b/>
          <w:bCs/>
          <w:sz w:val="22"/>
          <w:szCs w:val="22"/>
        </w:rPr>
        <w:t xml:space="preserve"> </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w:t>
      </w:r>
      <w:del w:id="323" w:author="Christoffer Vissing" w:date="2023-06-28T14:22:00Z">
        <w:r w:rsidR="00CA4002" w:rsidRPr="00DB6D77" w:rsidDel="003F641C">
          <w:rPr>
            <w:rFonts w:ascii="Roboto" w:hAnsi="Roboto"/>
            <w:b/>
            <w:bCs/>
            <w:sz w:val="22"/>
            <w:szCs w:val="22"/>
          </w:rPr>
          <w:delText>vs</w:delText>
        </w:r>
      </w:del>
      <w:ins w:id="324" w:author="Christoffer Vissing" w:date="2023-06-28T14:22:00Z">
        <w:r w:rsidR="003F641C">
          <w:rPr>
            <w:rFonts w:ascii="Roboto" w:hAnsi="Roboto"/>
            <w:b/>
            <w:bCs/>
            <w:sz w:val="22"/>
            <w:szCs w:val="22"/>
          </w:rPr>
          <w:t>versus</w:t>
        </w:r>
      </w:ins>
      <w:r w:rsidR="00CA4002" w:rsidRPr="00DB6D77">
        <w:rPr>
          <w:rFonts w:ascii="Roboto" w:hAnsi="Roboto"/>
          <w:b/>
          <w:bCs/>
          <w:sz w:val="22"/>
          <w:szCs w:val="22"/>
        </w:rPr>
        <w:t xml:space="preserve"> Non-</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HCM</w:t>
      </w:r>
    </w:p>
    <w:p w14:paraId="57EC5EB2" w14:textId="79A25723" w:rsidR="00107191" w:rsidRPr="00107191" w:rsidRDefault="00107191" w:rsidP="00BF182A">
      <w:pPr>
        <w:spacing w:line="480" w:lineRule="auto"/>
        <w:rPr>
          <w:ins w:id="325" w:author="Ho, Carolyn Y.,MD" w:date="2023-08-19T13:21:00Z"/>
          <w:rFonts w:ascii="Roboto" w:hAnsi="Roboto"/>
          <w:i/>
          <w:iCs/>
          <w:sz w:val="22"/>
          <w:szCs w:val="22"/>
          <w:rPrChange w:id="326" w:author="Ho, Carolyn Y.,MD" w:date="2023-08-19T13:21:00Z">
            <w:rPr>
              <w:ins w:id="327" w:author="Ho, Carolyn Y.,MD" w:date="2023-08-19T13:21:00Z"/>
              <w:rFonts w:ascii="Roboto" w:hAnsi="Roboto"/>
              <w:sz w:val="22"/>
              <w:szCs w:val="22"/>
            </w:rPr>
          </w:rPrChange>
        </w:rPr>
      </w:pPr>
      <w:ins w:id="328" w:author="Ho, Carolyn Y.,MD" w:date="2023-08-19T13:21:00Z">
        <w:r w:rsidRPr="00107191">
          <w:rPr>
            <w:rFonts w:ascii="Roboto" w:hAnsi="Roboto"/>
            <w:i/>
            <w:iCs/>
            <w:sz w:val="22"/>
            <w:szCs w:val="22"/>
            <w:rPrChange w:id="329" w:author="Ho, Carolyn Y.,MD" w:date="2023-08-19T13:21:00Z">
              <w:rPr>
                <w:rFonts w:ascii="Roboto" w:hAnsi="Roboto"/>
                <w:b/>
                <w:bCs/>
                <w:sz w:val="22"/>
                <w:szCs w:val="22"/>
              </w:rPr>
            </w:rPrChange>
          </w:rPr>
          <w:lastRenderedPageBreak/>
          <w:t>Cardiac Structure and Function</w:t>
        </w:r>
      </w:ins>
    </w:p>
    <w:p w14:paraId="715FB1E4" w14:textId="135250A4"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r w:rsidR="00626F13">
        <w:rPr>
          <w:rFonts w:ascii="Roboto" w:hAnsi="Roboto"/>
          <w:sz w:val="22"/>
          <w:szCs w:val="22"/>
        </w:rPr>
        <w:t>),</w:t>
      </w:r>
      <w:r w:rsidR="004F62AE">
        <w:rPr>
          <w:rFonts w:ascii="Roboto" w:hAnsi="Roboto"/>
          <w:sz w:val="22"/>
          <w:szCs w:val="22"/>
        </w:rPr>
        <w:t xml:space="preserve"> </w:t>
      </w:r>
      <w:r w:rsidR="00482E50">
        <w:rPr>
          <w:rFonts w:ascii="Roboto" w:hAnsi="Roboto"/>
          <w:sz w:val="22"/>
          <w:szCs w:val="22"/>
        </w:rPr>
        <w:t>remaining significant after correction for age and sex</w:t>
      </w:r>
      <w:r w:rsidR="007C2A95">
        <w:rPr>
          <w:rFonts w:ascii="Roboto" w:hAnsi="Roboto"/>
          <w:sz w:val="22"/>
          <w:szCs w:val="22"/>
        </w:rPr>
        <w:t xml:space="preserve"> (+2.2 %-points </w:t>
      </w:r>
      <w:r w:rsidR="007C2A95">
        <w:rPr>
          <w:rFonts w:ascii="Roboto" w:hAnsi="Roboto"/>
          <w:sz w:val="22"/>
          <w:szCs w:val="22"/>
          <w:u w:val="single"/>
        </w:rPr>
        <w:t>[</w:t>
      </w:r>
      <w:r w:rsidR="007C2A95" w:rsidRPr="00DB6D77">
        <w:rPr>
          <w:rFonts w:ascii="Roboto" w:hAnsi="Roboto"/>
          <w:sz w:val="22"/>
          <w:szCs w:val="22"/>
        </w:rPr>
        <w:t>CI: 1.6 to 2.8], p &lt;0.001</w:t>
      </w:r>
      <w:r w:rsidR="00A26503">
        <w:rPr>
          <w:rFonts w:ascii="Roboto" w:hAnsi="Roboto"/>
          <w:sz w:val="22"/>
          <w:szCs w:val="22"/>
        </w:rPr>
        <w:t>)</w:t>
      </w:r>
      <w:r w:rsidR="00FA0FD1" w:rsidRPr="00DB6D77">
        <w:rPr>
          <w:rFonts w:ascii="Roboto" w:hAnsi="Roboto"/>
          <w:sz w:val="22"/>
          <w:szCs w:val="22"/>
        </w:rPr>
        <w:t xml:space="preserve">. </w:t>
      </w:r>
      <w:del w:id="330" w:author="Ho, Carolyn Y.,MD" w:date="2023-08-13T22:22:00Z">
        <w:r w:rsidR="00FA0FD1" w:rsidRPr="00DB6D77" w:rsidDel="00976566">
          <w:rPr>
            <w:rFonts w:ascii="Roboto" w:hAnsi="Roboto"/>
            <w:sz w:val="22"/>
            <w:szCs w:val="22"/>
          </w:rPr>
          <w:delText>In contrast, p</w:delText>
        </w:r>
      </w:del>
      <w:ins w:id="331" w:author="Ho, Carolyn Y.,MD" w:date="2023-08-13T22:22:00Z">
        <w:r w:rsidR="00976566">
          <w:rPr>
            <w:rFonts w:ascii="Roboto" w:hAnsi="Roboto"/>
            <w:sz w:val="22"/>
            <w:szCs w:val="22"/>
          </w:rPr>
          <w:t>P</w:t>
        </w:r>
      </w:ins>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del w:id="332" w:author="Ho, Carolyn Y.,MD" w:date="2023-08-13T22:23:00Z">
        <w:r w:rsidR="00FA0FD1" w:rsidRPr="00DB6D77" w:rsidDel="00976566">
          <w:rPr>
            <w:rFonts w:ascii="Roboto" w:hAnsi="Roboto"/>
            <w:sz w:val="22"/>
            <w:szCs w:val="22"/>
          </w:rPr>
          <w:delText xml:space="preserve">larger </w:delText>
        </w:r>
      </w:del>
      <w:ins w:id="333" w:author="Ho, Carolyn Y.,MD" w:date="2023-08-13T22:23:00Z">
        <w:r w:rsidR="00976566">
          <w:rPr>
            <w:rFonts w:ascii="Roboto" w:hAnsi="Roboto"/>
            <w:sz w:val="22"/>
            <w:szCs w:val="22"/>
          </w:rPr>
          <w:t>greater</w:t>
        </w:r>
        <w:r w:rsidR="00976566" w:rsidRPr="00DB6D77">
          <w:rPr>
            <w:rFonts w:ascii="Roboto" w:hAnsi="Roboto"/>
            <w:sz w:val="22"/>
            <w:szCs w:val="22"/>
          </w:rPr>
          <w:t xml:space="preserve"> </w:t>
        </w:r>
      </w:ins>
      <w:r w:rsidR="00FA0FD1" w:rsidRPr="00DB6D77">
        <w:rPr>
          <w:rFonts w:ascii="Roboto" w:hAnsi="Roboto"/>
          <w:sz w:val="22"/>
          <w:szCs w:val="22"/>
        </w:rPr>
        <w:t>max</w:t>
      </w:r>
      <w:ins w:id="334" w:author="Ho, Carolyn Y.,MD" w:date="2023-08-13T22:23:00Z">
        <w:r w:rsidR="00976566">
          <w:rPr>
            <w:rFonts w:ascii="Roboto" w:hAnsi="Roboto"/>
            <w:sz w:val="22"/>
            <w:szCs w:val="22"/>
          </w:rPr>
          <w:t>imal</w:t>
        </w:r>
      </w:ins>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26549A83" w:rsidR="001B3DE8" w:rsidRPr="00C6106B" w:rsidRDefault="00626F13" w:rsidP="00BF182A">
      <w:pPr>
        <w:spacing w:line="480" w:lineRule="auto"/>
        <w:rPr>
          <w:rFonts w:ascii="Roboto" w:hAnsi="Roboto"/>
          <w:sz w:val="22"/>
          <w:szCs w:val="22"/>
        </w:rPr>
      </w:pPr>
      <w:r>
        <w:rPr>
          <w:rFonts w:ascii="Roboto" w:hAnsi="Roboto"/>
          <w:sz w:val="22"/>
          <w:szCs w:val="22"/>
        </w:rPr>
        <w:t>W</w:t>
      </w:r>
      <w:r w:rsidR="00DD6282">
        <w:rPr>
          <w:rFonts w:ascii="Roboto" w:hAnsi="Roboto"/>
          <w:sz w:val="22"/>
          <w:szCs w:val="22"/>
        </w:rPr>
        <w:t xml:space="preserve">e investigated the </w:t>
      </w:r>
      <w:commentRangeStart w:id="335"/>
      <w:r w:rsidR="00DD6282">
        <w:rPr>
          <w:rFonts w:ascii="Roboto" w:hAnsi="Roboto"/>
          <w:sz w:val="22"/>
          <w:szCs w:val="22"/>
        </w:rPr>
        <w:t xml:space="preserve">peak oxygen uptake </w:t>
      </w:r>
      <w:commentRangeEnd w:id="335"/>
      <w:r w:rsidR="006D0A92">
        <w:rPr>
          <w:rStyle w:val="CommentReference"/>
        </w:rPr>
        <w:commentReference w:id="335"/>
      </w:r>
      <w:r w:rsidR="00DD6282">
        <w:rPr>
          <w:rFonts w:ascii="Roboto" w:hAnsi="Roboto"/>
          <w:sz w:val="22"/>
          <w:szCs w:val="22"/>
        </w:rPr>
        <w:t xml:space="preserve">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 (-</w:t>
      </w:r>
      <w:del w:id="336" w:author="Christoffer Vissing" w:date="2023-08-08T14:22:00Z">
        <w:r w:rsidR="00DD6282" w:rsidDel="00C07642">
          <w:rPr>
            <w:rFonts w:ascii="Roboto" w:hAnsi="Roboto"/>
            <w:sz w:val="22"/>
            <w:szCs w:val="22"/>
          </w:rPr>
          <w:delText>2</w:delText>
        </w:r>
      </w:del>
      <w:ins w:id="337" w:author="Christoffer Vissing" w:date="2023-08-08T14:22:00Z">
        <w:r w:rsidR="00C07642">
          <w:rPr>
            <w:rFonts w:ascii="Roboto" w:hAnsi="Roboto"/>
            <w:sz w:val="22"/>
            <w:szCs w:val="22"/>
          </w:rPr>
          <w:t>1</w:t>
        </w:r>
      </w:ins>
      <w:r w:rsidR="00DD6282">
        <w:rPr>
          <w:rFonts w:ascii="Roboto" w:hAnsi="Roboto"/>
          <w:sz w:val="22"/>
          <w:szCs w:val="22"/>
        </w:rPr>
        <w:t>.</w:t>
      </w:r>
      <w:del w:id="338" w:author="Christoffer Vissing" w:date="2023-08-08T14:22:00Z">
        <w:r w:rsidR="00DD6282" w:rsidDel="00C07642">
          <w:rPr>
            <w:rFonts w:ascii="Roboto" w:hAnsi="Roboto"/>
            <w:sz w:val="22"/>
            <w:szCs w:val="22"/>
          </w:rPr>
          <w:delText>2</w:delText>
        </w:r>
      </w:del>
      <w:ins w:id="339" w:author="Christoffer Vissing" w:date="2023-08-08T14:22:00Z">
        <w:r w:rsidR="00C07642">
          <w:rPr>
            <w:rFonts w:ascii="Roboto" w:hAnsi="Roboto"/>
            <w:sz w:val="22"/>
            <w:szCs w:val="22"/>
          </w:rPr>
          <w:t>9</w:t>
        </w:r>
      </w:ins>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del w:id="340" w:author="Christoffer Vissing" w:date="2023-08-08T14:22:00Z">
        <w:r w:rsidR="00DD6282" w:rsidDel="00C07642">
          <w:rPr>
            <w:rFonts w:ascii="Roboto" w:hAnsi="Roboto"/>
            <w:sz w:val="22"/>
            <w:szCs w:val="22"/>
          </w:rPr>
          <w:delText>8</w:delText>
        </w:r>
      </w:del>
      <w:ins w:id="341" w:author="Christoffer Vissing" w:date="2023-08-08T14:22:00Z">
        <w:r w:rsidR="00C07642">
          <w:rPr>
            <w:rFonts w:ascii="Roboto" w:hAnsi="Roboto"/>
            <w:sz w:val="22"/>
            <w:szCs w:val="22"/>
          </w:rPr>
          <w:t>7</w:t>
        </w:r>
      </w:ins>
      <w:r w:rsidR="00DD6282">
        <w:rPr>
          <w:rFonts w:ascii="Roboto" w:hAnsi="Roboto"/>
          <w:sz w:val="22"/>
          <w:szCs w:val="22"/>
        </w:rPr>
        <w:t xml:space="preserve"> to -1.</w:t>
      </w:r>
      <w:del w:id="342" w:author="Christoffer Vissing" w:date="2023-08-08T14:22:00Z">
        <w:r w:rsidR="00DD6282" w:rsidDel="00C07642">
          <w:rPr>
            <w:rFonts w:ascii="Roboto" w:hAnsi="Roboto"/>
            <w:sz w:val="22"/>
            <w:szCs w:val="22"/>
          </w:rPr>
          <w:delText>6</w:delText>
        </w:r>
      </w:del>
      <w:ins w:id="343" w:author="Christoffer Vissing" w:date="2023-08-08T14:22:00Z">
        <w:r w:rsidR="00C07642">
          <w:rPr>
            <w:rFonts w:ascii="Roboto" w:hAnsi="Roboto"/>
            <w:sz w:val="22"/>
            <w:szCs w:val="22"/>
          </w:rPr>
          <w:t>1</w:t>
        </w:r>
      </w:ins>
      <w:r w:rsidR="00DD6282">
        <w:rPr>
          <w:rFonts w:ascii="Roboto" w:hAnsi="Roboto"/>
          <w:sz w:val="22"/>
          <w:szCs w:val="22"/>
        </w:rPr>
        <w:t>], p &lt;0.001), when adjusted for age, sex, BMI, presence of atrial fibrillation and effort</w:t>
      </w:r>
      <w:ins w:id="344" w:author="Christoffer Vissing" w:date="2023-06-30T11:51:00Z">
        <w:r w:rsidR="00630A55">
          <w:rPr>
            <w:rFonts w:ascii="Roboto" w:hAnsi="Roboto"/>
            <w:sz w:val="22"/>
            <w:szCs w:val="22"/>
          </w:rPr>
          <w:t xml:space="preserve"> as measured by respiratory e</w:t>
        </w:r>
      </w:ins>
      <w:ins w:id="345" w:author="Christoffer Vissing" w:date="2023-06-30T11:52:00Z">
        <w:r w:rsidR="00630A55">
          <w:rPr>
            <w:rFonts w:ascii="Roboto" w:hAnsi="Roboto"/>
            <w:sz w:val="22"/>
            <w:szCs w:val="22"/>
          </w:rPr>
          <w:t>xchange ratio</w:t>
        </w:r>
      </w:ins>
      <w:r w:rsidR="00DD6282">
        <w:rPr>
          <w:rFonts w:ascii="Roboto" w:hAnsi="Roboto"/>
          <w:sz w:val="22"/>
          <w:szCs w:val="22"/>
        </w:rPr>
        <w:t xml:space="preserve"> (-0.6 [CI: -</w:t>
      </w:r>
      <w:r w:rsidR="00C6106B">
        <w:rPr>
          <w:rFonts w:ascii="Roboto" w:hAnsi="Roboto"/>
          <w:sz w:val="22"/>
          <w:szCs w:val="22"/>
        </w:rPr>
        <w:t xml:space="preserve">1.3 to 0.1], </w:t>
      </w:r>
      <w:commentRangeStart w:id="346"/>
      <w:r w:rsidR="00C6106B">
        <w:rPr>
          <w:rFonts w:ascii="Roboto" w:hAnsi="Roboto"/>
          <w:sz w:val="22"/>
          <w:szCs w:val="22"/>
        </w:rPr>
        <w:t>p = 0.083, in unadjusted analysis</w:t>
      </w:r>
      <w:commentRangeEnd w:id="346"/>
      <w:r w:rsidR="006D0A92">
        <w:rPr>
          <w:rStyle w:val="CommentReference"/>
        </w:rPr>
        <w:commentReference w:id="346"/>
      </w:r>
      <w:ins w:id="347" w:author="Christoffer Vissing" w:date="2023-08-08T12:16:00Z">
        <w:r w:rsidR="003C0184">
          <w:rPr>
            <w:rFonts w:ascii="Roboto" w:hAnsi="Roboto"/>
            <w:sz w:val="22"/>
            <w:szCs w:val="22"/>
          </w:rPr>
          <w:t xml:space="preserve">; </w:t>
        </w:r>
        <w:r w:rsidR="003C0184" w:rsidRPr="003C0184">
          <w:rPr>
            <w:rFonts w:ascii="Roboto" w:hAnsi="Roboto"/>
            <w:b/>
            <w:bCs/>
            <w:sz w:val="22"/>
            <w:szCs w:val="22"/>
            <w:rPrChange w:id="348" w:author="Christoffer Vissing" w:date="2023-08-08T12:16:00Z">
              <w:rPr>
                <w:rFonts w:ascii="Roboto" w:hAnsi="Roboto"/>
                <w:sz w:val="22"/>
                <w:szCs w:val="22"/>
              </w:rPr>
            </w:rPrChange>
          </w:rPr>
          <w:t>Table 1</w:t>
        </w:r>
      </w:ins>
      <w:ins w:id="349" w:author="Christoffer Vissing" w:date="2023-08-08T12:28:00Z">
        <w:r w:rsidR="00E91741">
          <w:rPr>
            <w:rFonts w:ascii="Roboto" w:hAnsi="Roboto"/>
            <w:b/>
            <w:bCs/>
            <w:sz w:val="22"/>
            <w:szCs w:val="22"/>
          </w:rPr>
          <w:t xml:space="preserve"> </w:t>
        </w:r>
        <w:r w:rsidR="00E91741">
          <w:rPr>
            <w:rFonts w:ascii="Roboto" w:hAnsi="Roboto"/>
            <w:sz w:val="22"/>
            <w:szCs w:val="22"/>
          </w:rPr>
          <w:t>for results from baseline testing</w:t>
        </w:r>
      </w:ins>
      <w:r w:rsidR="00C6106B">
        <w:rPr>
          <w:rFonts w:ascii="Roboto" w:hAnsi="Roboto"/>
          <w:sz w:val="22"/>
          <w:szCs w:val="22"/>
        </w:rPr>
        <w:t>)</w:t>
      </w:r>
      <w:r w:rsidR="00DD6282">
        <w:rPr>
          <w:rFonts w:ascii="Roboto" w:hAnsi="Roboto"/>
          <w:sz w:val="22"/>
          <w:szCs w:val="22"/>
        </w:rPr>
        <w:t>.</w:t>
      </w:r>
    </w:p>
    <w:p w14:paraId="4E4EEE4D" w14:textId="77777777" w:rsidR="002834B5" w:rsidRPr="00107191" w:rsidRDefault="002834B5" w:rsidP="00BF182A">
      <w:pPr>
        <w:spacing w:line="480" w:lineRule="auto"/>
        <w:rPr>
          <w:rFonts w:ascii="Roboto" w:hAnsi="Roboto"/>
          <w:i/>
          <w:iCs/>
          <w:sz w:val="22"/>
          <w:szCs w:val="22"/>
          <w:rPrChange w:id="350" w:author="Ho, Carolyn Y.,MD" w:date="2023-08-19T13:20:00Z">
            <w:rPr>
              <w:rFonts w:ascii="Roboto" w:hAnsi="Roboto"/>
              <w:b/>
              <w:bCs/>
              <w:sz w:val="22"/>
              <w:szCs w:val="22"/>
            </w:rPr>
          </w:rPrChange>
        </w:rPr>
      </w:pPr>
      <w:commentRangeStart w:id="351"/>
      <w:r w:rsidRPr="00107191">
        <w:rPr>
          <w:rFonts w:ascii="Roboto" w:hAnsi="Roboto"/>
          <w:i/>
          <w:iCs/>
          <w:sz w:val="22"/>
          <w:szCs w:val="22"/>
          <w:rPrChange w:id="352" w:author="Ho, Carolyn Y.,MD" w:date="2023-08-19T13:20:00Z">
            <w:rPr>
              <w:rFonts w:ascii="Roboto" w:hAnsi="Roboto"/>
              <w:b/>
              <w:bCs/>
              <w:sz w:val="22"/>
              <w:szCs w:val="22"/>
            </w:rPr>
          </w:rPrChange>
        </w:rPr>
        <w:t>LV obstruction</w:t>
      </w:r>
      <w:commentRangeEnd w:id="351"/>
      <w:r w:rsidR="00CA4258">
        <w:rPr>
          <w:rStyle w:val="CommentReference"/>
        </w:rPr>
        <w:commentReference w:id="351"/>
      </w:r>
    </w:p>
    <w:p w14:paraId="4518CFD9" w14:textId="339A0D21" w:rsidR="00AE4D82" w:rsidRDefault="004F62AE" w:rsidP="00BF182A">
      <w:pPr>
        <w:spacing w:line="480" w:lineRule="auto"/>
        <w:rPr>
          <w:rFonts w:ascii="Roboto" w:hAnsi="Roboto"/>
          <w:sz w:val="22"/>
          <w:szCs w:val="22"/>
        </w:rPr>
      </w:pP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 patients had</w:t>
      </w:r>
      <w:r w:rsidRPr="00DB6D77">
        <w:rPr>
          <w:rFonts w:ascii="Roboto" w:hAnsi="Roboto"/>
          <w:sz w:val="22"/>
          <w:szCs w:val="22"/>
        </w:rPr>
        <w:t xml:space="preserve"> higher LV gradient</w:t>
      </w:r>
      <w:r>
        <w:rPr>
          <w:rFonts w:ascii="Roboto" w:hAnsi="Roboto"/>
          <w:sz w:val="22"/>
          <w:szCs w:val="22"/>
        </w:rPr>
        <w:t xml:space="preserve"> at baseline</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1</w:t>
      </w:r>
      <w:r>
        <w:rPr>
          <w:rFonts w:ascii="Roboto" w:hAnsi="Roboto"/>
          <w:sz w:val="22"/>
          <w:szCs w:val="22"/>
        </w:rPr>
        <w:t>9</w:t>
      </w:r>
      <w:r w:rsidRPr="00DB6D77">
        <w:rPr>
          <w:rFonts w:ascii="Roboto" w:hAnsi="Roboto"/>
          <w:sz w:val="22"/>
          <w:szCs w:val="22"/>
        </w:rPr>
        <w:t>.</w:t>
      </w:r>
      <w:r>
        <w:rPr>
          <w:rFonts w:ascii="Roboto" w:hAnsi="Roboto"/>
          <w:sz w:val="22"/>
          <w:szCs w:val="22"/>
        </w:rPr>
        <w:t>7</w:t>
      </w:r>
      <w:r w:rsidRPr="00DB6D77">
        <w:rPr>
          <w:rFonts w:ascii="Roboto" w:hAnsi="Roboto"/>
          <w:sz w:val="22"/>
          <w:szCs w:val="22"/>
        </w:rPr>
        <w:t xml:space="preserve"> mmHg [CI: 1</w:t>
      </w:r>
      <w:r>
        <w:rPr>
          <w:rFonts w:ascii="Roboto" w:hAnsi="Roboto"/>
          <w:sz w:val="22"/>
          <w:szCs w:val="22"/>
        </w:rPr>
        <w:t>7</w:t>
      </w:r>
      <w:r w:rsidRPr="00DB6D77">
        <w:rPr>
          <w:rFonts w:ascii="Roboto" w:hAnsi="Roboto"/>
          <w:sz w:val="22"/>
          <w:szCs w:val="22"/>
        </w:rPr>
        <w:t>.</w:t>
      </w:r>
      <w:r>
        <w:rPr>
          <w:rFonts w:ascii="Roboto" w:hAnsi="Roboto"/>
          <w:sz w:val="22"/>
          <w:szCs w:val="22"/>
        </w:rPr>
        <w:t>4</w:t>
      </w:r>
      <w:r w:rsidRPr="00DB6D77">
        <w:rPr>
          <w:rFonts w:ascii="Roboto" w:hAnsi="Roboto"/>
          <w:sz w:val="22"/>
          <w:szCs w:val="22"/>
        </w:rPr>
        <w:t xml:space="preserve"> to </w:t>
      </w:r>
      <w:r>
        <w:rPr>
          <w:rFonts w:ascii="Roboto" w:hAnsi="Roboto"/>
          <w:sz w:val="22"/>
          <w:szCs w:val="22"/>
        </w:rPr>
        <w:t>22</w:t>
      </w:r>
      <w:r w:rsidRPr="00DB6D77">
        <w:rPr>
          <w:rFonts w:ascii="Roboto" w:hAnsi="Roboto"/>
          <w:sz w:val="22"/>
          <w:szCs w:val="22"/>
        </w:rPr>
        <w:t>.</w:t>
      </w:r>
      <w:r>
        <w:rPr>
          <w:rFonts w:ascii="Roboto" w:hAnsi="Roboto"/>
          <w:sz w:val="22"/>
          <w:szCs w:val="22"/>
        </w:rPr>
        <w:t>0</w:t>
      </w:r>
      <w:r w:rsidRPr="00DB6D77">
        <w:rPr>
          <w:rFonts w:ascii="Roboto" w:hAnsi="Roboto"/>
          <w:sz w:val="22"/>
          <w:szCs w:val="22"/>
        </w:rPr>
        <w:t>], p &lt;0.001)</w:t>
      </w:r>
      <w:r>
        <w:rPr>
          <w:rFonts w:ascii="Roboto" w:hAnsi="Roboto"/>
          <w:sz w:val="22"/>
          <w:szCs w:val="22"/>
        </w:rPr>
        <w:t xml:space="preserve">, </w:t>
      </w:r>
      <w:commentRangeStart w:id="353"/>
      <w:r>
        <w:rPr>
          <w:rFonts w:ascii="Roboto" w:hAnsi="Roboto"/>
          <w:sz w:val="22"/>
          <w:szCs w:val="22"/>
        </w:rPr>
        <w:t>with both measures</w:t>
      </w:r>
      <w:commentRangeEnd w:id="353"/>
      <w:r w:rsidR="006D0A92">
        <w:rPr>
          <w:rStyle w:val="CommentReference"/>
        </w:rPr>
        <w:commentReference w:id="353"/>
      </w:r>
      <w:r w:rsidR="00626F13">
        <w:rPr>
          <w:rFonts w:ascii="Roboto" w:hAnsi="Roboto"/>
          <w:sz w:val="22"/>
          <w:szCs w:val="22"/>
        </w:rPr>
        <w:t>)</w:t>
      </w:r>
      <w:r>
        <w:rPr>
          <w:rFonts w:ascii="Roboto" w:hAnsi="Roboto"/>
          <w:sz w:val="22"/>
          <w:szCs w:val="22"/>
        </w:rPr>
        <w:t>, remaining significant after correction for age and sex (+</w:t>
      </w:r>
      <w:r w:rsidRPr="00DB6D77">
        <w:rPr>
          <w:rFonts w:ascii="Roboto" w:hAnsi="Roboto"/>
          <w:sz w:val="22"/>
          <w:szCs w:val="22"/>
        </w:rPr>
        <w:t>17.2 mmHg [CI: 14.7 to 19.7], p &lt;0.001</w:t>
      </w:r>
      <w:r>
        <w:rPr>
          <w:rFonts w:ascii="Roboto" w:hAnsi="Roboto"/>
          <w:sz w:val="22"/>
          <w:szCs w:val="22"/>
        </w:rPr>
        <w:t xml:space="preserve">). </w:t>
      </w:r>
      <w:r w:rsidR="003157B8" w:rsidRPr="00DB6D77">
        <w:rPr>
          <w:rFonts w:ascii="Roboto" w:hAnsi="Roboto"/>
          <w:sz w:val="22"/>
          <w:szCs w:val="22"/>
        </w:rPr>
        <w:t xml:space="preserve">The incidence of LV obstruction </w:t>
      </w:r>
      <w:ins w:id="354" w:author="Ho, Carolyn Y.,MD" w:date="2023-08-19T13:11:00Z">
        <w:r w:rsidR="006D0A92">
          <w:rPr>
            <w:rFonts w:ascii="Roboto" w:hAnsi="Roboto"/>
            <w:sz w:val="22"/>
            <w:szCs w:val="22"/>
          </w:rPr>
          <w:t xml:space="preserve">over time </w:t>
        </w:r>
      </w:ins>
      <w:r w:rsidR="003157B8" w:rsidRPr="00DB6D77">
        <w:rPr>
          <w:rFonts w:ascii="Roboto" w:hAnsi="Roboto"/>
          <w:sz w:val="22"/>
          <w:szCs w:val="22"/>
        </w:rPr>
        <w:t xml:space="preserve">was evaluated </w:t>
      </w:r>
      <w:r w:rsidR="004125E5">
        <w:rPr>
          <w:rFonts w:ascii="Roboto" w:hAnsi="Roboto"/>
          <w:sz w:val="22"/>
          <w:szCs w:val="22"/>
        </w:rPr>
        <w:t xml:space="preserve">over </w:t>
      </w:r>
      <w:r w:rsidR="003157B8" w:rsidRPr="00DB6D77">
        <w:rPr>
          <w:rFonts w:ascii="Roboto" w:hAnsi="Roboto"/>
          <w:sz w:val="22"/>
          <w:szCs w:val="22"/>
        </w:rPr>
        <w:t>17</w:t>
      </w:r>
      <w:r w:rsidR="004125E5">
        <w:rPr>
          <w:rFonts w:ascii="Roboto" w:hAnsi="Roboto"/>
          <w:sz w:val="22"/>
          <w:szCs w:val="22"/>
        </w:rPr>
        <w:t>,</w:t>
      </w:r>
      <w:r w:rsidR="003157B8" w:rsidRPr="00DB6D77">
        <w:rPr>
          <w:rFonts w:ascii="Roboto" w:hAnsi="Roboto"/>
          <w:sz w:val="22"/>
          <w:szCs w:val="22"/>
        </w:rPr>
        <w:t>154 person-years of follow-up in</w:t>
      </w:r>
      <w:r w:rsidR="00BF182A" w:rsidRPr="00DB6D77">
        <w:rPr>
          <w:rFonts w:ascii="Roboto" w:hAnsi="Roboto"/>
          <w:sz w:val="22"/>
          <w:szCs w:val="22"/>
        </w:rPr>
        <w:t xml:space="preserve"> 2456</w:t>
      </w:r>
      <w:r w:rsidR="003157B8" w:rsidRPr="00DB6D77">
        <w:rPr>
          <w:rFonts w:ascii="Roboto" w:hAnsi="Roboto"/>
          <w:sz w:val="22"/>
          <w:szCs w:val="22"/>
        </w:rPr>
        <w:t xml:space="preserve"> patients</w:t>
      </w:r>
      <w:r w:rsidR="004125E5">
        <w:rPr>
          <w:rFonts w:ascii="Roboto" w:hAnsi="Roboto"/>
          <w:sz w:val="22"/>
          <w:szCs w:val="22"/>
        </w:rPr>
        <w:t xml:space="preserve"> who did not have LV obstruction at baseline and had at least one echocardiogram during follow up</w:t>
      </w:r>
      <w:r w:rsidR="003157B8" w:rsidRPr="00DB6D77">
        <w:rPr>
          <w:rFonts w:ascii="Roboto" w:hAnsi="Roboto"/>
          <w:sz w:val="22"/>
          <w:szCs w:val="22"/>
        </w:rPr>
        <w:t xml:space="preserve">. The cumulative incidence of LV obstruction was </w:t>
      </w:r>
      <w:del w:id="355" w:author="Ho, Carolyn Y.,MD" w:date="2023-08-19T13:11:00Z">
        <w:r w:rsidR="003157B8" w:rsidRPr="00DB6D77" w:rsidDel="006D0A92">
          <w:rPr>
            <w:rFonts w:ascii="Roboto" w:hAnsi="Roboto"/>
            <w:sz w:val="22"/>
            <w:szCs w:val="22"/>
          </w:rPr>
          <w:delText>markedly higher</w:delText>
        </w:r>
      </w:del>
      <w:ins w:id="356" w:author="Ho, Carolyn Y.,MD" w:date="2023-08-19T13:11:00Z">
        <w:r w:rsidR="006D0A92">
          <w:rPr>
            <w:rFonts w:ascii="Roboto" w:hAnsi="Roboto"/>
            <w:sz w:val="22"/>
            <w:szCs w:val="22"/>
          </w:rPr>
          <w:t>almost twice as high</w:t>
        </w:r>
      </w:ins>
      <w:r w:rsidR="003157B8" w:rsidRPr="00DB6D77">
        <w:rPr>
          <w:rFonts w:ascii="Roboto" w:hAnsi="Roboto"/>
          <w:sz w:val="22"/>
          <w:szCs w:val="22"/>
        </w:rPr>
        <w:t xml:space="preserve">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during follow-up</w:t>
      </w:r>
      <w:r w:rsidR="00BE445B">
        <w:rPr>
          <w:rFonts w:ascii="Roboto" w:hAnsi="Roboto"/>
          <w:sz w:val="22"/>
          <w:szCs w:val="22"/>
        </w:rPr>
        <w:t>,</w:t>
      </w:r>
      <w:r w:rsidR="003157B8" w:rsidRPr="00DB6D77">
        <w:rPr>
          <w:rFonts w:ascii="Roboto" w:hAnsi="Roboto"/>
          <w:sz w:val="22"/>
          <w:szCs w:val="22"/>
        </w:rPr>
        <w:t xml:space="preserve"> with a cumulative incidence of 28% (CI: 25-31) </w:t>
      </w:r>
      <w:del w:id="357" w:author="Christoffer Vissing" w:date="2023-06-28T14:22:00Z">
        <w:r w:rsidR="003157B8" w:rsidRPr="00DB6D77" w:rsidDel="003F641C">
          <w:rPr>
            <w:rFonts w:ascii="Roboto" w:hAnsi="Roboto"/>
            <w:sz w:val="22"/>
            <w:szCs w:val="22"/>
          </w:rPr>
          <w:delText>vs</w:delText>
        </w:r>
      </w:del>
      <w:ins w:id="358" w:author="Christoffer Vissing" w:date="2023-06-28T14:22:00Z">
        <w:r w:rsidR="003F641C">
          <w:rPr>
            <w:rFonts w:ascii="Roboto" w:hAnsi="Roboto"/>
            <w:sz w:val="22"/>
            <w:szCs w:val="22"/>
          </w:rPr>
          <w:t>versus</w:t>
        </w:r>
      </w:ins>
      <w:r w:rsidR="003157B8" w:rsidRPr="00DB6D77">
        <w:rPr>
          <w:rFonts w:ascii="Roboto" w:hAnsi="Roboto"/>
          <w:sz w:val="22"/>
          <w:szCs w:val="22"/>
        </w:rPr>
        <w:t xml:space="preserve"> 15% (CI: 13-17) </w:t>
      </w:r>
      <w:ins w:id="359" w:author="Ho, Carolyn Y.,MD" w:date="2023-08-19T13:10:00Z">
        <w:r w:rsidR="006D0A92">
          <w:rPr>
            <w:rFonts w:ascii="Roboto" w:hAnsi="Roboto"/>
            <w:sz w:val="22"/>
            <w:szCs w:val="22"/>
          </w:rPr>
          <w:t xml:space="preserve">for </w:t>
        </w:r>
        <w:proofErr w:type="spellStart"/>
        <w:r w:rsidR="006D0A92">
          <w:rPr>
            <w:rFonts w:ascii="Roboto" w:hAnsi="Roboto"/>
            <w:sz w:val="22"/>
            <w:szCs w:val="22"/>
          </w:rPr>
          <w:t>sarcomeric</w:t>
        </w:r>
        <w:proofErr w:type="spellEnd"/>
        <w:r w:rsidR="006D0A92">
          <w:rPr>
            <w:rFonts w:ascii="Roboto" w:hAnsi="Roboto"/>
            <w:sz w:val="22"/>
            <w:szCs w:val="22"/>
          </w:rPr>
          <w:t xml:space="preserve"> HCM </w:t>
        </w:r>
      </w:ins>
      <w:r w:rsidR="003157B8" w:rsidRPr="00DB6D77">
        <w:rPr>
          <w:rFonts w:ascii="Roboto" w:hAnsi="Roboto"/>
          <w:sz w:val="22"/>
          <w:szCs w:val="22"/>
        </w:rPr>
        <w:t>at 5 years of follow-up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A</w:t>
      </w:r>
      <w:r w:rsidR="003157B8" w:rsidRPr="00DB6D77">
        <w:rPr>
          <w:rFonts w:ascii="Roboto" w:hAnsi="Roboto"/>
          <w:sz w:val="22"/>
          <w:szCs w:val="22"/>
        </w:rPr>
        <w:t>. Next, we evaluated the age-specific incidence of LV obstruction in five age-groups</w:t>
      </w:r>
      <w:r w:rsidR="004125E5">
        <w:rPr>
          <w:rFonts w:ascii="Roboto" w:hAnsi="Roboto"/>
          <w:sz w:val="22"/>
          <w:szCs w:val="22"/>
        </w:rPr>
        <w:t xml:space="preserve"> (&lt;30 years, 31-45 years, 46-55 years, 55-65 years and &gt;65 years). The</w:t>
      </w:r>
      <w:r w:rsidR="003157B8" w:rsidRPr="00DB6D77">
        <w:rPr>
          <w:rFonts w:ascii="Roboto" w:hAnsi="Roboto"/>
          <w:sz w:val="22"/>
          <w:szCs w:val="22"/>
        </w:rPr>
        <w:t xml:space="preserve"> incidence</w:t>
      </w:r>
      <w:r w:rsidR="004125E5">
        <w:rPr>
          <w:rFonts w:ascii="Roboto" w:hAnsi="Roboto"/>
          <w:sz w:val="22"/>
          <w:szCs w:val="22"/>
        </w:rPr>
        <w:t xml:space="preserve"> of obstruction was</w:t>
      </w:r>
      <w:r w:rsidR="003157B8" w:rsidRPr="00DB6D77">
        <w:rPr>
          <w:rFonts w:ascii="Roboto" w:hAnsi="Roboto"/>
          <w:sz w:val="22"/>
          <w:szCs w:val="22"/>
        </w:rPr>
        <w:t xml:space="preserve">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in all evaluated age-groups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B</w:t>
      </w:r>
      <w:r w:rsidR="003157B8" w:rsidRPr="00DB6D77">
        <w:rPr>
          <w:rFonts w:ascii="Roboto" w:hAnsi="Roboto"/>
          <w:sz w:val="22"/>
          <w:szCs w:val="22"/>
        </w:rPr>
        <w:t xml:space="preserve">), with an age-standardized incidence </w:t>
      </w:r>
      <w:r w:rsidR="003157B8" w:rsidRPr="00DB6D77">
        <w:rPr>
          <w:rFonts w:ascii="Roboto" w:hAnsi="Roboto"/>
          <w:sz w:val="22"/>
          <w:szCs w:val="22"/>
        </w:rPr>
        <w:lastRenderedPageBreak/>
        <w:t>rate of 54</w:t>
      </w:r>
      <w:r w:rsidR="0018036F">
        <w:rPr>
          <w:rFonts w:ascii="Roboto" w:hAnsi="Roboto"/>
          <w:sz w:val="22"/>
          <w:szCs w:val="22"/>
        </w:rPr>
        <w:t xml:space="preserve"> </w:t>
      </w:r>
      <w:r w:rsidR="003157B8" w:rsidRPr="00DB6D77">
        <w:rPr>
          <w:rFonts w:ascii="Roboto" w:hAnsi="Roboto"/>
          <w:sz w:val="22"/>
          <w:szCs w:val="22"/>
        </w:rPr>
        <w:t xml:space="preserve">(CI: 48-61) </w:t>
      </w:r>
      <w:del w:id="360" w:author="Christoffer Vissing" w:date="2023-06-28T14:22:00Z">
        <w:r w:rsidR="003157B8" w:rsidRPr="00DB6D77" w:rsidDel="003F641C">
          <w:rPr>
            <w:rFonts w:ascii="Roboto" w:hAnsi="Roboto"/>
            <w:sz w:val="22"/>
            <w:szCs w:val="22"/>
          </w:rPr>
          <w:delText>vs</w:delText>
        </w:r>
      </w:del>
      <w:ins w:id="361" w:author="Christoffer Vissing" w:date="2023-06-28T14:22:00Z">
        <w:r w:rsidR="003F641C">
          <w:rPr>
            <w:rFonts w:ascii="Roboto" w:hAnsi="Roboto"/>
            <w:sz w:val="22"/>
            <w:szCs w:val="22"/>
          </w:rPr>
          <w:t>versus</w:t>
        </w:r>
      </w:ins>
      <w:r w:rsidR="003157B8" w:rsidRPr="00DB6D77">
        <w:rPr>
          <w:rFonts w:ascii="Roboto" w:hAnsi="Roboto"/>
          <w:sz w:val="22"/>
          <w:szCs w:val="22"/>
        </w:rPr>
        <w:t xml:space="preserve"> 26 (CI: 2</w:t>
      </w:r>
      <w:r w:rsidR="0018036F">
        <w:rPr>
          <w:rFonts w:ascii="Roboto" w:hAnsi="Roboto"/>
          <w:sz w:val="22"/>
          <w:szCs w:val="22"/>
        </w:rPr>
        <w:t>4</w:t>
      </w:r>
      <w:r w:rsidR="003157B8" w:rsidRPr="00DB6D77">
        <w:rPr>
          <w:rFonts w:ascii="Roboto" w:hAnsi="Roboto"/>
          <w:sz w:val="22"/>
          <w:szCs w:val="22"/>
        </w:rPr>
        <w:t>-30)</w:t>
      </w:r>
      <w:r w:rsidR="0018036F">
        <w:rPr>
          <w:rFonts w:ascii="Roboto" w:hAnsi="Roboto"/>
          <w:sz w:val="22"/>
          <w:szCs w:val="22"/>
        </w:rPr>
        <w:t xml:space="preserve"> per 1000 person-years</w:t>
      </w:r>
      <w:r w:rsidR="0018036F" w:rsidRPr="00DB6D77">
        <w:rPr>
          <w:rFonts w:ascii="Roboto" w:hAnsi="Roboto"/>
          <w:sz w:val="22"/>
          <w:szCs w:val="22"/>
        </w:rPr>
        <w:t xml:space="preserve"> </w:t>
      </w:r>
      <w:r w:rsidR="003157B8" w:rsidRPr="00DB6D77">
        <w:rPr>
          <w:rFonts w:ascii="Roboto" w:hAnsi="Roboto"/>
          <w:sz w:val="22"/>
          <w:szCs w:val="22"/>
        </w:rPr>
        <w:t xml:space="preserve">in </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Since 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also had a higher burden of cardiovascular risk factors, we evaluated the time to LV obstruction from first echocardiography in </w:t>
      </w:r>
      <w:proofErr w:type="spellStart"/>
      <w:r w:rsidR="00580470" w:rsidRPr="00DB6D77">
        <w:rPr>
          <w:rFonts w:ascii="Roboto" w:hAnsi="Roboto"/>
          <w:sz w:val="22"/>
          <w:szCs w:val="22"/>
        </w:rPr>
        <w:t>SHaRe</w:t>
      </w:r>
      <w:proofErr w:type="spellEnd"/>
      <w:r w:rsidR="00580470" w:rsidRPr="00DB6D77">
        <w:rPr>
          <w:rFonts w:ascii="Roboto" w:hAnsi="Roboto"/>
          <w:sz w:val="22"/>
          <w:szCs w:val="22"/>
        </w:rPr>
        <w:t xml:space="preserve">, adjusted for age at HCM diagnosis, sex, presence of hypertension or obesity and being </w:t>
      </w:r>
      <w:r w:rsidR="00833357">
        <w:rPr>
          <w:rFonts w:ascii="Roboto" w:hAnsi="Roboto"/>
          <w:sz w:val="22"/>
          <w:szCs w:val="22"/>
        </w:rPr>
        <w:t>the family’s</w:t>
      </w:r>
      <w:r w:rsidR="00580470" w:rsidRPr="00DB6D77">
        <w:rPr>
          <w:rFonts w:ascii="Roboto" w:hAnsi="Roboto"/>
          <w:sz w:val="22"/>
          <w:szCs w:val="22"/>
        </w:rPr>
        <w:t xml:space="preserve"> proband</w:t>
      </w:r>
      <w:r w:rsidR="00833357">
        <w:rPr>
          <w:rFonts w:ascii="Roboto" w:hAnsi="Roboto"/>
          <w:sz w:val="22"/>
          <w:szCs w:val="22"/>
        </w:rPr>
        <w:t xml:space="preserve">. </w:t>
      </w:r>
      <w:r w:rsidR="00580470" w:rsidRPr="00DB6D77">
        <w:rPr>
          <w:rFonts w:ascii="Roboto" w:hAnsi="Roboto"/>
          <w:sz w:val="22"/>
          <w:szCs w:val="22"/>
        </w:rPr>
        <w:t xml:space="preserve"> </w:t>
      </w:r>
      <w:r w:rsidR="00833357">
        <w:rPr>
          <w:rFonts w:ascii="Roboto" w:hAnsi="Roboto"/>
          <w:sz w:val="22"/>
          <w:szCs w:val="22"/>
        </w:rPr>
        <w:t>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w:t>
      </w:r>
      <w:r w:rsidR="00833357">
        <w:rPr>
          <w:rFonts w:ascii="Roboto" w:hAnsi="Roboto"/>
          <w:sz w:val="22"/>
          <w:szCs w:val="22"/>
        </w:rPr>
        <w:t>had</w:t>
      </w:r>
      <w:r w:rsidR="00580470" w:rsidRPr="00DB6D77">
        <w:rPr>
          <w:rFonts w:ascii="Roboto" w:hAnsi="Roboto"/>
          <w:sz w:val="22"/>
          <w:szCs w:val="22"/>
        </w:rPr>
        <w:t xml:space="preserve"> an adjusted HR of 1.59 (CI: 1.32-1.92)</w:t>
      </w:r>
      <w:r w:rsidR="00833357">
        <w:rPr>
          <w:rFonts w:ascii="Roboto" w:hAnsi="Roboto"/>
          <w:sz w:val="22"/>
          <w:szCs w:val="22"/>
        </w:rPr>
        <w:t xml:space="preserve"> for the presence of obstructive physiology</w:t>
      </w:r>
      <w:r w:rsidR="00580470" w:rsidRPr="00DB6D77">
        <w:rPr>
          <w:rFonts w:ascii="Roboto" w:hAnsi="Roboto"/>
          <w:sz w:val="22"/>
          <w:szCs w:val="22"/>
        </w:rPr>
        <w:t>.</w:t>
      </w:r>
    </w:p>
    <w:p w14:paraId="63EA836F" w14:textId="77777777" w:rsidR="002834B5" w:rsidRPr="00107191" w:rsidRDefault="00FC5FC2" w:rsidP="00BF182A">
      <w:pPr>
        <w:spacing w:line="480" w:lineRule="auto"/>
        <w:rPr>
          <w:rFonts w:ascii="Roboto" w:hAnsi="Roboto"/>
          <w:i/>
          <w:iCs/>
          <w:sz w:val="22"/>
          <w:szCs w:val="22"/>
          <w:rPrChange w:id="362" w:author="Ho, Carolyn Y.,MD" w:date="2023-08-19T13:20:00Z">
            <w:rPr>
              <w:rFonts w:ascii="Roboto" w:hAnsi="Roboto"/>
              <w:b/>
              <w:bCs/>
              <w:sz w:val="22"/>
              <w:szCs w:val="22"/>
            </w:rPr>
          </w:rPrChange>
        </w:rPr>
      </w:pPr>
      <w:r w:rsidRPr="00107191">
        <w:rPr>
          <w:rFonts w:ascii="Roboto" w:hAnsi="Roboto"/>
          <w:i/>
          <w:iCs/>
          <w:sz w:val="22"/>
          <w:szCs w:val="22"/>
          <w:rPrChange w:id="363" w:author="Ho, Carolyn Y.,MD" w:date="2023-08-19T13:20:00Z">
            <w:rPr>
              <w:rFonts w:ascii="Roboto" w:hAnsi="Roboto"/>
              <w:b/>
              <w:bCs/>
              <w:sz w:val="22"/>
              <w:szCs w:val="22"/>
            </w:rPr>
          </w:rPrChange>
        </w:rPr>
        <w:t>Cardiac arrhythmias</w:t>
      </w:r>
    </w:p>
    <w:p w14:paraId="36C11DBB" w14:textId="7C2BECAC" w:rsidR="00696771" w:rsidRDefault="00580470" w:rsidP="001D711A">
      <w:pPr>
        <w:spacing w:line="480" w:lineRule="auto"/>
        <w:rPr>
          <w:rFonts w:ascii="Roboto" w:hAnsi="Roboto"/>
          <w:sz w:val="22"/>
          <w:szCs w:val="22"/>
        </w:rPr>
      </w:pPr>
      <w:r w:rsidRPr="00DB6D77">
        <w:rPr>
          <w:rFonts w:ascii="Roboto" w:hAnsi="Roboto"/>
          <w:sz w:val="22"/>
          <w:szCs w:val="22"/>
        </w:rPr>
        <w:t xml:space="preserve">The incidence of atrial fibrillation was evaluated </w:t>
      </w:r>
      <w:r w:rsidR="00833357">
        <w:rPr>
          <w:rFonts w:ascii="Roboto" w:hAnsi="Roboto"/>
          <w:sz w:val="22"/>
          <w:szCs w:val="22"/>
        </w:rPr>
        <w:t>over</w:t>
      </w:r>
      <w:r w:rsidRPr="00DB6D77">
        <w:rPr>
          <w:rFonts w:ascii="Roboto" w:hAnsi="Roboto"/>
          <w:sz w:val="22"/>
          <w:szCs w:val="22"/>
        </w:rPr>
        <w:t xml:space="preserve"> 29</w:t>
      </w:r>
      <w:r w:rsidR="00833357">
        <w:rPr>
          <w:rFonts w:ascii="Roboto" w:hAnsi="Roboto"/>
          <w:sz w:val="22"/>
          <w:szCs w:val="22"/>
        </w:rPr>
        <w:t>,</w:t>
      </w:r>
      <w:r w:rsidRPr="00DB6D77">
        <w:rPr>
          <w:rFonts w:ascii="Roboto" w:hAnsi="Roboto"/>
          <w:sz w:val="22"/>
          <w:szCs w:val="22"/>
        </w:rPr>
        <w:t>923 person-years of follow-up in 4270 patients</w:t>
      </w:r>
      <w:r w:rsidR="00105422">
        <w:rPr>
          <w:rFonts w:ascii="Roboto" w:hAnsi="Roboto"/>
          <w:sz w:val="22"/>
          <w:szCs w:val="22"/>
        </w:rPr>
        <w:t xml:space="preserve"> without</w:t>
      </w:r>
      <w:r w:rsidRPr="00DB6D77">
        <w:rPr>
          <w:rFonts w:ascii="Roboto" w:hAnsi="Roboto"/>
          <w:sz w:val="22"/>
          <w:szCs w:val="22"/>
        </w:rPr>
        <w:t xml:space="preserve"> atrial fibrillation at baseline. </w:t>
      </w:r>
      <w:commentRangeStart w:id="364"/>
      <w:r w:rsidRPr="00DB6D77">
        <w:rPr>
          <w:rFonts w:ascii="Roboto" w:hAnsi="Roboto"/>
          <w:sz w:val="22"/>
          <w:szCs w:val="22"/>
        </w:rPr>
        <w:t xml:space="preserve">The cumulative incidence </w:t>
      </w:r>
      <w:commentRangeEnd w:id="364"/>
      <w:r w:rsidR="00107191">
        <w:rPr>
          <w:rStyle w:val="CommentReference"/>
        </w:rPr>
        <w:commentReference w:id="364"/>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sidR="00D3112F">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sidR="00F9152D">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commentRangeStart w:id="365"/>
      <w:del w:id="366" w:author="Ho, Carolyn Y.,MD" w:date="2023-08-19T13:15:00Z">
        <w:r w:rsidRPr="00DB6D77" w:rsidDel="006D0A92">
          <w:rPr>
            <w:rFonts w:ascii="Roboto" w:hAnsi="Roboto"/>
            <w:sz w:val="22"/>
            <w:szCs w:val="22"/>
          </w:rPr>
          <w:delText>However</w:delText>
        </w:r>
      </w:del>
      <w:ins w:id="367" w:author="Ho, Carolyn Y.,MD" w:date="2023-08-19T13:15:00Z">
        <w:r w:rsidR="006D0A92">
          <w:rPr>
            <w:rFonts w:ascii="Roboto" w:hAnsi="Roboto"/>
            <w:sz w:val="22"/>
            <w:szCs w:val="22"/>
          </w:rPr>
          <w:t>To account for the older age of patients with non-</w:t>
        </w:r>
        <w:proofErr w:type="spellStart"/>
        <w:r w:rsidR="006D0A92">
          <w:rPr>
            <w:rFonts w:ascii="Roboto" w:hAnsi="Roboto"/>
            <w:sz w:val="22"/>
            <w:szCs w:val="22"/>
          </w:rPr>
          <w:t>sarcomeric</w:t>
        </w:r>
        <w:proofErr w:type="spellEnd"/>
        <w:r w:rsidR="006D0A92">
          <w:rPr>
            <w:rFonts w:ascii="Roboto" w:hAnsi="Roboto"/>
            <w:sz w:val="22"/>
            <w:szCs w:val="22"/>
          </w:rPr>
          <w:t xml:space="preserve"> HCM</w:t>
        </w:r>
      </w:ins>
      <w:commentRangeEnd w:id="365"/>
      <w:ins w:id="368" w:author="Ho, Carolyn Y.,MD" w:date="2023-08-19T13:16:00Z">
        <w:r w:rsidR="00107191">
          <w:rPr>
            <w:rStyle w:val="CommentReference"/>
          </w:rPr>
          <w:commentReference w:id="365"/>
        </w:r>
      </w:ins>
      <w:ins w:id="369" w:author="Ho, Carolyn Y.,MD" w:date="2023-08-19T13:15:00Z">
        <w:r w:rsidR="006D0A92">
          <w:rPr>
            <w:rFonts w:ascii="Roboto" w:hAnsi="Roboto"/>
            <w:sz w:val="22"/>
            <w:szCs w:val="22"/>
          </w:rPr>
          <w:t>, we calculated</w:t>
        </w:r>
      </w:ins>
      <w:del w:id="370" w:author="Ho, Carolyn Y.,MD" w:date="2023-08-19T13:15:00Z">
        <w:r w:rsidRPr="00DB6D77" w:rsidDel="006D0A92">
          <w:rPr>
            <w:rFonts w:ascii="Roboto" w:hAnsi="Roboto"/>
            <w:sz w:val="22"/>
            <w:szCs w:val="22"/>
          </w:rPr>
          <w:delText>,</w:delText>
        </w:r>
      </w:del>
      <w:r w:rsidRPr="00DB6D77">
        <w:rPr>
          <w:rFonts w:ascii="Roboto" w:hAnsi="Roboto"/>
          <w:sz w:val="22"/>
          <w:szCs w:val="22"/>
        </w:rPr>
        <w:t xml:space="preserve"> the age-specific incidence of atrial fibrillation </w:t>
      </w:r>
      <w:del w:id="371" w:author="Ho, Carolyn Y.,MD" w:date="2023-08-19T13:15:00Z">
        <w:r w:rsidRPr="00DB6D77" w:rsidDel="006D0A92">
          <w:rPr>
            <w:rFonts w:ascii="Roboto" w:hAnsi="Roboto"/>
            <w:sz w:val="22"/>
            <w:szCs w:val="22"/>
          </w:rPr>
          <w:delText>was numerically</w:delText>
        </w:r>
      </w:del>
      <w:ins w:id="372" w:author="Ho, Carolyn Y.,MD" w:date="2023-08-19T13:15:00Z">
        <w:r w:rsidR="006D0A92">
          <w:rPr>
            <w:rFonts w:ascii="Roboto" w:hAnsi="Roboto"/>
            <w:sz w:val="22"/>
            <w:szCs w:val="22"/>
          </w:rPr>
          <w:t xml:space="preserve">and found </w:t>
        </w:r>
      </w:ins>
      <w:ins w:id="373" w:author="Ho, Carolyn Y.,MD" w:date="2023-08-19T13:16:00Z">
        <w:r w:rsidR="006D0A92">
          <w:rPr>
            <w:rFonts w:ascii="Roboto" w:hAnsi="Roboto"/>
            <w:sz w:val="22"/>
            <w:szCs w:val="22"/>
          </w:rPr>
          <w:t xml:space="preserve">this to </w:t>
        </w:r>
        <w:proofErr w:type="spellStart"/>
        <w:r w:rsidR="006D0A92">
          <w:rPr>
            <w:rFonts w:ascii="Roboto" w:hAnsi="Roboto"/>
            <w:sz w:val="22"/>
            <w:szCs w:val="22"/>
          </w:rPr>
          <w:t>be</w:t>
        </w:r>
      </w:ins>
      <w:del w:id="374" w:author="Ho, Carolyn Y.,MD" w:date="2023-08-19T13:15:00Z">
        <w:r w:rsidRPr="00DB6D77" w:rsidDel="006D0A92">
          <w:rPr>
            <w:rFonts w:ascii="Roboto" w:hAnsi="Roboto"/>
            <w:sz w:val="22"/>
            <w:szCs w:val="22"/>
          </w:rPr>
          <w:delText xml:space="preserve"> </w:delText>
        </w:r>
      </w:del>
      <w:ins w:id="375" w:author="Ho, Carolyn Y.,MD" w:date="2023-08-19T13:15:00Z">
        <w:r w:rsidR="006D0A92">
          <w:rPr>
            <w:rFonts w:ascii="Roboto" w:hAnsi="Roboto"/>
            <w:sz w:val="22"/>
            <w:szCs w:val="22"/>
          </w:rPr>
          <w:t>significantly</w:t>
        </w:r>
        <w:proofErr w:type="spellEnd"/>
        <w:r w:rsidR="006D0A92" w:rsidRPr="00DB6D77">
          <w:rPr>
            <w:rFonts w:ascii="Roboto" w:hAnsi="Roboto"/>
            <w:sz w:val="22"/>
            <w:szCs w:val="22"/>
          </w:rPr>
          <w:t xml:space="preserve"> </w:t>
        </w:r>
      </w:ins>
      <w:r w:rsidRPr="00DB6D77">
        <w:rPr>
          <w:rFonts w:ascii="Roboto" w:hAnsi="Roboto"/>
          <w:sz w:val="22"/>
          <w:szCs w:val="22"/>
        </w:rPr>
        <w:t xml:space="preserve">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del w:id="376" w:author="Ho, Carolyn Y.,MD" w:date="2023-08-19T13:16:00Z">
        <w:r w:rsidRPr="00DB6D77" w:rsidDel="006D0A92">
          <w:rPr>
            <w:rFonts w:ascii="Roboto" w:hAnsi="Roboto"/>
            <w:sz w:val="22"/>
            <w:szCs w:val="22"/>
          </w:rPr>
          <w:delText>,</w:delText>
        </w:r>
      </w:del>
      <w:r w:rsidRPr="00DB6D77">
        <w:rPr>
          <w:rFonts w:ascii="Roboto" w:hAnsi="Roboto"/>
          <w:sz w:val="22"/>
          <w:szCs w:val="22"/>
        </w:rPr>
        <w:t xml:space="preserve"> across all evaluated age-groups (</w:t>
      </w:r>
      <w:r w:rsidRPr="00DB6D77">
        <w:rPr>
          <w:rFonts w:ascii="Roboto" w:hAnsi="Roboto"/>
          <w:b/>
          <w:bCs/>
          <w:sz w:val="22"/>
          <w:szCs w:val="22"/>
        </w:rPr>
        <w:t xml:space="preserve">Figure </w:t>
      </w:r>
      <w:r w:rsidR="00F9152D">
        <w:rPr>
          <w:rFonts w:ascii="Roboto" w:hAnsi="Roboto"/>
          <w:b/>
          <w:bCs/>
          <w:sz w:val="22"/>
          <w:szCs w:val="22"/>
        </w:rPr>
        <w:t>2</w:t>
      </w:r>
      <w:r w:rsidR="00BE15DA">
        <w:rPr>
          <w:rFonts w:ascii="Roboto" w:hAnsi="Roboto"/>
          <w:b/>
          <w:bCs/>
          <w:sz w:val="22"/>
          <w:szCs w:val="22"/>
        </w:rPr>
        <w:t>c</w:t>
      </w:r>
      <w:r w:rsidRPr="00DB6D77">
        <w:rPr>
          <w:rFonts w:ascii="Roboto" w:hAnsi="Roboto"/>
          <w:sz w:val="22"/>
          <w:szCs w:val="22"/>
        </w:rPr>
        <w:t>)</w:t>
      </w:r>
      <w:r w:rsidR="00C855CA">
        <w:rPr>
          <w:rFonts w:ascii="Roboto" w:hAnsi="Roboto"/>
          <w:sz w:val="22"/>
          <w:szCs w:val="22"/>
        </w:rPr>
        <w:t xml:space="preserve">. The </w:t>
      </w:r>
      <w:r w:rsidRPr="00DB6D77">
        <w:rPr>
          <w:rFonts w:ascii="Roboto" w:hAnsi="Roboto"/>
          <w:sz w:val="22"/>
          <w:szCs w:val="22"/>
        </w:rPr>
        <w:t xml:space="preserve">age-standardized incidence rate of atrial fibrillation </w:t>
      </w:r>
      <w:r w:rsidR="00C855CA">
        <w:rPr>
          <w:rFonts w:ascii="Roboto" w:hAnsi="Roboto"/>
          <w:sz w:val="22"/>
          <w:szCs w:val="22"/>
        </w:rPr>
        <w:t>was</w:t>
      </w:r>
      <w:r w:rsidRPr="00DB6D77">
        <w:rPr>
          <w:rFonts w:ascii="Roboto" w:hAnsi="Roboto"/>
          <w:sz w:val="22"/>
          <w:szCs w:val="22"/>
        </w:rPr>
        <w:t xml:space="preserve"> 27 </w:t>
      </w:r>
      <w:r w:rsidR="00F9152D">
        <w:rPr>
          <w:rFonts w:ascii="Roboto" w:hAnsi="Roboto"/>
          <w:sz w:val="22"/>
          <w:szCs w:val="22"/>
        </w:rPr>
        <w:t>(</w:t>
      </w:r>
      <w:r w:rsidRPr="00DB6D77">
        <w:rPr>
          <w:rFonts w:ascii="Roboto" w:hAnsi="Roboto"/>
          <w:sz w:val="22"/>
          <w:szCs w:val="22"/>
        </w:rPr>
        <w:t>CI 24-30)</w:t>
      </w:r>
      <w:r w:rsidR="00C855CA">
        <w:rPr>
          <w:rFonts w:ascii="Roboto" w:hAnsi="Roboto"/>
          <w:sz w:val="22"/>
          <w:szCs w:val="22"/>
        </w:rPr>
        <w:t xml:space="preserve"> in </w:t>
      </w:r>
      <w:proofErr w:type="spellStart"/>
      <w:r w:rsidR="00C855CA">
        <w:rPr>
          <w:rFonts w:ascii="Roboto" w:hAnsi="Roboto"/>
          <w:sz w:val="22"/>
          <w:szCs w:val="22"/>
        </w:rPr>
        <w:t>sarcomeric</w:t>
      </w:r>
      <w:proofErr w:type="spellEnd"/>
      <w:r w:rsidR="00C855CA">
        <w:rPr>
          <w:rFonts w:ascii="Roboto" w:hAnsi="Roboto"/>
          <w:sz w:val="22"/>
          <w:szCs w:val="22"/>
        </w:rPr>
        <w:t xml:space="preserve"> HCM</w:t>
      </w:r>
      <w:r w:rsidR="00F9152D">
        <w:rPr>
          <w:rFonts w:ascii="Roboto" w:hAnsi="Roboto"/>
          <w:sz w:val="22"/>
          <w:szCs w:val="22"/>
        </w:rPr>
        <w:t xml:space="preserve"> </w:t>
      </w:r>
      <w:del w:id="377" w:author="Christoffer Vissing" w:date="2023-06-28T14:21:00Z">
        <w:r w:rsidR="00F9152D" w:rsidDel="003323F6">
          <w:rPr>
            <w:rFonts w:ascii="Roboto" w:hAnsi="Roboto"/>
            <w:sz w:val="22"/>
            <w:szCs w:val="22"/>
          </w:rPr>
          <w:delText>vs</w:delText>
        </w:r>
      </w:del>
      <w:ins w:id="378" w:author="Christoffer Vissing" w:date="2023-06-28T14:21:00Z">
        <w:r w:rsidR="003323F6">
          <w:rPr>
            <w:rFonts w:ascii="Roboto" w:hAnsi="Roboto"/>
            <w:sz w:val="22"/>
            <w:szCs w:val="22"/>
          </w:rPr>
          <w:t>versus</w:t>
        </w:r>
      </w:ins>
      <w:r w:rsidR="00F9152D">
        <w:rPr>
          <w:rFonts w:ascii="Roboto" w:hAnsi="Roboto"/>
          <w:sz w:val="22"/>
          <w:szCs w:val="22"/>
        </w:rPr>
        <w:t xml:space="preserve"> </w:t>
      </w:r>
      <w:r w:rsidR="00056EEB">
        <w:rPr>
          <w:rFonts w:ascii="Roboto" w:hAnsi="Roboto"/>
          <w:sz w:val="22"/>
          <w:szCs w:val="22"/>
        </w:rPr>
        <w:t>21 (</w:t>
      </w:r>
      <w:r w:rsidR="00056EEB" w:rsidRPr="00DB6D77">
        <w:rPr>
          <w:rFonts w:ascii="Roboto" w:hAnsi="Roboto"/>
          <w:sz w:val="22"/>
          <w:szCs w:val="22"/>
        </w:rPr>
        <w:t>CI: 19-24</w:t>
      </w:r>
      <w:r w:rsidR="00056EEB">
        <w:rPr>
          <w:rFonts w:ascii="Roboto" w:hAnsi="Roboto"/>
          <w:sz w:val="22"/>
          <w:szCs w:val="22"/>
        </w:rPr>
        <w:t xml:space="preserve">) </w:t>
      </w:r>
      <w:r w:rsidR="00C855CA">
        <w:rPr>
          <w:rFonts w:ascii="Roboto" w:hAnsi="Roboto"/>
          <w:sz w:val="22"/>
          <w:szCs w:val="22"/>
        </w:rPr>
        <w:t>for non-</w:t>
      </w:r>
      <w:proofErr w:type="spellStart"/>
      <w:r w:rsidR="00C855CA">
        <w:rPr>
          <w:rFonts w:ascii="Roboto" w:hAnsi="Roboto"/>
          <w:sz w:val="22"/>
          <w:szCs w:val="22"/>
        </w:rPr>
        <w:t>sarcomeric</w:t>
      </w:r>
      <w:proofErr w:type="spellEnd"/>
      <w:r w:rsidR="00C855CA">
        <w:rPr>
          <w:rFonts w:ascii="Roboto" w:hAnsi="Roboto"/>
          <w:sz w:val="22"/>
          <w:szCs w:val="22"/>
        </w:rPr>
        <w:t xml:space="preserve"> HCM </w:t>
      </w:r>
      <w:r w:rsidR="00056EEB" w:rsidRPr="00DB6D77">
        <w:rPr>
          <w:rFonts w:ascii="Roboto" w:hAnsi="Roboto"/>
          <w:sz w:val="22"/>
          <w:szCs w:val="22"/>
        </w:rPr>
        <w:t>per</w:t>
      </w:r>
      <w:r w:rsidR="00056EEB">
        <w:rPr>
          <w:rFonts w:ascii="Roboto" w:hAnsi="Roboto"/>
          <w:sz w:val="22"/>
          <w:szCs w:val="22"/>
        </w:rPr>
        <w:t xml:space="preserve"> 100</w:t>
      </w:r>
      <w:r w:rsidR="00F14A52">
        <w:rPr>
          <w:rFonts w:ascii="Roboto" w:hAnsi="Roboto"/>
          <w:sz w:val="22"/>
          <w:szCs w:val="22"/>
        </w:rPr>
        <w:t>0</w:t>
      </w:r>
      <w:r w:rsidR="00056EEB" w:rsidRPr="00DB6D77">
        <w:rPr>
          <w:rFonts w:ascii="Roboto" w:hAnsi="Roboto"/>
          <w:sz w:val="22"/>
          <w:szCs w:val="22"/>
        </w:rPr>
        <w:t xml:space="preserve"> person-year</w:t>
      </w:r>
      <w:r w:rsidR="00C855CA">
        <w:rPr>
          <w:rFonts w:ascii="Roboto" w:hAnsi="Roboto"/>
          <w:sz w:val="22"/>
          <w:szCs w:val="22"/>
        </w:rPr>
        <w:t>s. This corresponds</w:t>
      </w:r>
      <w:r w:rsidR="00D7731C">
        <w:rPr>
          <w:rFonts w:ascii="Roboto" w:hAnsi="Roboto"/>
          <w:sz w:val="22"/>
          <w:szCs w:val="22"/>
        </w:rPr>
        <w:t xml:space="preserve"> to a</w:t>
      </w:r>
      <w:r w:rsidR="00C9056B">
        <w:rPr>
          <w:rFonts w:ascii="Roboto" w:hAnsi="Roboto"/>
          <w:sz w:val="22"/>
          <w:szCs w:val="22"/>
        </w:rPr>
        <w:t>n</w:t>
      </w:r>
      <w:r w:rsidR="00105422">
        <w:rPr>
          <w:rFonts w:ascii="Roboto" w:hAnsi="Roboto"/>
          <w:sz w:val="22"/>
          <w:szCs w:val="22"/>
        </w:rPr>
        <w:t xml:space="preserve"> age-</w:t>
      </w:r>
      <w:r w:rsidR="00D7731C">
        <w:rPr>
          <w:rFonts w:ascii="Roboto" w:hAnsi="Roboto"/>
          <w:sz w:val="22"/>
          <w:szCs w:val="22"/>
        </w:rPr>
        <w:t>standardized incidence ratio of 1.34 (CI: 1.21 to 1.47, p &lt;0.0001)</w:t>
      </w:r>
      <w:r w:rsidR="00B136D1">
        <w:rPr>
          <w:rFonts w:ascii="Roboto" w:hAnsi="Roboto"/>
          <w:sz w:val="22"/>
          <w:szCs w:val="22"/>
        </w:rPr>
        <w:t xml:space="preserve"> for atrial fibrillation in </w:t>
      </w:r>
      <w:proofErr w:type="spellStart"/>
      <w:r w:rsidR="00B136D1">
        <w:rPr>
          <w:rFonts w:ascii="Roboto" w:hAnsi="Roboto"/>
          <w:sz w:val="22"/>
          <w:szCs w:val="22"/>
        </w:rPr>
        <w:t>sarcomeric</w:t>
      </w:r>
      <w:proofErr w:type="spellEnd"/>
      <w:r w:rsidR="00B136D1">
        <w:rPr>
          <w:rFonts w:ascii="Roboto" w:hAnsi="Roboto"/>
          <w:sz w:val="22"/>
          <w:szCs w:val="22"/>
        </w:rPr>
        <w:t xml:space="preserve"> HCM</w:t>
      </w:r>
      <w:r w:rsidRPr="00DB6D77">
        <w:rPr>
          <w:rFonts w:ascii="Roboto" w:hAnsi="Roboto"/>
          <w:sz w:val="22"/>
          <w:szCs w:val="22"/>
        </w:rPr>
        <w:t xml:space="preserve">. </w:t>
      </w:r>
    </w:p>
    <w:p w14:paraId="299E51B2" w14:textId="2918586A" w:rsidR="00AE4D82" w:rsidRDefault="00FC5FC2"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35</w:t>
      </w:r>
      <w:r w:rsidR="00C9056B">
        <w:rPr>
          <w:rFonts w:ascii="Roboto" w:hAnsi="Roboto"/>
          <w:sz w:val="22"/>
          <w:szCs w:val="22"/>
        </w:rPr>
        <w:t>,</w:t>
      </w:r>
      <w:r>
        <w:rPr>
          <w:rFonts w:ascii="Roboto" w:hAnsi="Roboto"/>
          <w:sz w:val="22"/>
          <w:szCs w:val="22"/>
        </w:rPr>
        <w:t>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 xml:space="preserve">out </w:t>
      </w:r>
      <w:r w:rsidR="00C9056B">
        <w:rPr>
          <w:rFonts w:ascii="Roboto" w:hAnsi="Roboto"/>
          <w:sz w:val="22"/>
          <w:szCs w:val="22"/>
        </w:rPr>
        <w:t>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d</w:t>
      </w:r>
      <w:r w:rsidRPr="00DB6D77">
        <w:rPr>
          <w:rFonts w:ascii="Roboto" w:hAnsi="Roboto"/>
          <w:sz w:val="22"/>
          <w:szCs w:val="22"/>
        </w:rPr>
        <w:t>)</w:t>
      </w:r>
      <w:r>
        <w:rPr>
          <w:rFonts w:ascii="Roboto" w:hAnsi="Roboto"/>
          <w:sz w:val="22"/>
          <w:szCs w:val="22"/>
        </w:rPr>
        <w:t>, with the most pronounced difference in patients older than 65</w:t>
      </w:r>
      <w:r w:rsidR="00C9056B">
        <w:rPr>
          <w:rFonts w:ascii="Roboto" w:hAnsi="Roboto"/>
          <w:sz w:val="22"/>
          <w:szCs w:val="22"/>
        </w:rPr>
        <w:t xml:space="preserve"> years</w:t>
      </w:r>
      <w:r>
        <w:rPr>
          <w:rFonts w:ascii="Roboto" w:hAnsi="Roboto"/>
          <w:sz w:val="22"/>
          <w:szCs w:val="22"/>
        </w:rPr>
        <w:t>.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w:t>
      </w:r>
      <w:r w:rsidR="004B743B">
        <w:rPr>
          <w:rFonts w:ascii="Roboto" w:hAnsi="Roboto"/>
          <w:sz w:val="22"/>
          <w:szCs w:val="22"/>
        </w:rPr>
        <w:t>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4B743B">
        <w:rPr>
          <w:rFonts w:ascii="Roboto" w:hAnsi="Roboto"/>
          <w:sz w:val="22"/>
          <w:szCs w:val="22"/>
        </w:rPr>
        <w:t>6.4</w:t>
      </w:r>
      <w:r w:rsidRPr="00DB6D77">
        <w:rPr>
          <w:rFonts w:ascii="Roboto" w:hAnsi="Roboto"/>
          <w:sz w:val="22"/>
          <w:szCs w:val="22"/>
        </w:rPr>
        <w:t>-</w:t>
      </w:r>
      <w:r w:rsidR="004B743B">
        <w:rPr>
          <w:rFonts w:ascii="Roboto" w:hAnsi="Roboto"/>
          <w:sz w:val="22"/>
          <w:szCs w:val="22"/>
        </w:rPr>
        <w:t>8.9</w:t>
      </w:r>
      <w:r w:rsidRPr="00DB6D77">
        <w:rPr>
          <w:rFonts w:ascii="Roboto" w:hAnsi="Roboto"/>
          <w:sz w:val="22"/>
          <w:szCs w:val="22"/>
        </w:rPr>
        <w:t>)</w:t>
      </w:r>
      <w:r>
        <w:rPr>
          <w:rFonts w:ascii="Roboto" w:hAnsi="Roboto"/>
          <w:sz w:val="22"/>
          <w:szCs w:val="22"/>
        </w:rPr>
        <w:t xml:space="preserve"> </w:t>
      </w:r>
      <w:del w:id="379" w:author="Christoffer Vissing" w:date="2023-06-28T14:21:00Z">
        <w:r w:rsidDel="003323F6">
          <w:rPr>
            <w:rFonts w:ascii="Roboto" w:hAnsi="Roboto"/>
            <w:sz w:val="22"/>
            <w:szCs w:val="22"/>
          </w:rPr>
          <w:delText>vs</w:delText>
        </w:r>
      </w:del>
      <w:ins w:id="380" w:author="Christoffer Vissing" w:date="2023-06-28T14:21:00Z">
        <w:r w:rsidR="003323F6">
          <w:rPr>
            <w:rFonts w:ascii="Roboto" w:hAnsi="Roboto"/>
            <w:sz w:val="22"/>
            <w:szCs w:val="22"/>
          </w:rPr>
          <w:t>versus</w:t>
        </w:r>
      </w:ins>
      <w:r>
        <w:rPr>
          <w:rFonts w:ascii="Roboto" w:hAnsi="Roboto"/>
          <w:sz w:val="22"/>
          <w:szCs w:val="22"/>
        </w:rPr>
        <w:t xml:space="preserve"> </w:t>
      </w:r>
      <w:r w:rsidR="004B743B">
        <w:rPr>
          <w:rFonts w:ascii="Roboto" w:hAnsi="Roboto"/>
          <w:sz w:val="22"/>
          <w:szCs w:val="22"/>
        </w:rPr>
        <w:t>5.4</w:t>
      </w:r>
      <w:r>
        <w:rPr>
          <w:rFonts w:ascii="Roboto" w:hAnsi="Roboto"/>
          <w:sz w:val="22"/>
          <w:szCs w:val="22"/>
        </w:rPr>
        <w:t xml:space="preserve"> (</w:t>
      </w:r>
      <w:r w:rsidRPr="00DB6D77">
        <w:rPr>
          <w:rFonts w:ascii="Roboto" w:hAnsi="Roboto"/>
          <w:sz w:val="22"/>
          <w:szCs w:val="22"/>
        </w:rPr>
        <w:t xml:space="preserve">CI: </w:t>
      </w:r>
      <w:r w:rsidR="004B743B">
        <w:rPr>
          <w:rFonts w:ascii="Roboto" w:hAnsi="Roboto"/>
          <w:sz w:val="22"/>
          <w:szCs w:val="22"/>
        </w:rPr>
        <w:t>4.1</w:t>
      </w:r>
      <w:r w:rsidRPr="00DB6D77">
        <w:rPr>
          <w:rFonts w:ascii="Roboto" w:hAnsi="Roboto"/>
          <w:sz w:val="22"/>
          <w:szCs w:val="22"/>
        </w:rPr>
        <w:t>-</w:t>
      </w:r>
      <w:r w:rsidR="004B743B">
        <w:rPr>
          <w:rFonts w:ascii="Roboto" w:hAnsi="Roboto"/>
          <w:sz w:val="22"/>
          <w:szCs w:val="22"/>
        </w:rPr>
        <w:t>7.0</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w:t>
      </w:r>
      <w:r>
        <w:rPr>
          <w:rFonts w:ascii="Roboto" w:hAnsi="Roboto"/>
          <w:sz w:val="22"/>
          <w:szCs w:val="22"/>
        </w:rPr>
        <w:lastRenderedPageBreak/>
        <w:t>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1.35 (CI: 1.15 to 1.59, p &lt;0.001) for </w:t>
      </w:r>
      <w:r w:rsidR="00C9056B">
        <w:rPr>
          <w:rFonts w:ascii="Roboto" w:hAnsi="Roboto"/>
          <w:sz w:val="22"/>
          <w:szCs w:val="22"/>
        </w:rPr>
        <w:t>ventricular arrhythmias</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39B0ED6F" w14:textId="77777777" w:rsidR="002834B5" w:rsidRPr="00107191" w:rsidRDefault="002834B5" w:rsidP="001D711A">
      <w:pPr>
        <w:spacing w:line="480" w:lineRule="auto"/>
        <w:rPr>
          <w:rFonts w:ascii="Roboto" w:hAnsi="Roboto"/>
          <w:i/>
          <w:iCs/>
          <w:sz w:val="22"/>
          <w:szCs w:val="22"/>
          <w:rPrChange w:id="381" w:author="Ho, Carolyn Y.,MD" w:date="2023-08-19T13:20:00Z">
            <w:rPr>
              <w:rFonts w:ascii="Roboto" w:hAnsi="Roboto"/>
              <w:b/>
              <w:bCs/>
              <w:sz w:val="22"/>
              <w:szCs w:val="22"/>
            </w:rPr>
          </w:rPrChange>
        </w:rPr>
      </w:pPr>
      <w:r w:rsidRPr="00107191">
        <w:rPr>
          <w:rFonts w:ascii="Roboto" w:hAnsi="Roboto"/>
          <w:i/>
          <w:iCs/>
          <w:sz w:val="22"/>
          <w:szCs w:val="22"/>
          <w:rPrChange w:id="382" w:author="Ho, Carolyn Y.,MD" w:date="2023-08-19T13:20:00Z">
            <w:rPr>
              <w:rFonts w:ascii="Roboto" w:hAnsi="Roboto"/>
              <w:b/>
              <w:bCs/>
              <w:sz w:val="22"/>
              <w:szCs w:val="22"/>
            </w:rPr>
          </w:rPrChange>
        </w:rPr>
        <w:t xml:space="preserve">Left ventricular systolic </w:t>
      </w:r>
      <w:proofErr w:type="gramStart"/>
      <w:r w:rsidRPr="00107191">
        <w:rPr>
          <w:rFonts w:ascii="Roboto" w:hAnsi="Roboto"/>
          <w:i/>
          <w:iCs/>
          <w:sz w:val="22"/>
          <w:szCs w:val="22"/>
          <w:rPrChange w:id="383" w:author="Ho, Carolyn Y.,MD" w:date="2023-08-19T13:20:00Z">
            <w:rPr>
              <w:rFonts w:ascii="Roboto" w:hAnsi="Roboto"/>
              <w:b/>
              <w:bCs/>
              <w:sz w:val="22"/>
              <w:szCs w:val="22"/>
            </w:rPr>
          </w:rPrChange>
        </w:rPr>
        <w:t>dysfunction</w:t>
      </w:r>
      <w:proofErr w:type="gramEnd"/>
    </w:p>
    <w:p w14:paraId="53919802" w14:textId="7D475E97" w:rsidR="00E30E95" w:rsidRDefault="00E30E95"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38</w:t>
      </w:r>
      <w:r w:rsidR="00C9056B">
        <w:rPr>
          <w:rFonts w:ascii="Roboto" w:hAnsi="Roboto"/>
          <w:sz w:val="22"/>
          <w:szCs w:val="22"/>
        </w:rPr>
        <w:t>,</w:t>
      </w:r>
      <w:r>
        <w:rPr>
          <w:rFonts w:ascii="Roboto" w:hAnsi="Roboto"/>
          <w:sz w:val="22"/>
          <w:szCs w:val="22"/>
        </w:rPr>
        <w:t>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sidR="00C9056B">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in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t>
      </w:r>
      <w:r w:rsidR="00047633" w:rsidRPr="00DB6D77">
        <w:rPr>
          <w:rFonts w:ascii="Roboto" w:hAnsi="Roboto"/>
          <w:sz w:val="22"/>
          <w:szCs w:val="22"/>
        </w:rPr>
        <w:t>were</w:t>
      </w:r>
      <w:r w:rsidRPr="00DB6D77">
        <w:rPr>
          <w:rFonts w:ascii="Roboto" w:hAnsi="Roboto"/>
          <w:sz w:val="22"/>
          <w:szCs w:val="22"/>
        </w:rPr>
        <w:t xml:space="preserv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sidR="00595F0C">
        <w:rPr>
          <w:rFonts w:ascii="Roboto" w:hAnsi="Roboto"/>
          <w:sz w:val="22"/>
          <w:szCs w:val="22"/>
        </w:rPr>
        <w:t>LV systolic dysfunction</w:t>
      </w:r>
      <w:r w:rsidR="00595F0C"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sidR="00595F0C">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595F0C">
        <w:rPr>
          <w:rFonts w:ascii="Roboto" w:hAnsi="Roboto"/>
          <w:sz w:val="22"/>
          <w:szCs w:val="22"/>
        </w:rPr>
        <w:t>12</w:t>
      </w:r>
      <w:r w:rsidRPr="00DB6D77">
        <w:rPr>
          <w:rFonts w:ascii="Roboto" w:hAnsi="Roboto"/>
          <w:sz w:val="22"/>
          <w:szCs w:val="22"/>
        </w:rPr>
        <w:t>-</w:t>
      </w:r>
      <w:r w:rsidR="00595F0C">
        <w:rPr>
          <w:rFonts w:ascii="Roboto" w:hAnsi="Roboto"/>
          <w:sz w:val="22"/>
          <w:szCs w:val="22"/>
        </w:rPr>
        <w:t>16</w:t>
      </w:r>
      <w:r w:rsidRPr="00DB6D77">
        <w:rPr>
          <w:rFonts w:ascii="Roboto" w:hAnsi="Roboto"/>
          <w:sz w:val="22"/>
          <w:szCs w:val="22"/>
        </w:rPr>
        <w:t>)</w:t>
      </w:r>
      <w:r>
        <w:rPr>
          <w:rFonts w:ascii="Roboto" w:hAnsi="Roboto"/>
          <w:sz w:val="22"/>
          <w:szCs w:val="22"/>
        </w:rPr>
        <w:t xml:space="preserve"> </w:t>
      </w:r>
      <w:del w:id="384" w:author="Christoffer Vissing" w:date="2023-06-28T14:21:00Z">
        <w:r w:rsidDel="003323F6">
          <w:rPr>
            <w:rFonts w:ascii="Roboto" w:hAnsi="Roboto"/>
            <w:sz w:val="22"/>
            <w:szCs w:val="22"/>
          </w:rPr>
          <w:delText>vs</w:delText>
        </w:r>
      </w:del>
      <w:ins w:id="385" w:author="Christoffer Vissing" w:date="2023-06-28T14:21:00Z">
        <w:r w:rsidR="003323F6">
          <w:rPr>
            <w:rFonts w:ascii="Roboto" w:hAnsi="Roboto"/>
            <w:sz w:val="22"/>
            <w:szCs w:val="22"/>
          </w:rPr>
          <w:t>versus</w:t>
        </w:r>
      </w:ins>
      <w:r>
        <w:rPr>
          <w:rFonts w:ascii="Roboto" w:hAnsi="Roboto"/>
          <w:sz w:val="22"/>
          <w:szCs w:val="22"/>
        </w:rPr>
        <w:t xml:space="preserve"> </w:t>
      </w:r>
      <w:r w:rsidR="00595F0C">
        <w:rPr>
          <w:rFonts w:ascii="Roboto" w:hAnsi="Roboto"/>
          <w:sz w:val="22"/>
          <w:szCs w:val="22"/>
        </w:rPr>
        <w:t>10</w:t>
      </w:r>
      <w:r>
        <w:rPr>
          <w:rFonts w:ascii="Roboto" w:hAnsi="Roboto"/>
          <w:sz w:val="22"/>
          <w:szCs w:val="22"/>
        </w:rPr>
        <w:t xml:space="preserve"> (</w:t>
      </w:r>
      <w:r w:rsidRPr="00DB6D77">
        <w:rPr>
          <w:rFonts w:ascii="Roboto" w:hAnsi="Roboto"/>
          <w:sz w:val="22"/>
          <w:szCs w:val="22"/>
        </w:rPr>
        <w:t xml:space="preserve">CI: </w:t>
      </w:r>
      <w:r w:rsidR="00595F0C">
        <w:rPr>
          <w:rFonts w:ascii="Roboto" w:hAnsi="Roboto"/>
          <w:sz w:val="22"/>
          <w:szCs w:val="22"/>
        </w:rPr>
        <w:t>8</w:t>
      </w:r>
      <w:r w:rsidRPr="00DB6D77">
        <w:rPr>
          <w:rFonts w:ascii="Roboto" w:hAnsi="Roboto"/>
          <w:sz w:val="22"/>
          <w:szCs w:val="22"/>
        </w:rPr>
        <w:t>-</w:t>
      </w:r>
      <w:r w:rsidR="00595F0C">
        <w:rPr>
          <w:rFonts w:ascii="Roboto" w:hAnsi="Roboto"/>
          <w:sz w:val="22"/>
          <w:szCs w:val="22"/>
        </w:rPr>
        <w:t>12</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w:t>
      </w:r>
      <w:r w:rsidR="00595F0C">
        <w:rPr>
          <w:rFonts w:ascii="Roboto" w:hAnsi="Roboto"/>
          <w:sz w:val="22"/>
          <w:szCs w:val="22"/>
        </w:rPr>
        <w:t>3</w:t>
      </w:r>
      <w:r>
        <w:rPr>
          <w:rFonts w:ascii="Roboto" w:hAnsi="Roboto"/>
          <w:sz w:val="22"/>
          <w:szCs w:val="22"/>
        </w:rPr>
        <w:t xml:space="preserve"> (CI: 1.</w:t>
      </w:r>
      <w:r w:rsidR="00595F0C">
        <w:rPr>
          <w:rFonts w:ascii="Roboto" w:hAnsi="Roboto"/>
          <w:sz w:val="22"/>
          <w:szCs w:val="22"/>
        </w:rPr>
        <w:t>17</w:t>
      </w:r>
      <w:r>
        <w:rPr>
          <w:rFonts w:ascii="Roboto" w:hAnsi="Roboto"/>
          <w:sz w:val="22"/>
          <w:szCs w:val="22"/>
        </w:rPr>
        <w:t xml:space="preserve"> to 1.</w:t>
      </w:r>
      <w:r w:rsidR="00595F0C">
        <w:rPr>
          <w:rFonts w:ascii="Roboto" w:hAnsi="Roboto"/>
          <w:sz w:val="22"/>
          <w:szCs w:val="22"/>
        </w:rPr>
        <w:t>50</w:t>
      </w:r>
      <w:r>
        <w:rPr>
          <w:rFonts w:ascii="Roboto" w:hAnsi="Roboto"/>
          <w:sz w:val="22"/>
          <w:szCs w:val="22"/>
        </w:rPr>
        <w:t xml:space="preserve">, p &lt;0.001) for </w:t>
      </w:r>
      <w:r w:rsidR="00595F0C">
        <w:rPr>
          <w:rFonts w:ascii="Roboto" w:hAnsi="Roboto"/>
          <w:sz w:val="22"/>
          <w:szCs w:val="22"/>
        </w:rPr>
        <w:t>LV systolic dysfunction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commentRangeStart w:id="386"/>
      <w:r>
        <w:rPr>
          <w:rFonts w:ascii="Roboto" w:hAnsi="Roboto"/>
          <w:b/>
          <w:bCs/>
          <w:sz w:val="22"/>
          <w:szCs w:val="22"/>
        </w:rPr>
        <w:t>Incident events during l</w:t>
      </w:r>
      <w:r w:rsidR="00C02CAE">
        <w:rPr>
          <w:rFonts w:ascii="Roboto" w:hAnsi="Roboto"/>
          <w:b/>
          <w:bCs/>
          <w:sz w:val="22"/>
          <w:szCs w:val="22"/>
        </w:rPr>
        <w:t xml:space="preserve">ongitudinal follow up </w:t>
      </w:r>
      <w:commentRangeEnd w:id="386"/>
      <w:r w:rsidR="00CA4258">
        <w:rPr>
          <w:rStyle w:val="CommentReference"/>
        </w:rPr>
        <w:commentReference w:id="386"/>
      </w:r>
    </w:p>
    <w:p w14:paraId="690C64B2" w14:textId="29468882" w:rsidR="00422DA9" w:rsidRDefault="001B3DE8" w:rsidP="00DB6D77">
      <w:pPr>
        <w:spacing w:line="480" w:lineRule="auto"/>
        <w:rPr>
          <w:rFonts w:ascii="Roboto" w:hAnsi="Roboto"/>
          <w:sz w:val="22"/>
          <w:szCs w:val="22"/>
        </w:rPr>
      </w:pPr>
      <w:r>
        <w:rPr>
          <w:rFonts w:ascii="Roboto" w:hAnsi="Roboto"/>
          <w:sz w:val="22"/>
          <w:szCs w:val="22"/>
        </w:rPr>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del w:id="387" w:author="Ho, Carolyn Y.,MD" w:date="2023-08-19T13:31:00Z">
        <w:r w:rsidR="00DB6D77" w:rsidRPr="00DB6D77" w:rsidDel="00CA4258">
          <w:rPr>
            <w:rFonts w:ascii="Roboto" w:hAnsi="Roboto"/>
            <w:sz w:val="22"/>
            <w:szCs w:val="22"/>
          </w:rPr>
          <w:delText xml:space="preserve">clinical </w:delText>
        </w:r>
      </w:del>
      <w:ins w:id="388" w:author="Ho, Carolyn Y.,MD" w:date="2023-08-19T13:31:00Z">
        <w:r w:rsidR="00CA4258">
          <w:rPr>
            <w:rFonts w:ascii="Roboto" w:hAnsi="Roboto"/>
            <w:sz w:val="22"/>
            <w:szCs w:val="22"/>
          </w:rPr>
          <w:t>longitudinal</w:t>
        </w:r>
        <w:r w:rsidR="00CA4258" w:rsidRPr="00DB6D77">
          <w:rPr>
            <w:rFonts w:ascii="Roboto" w:hAnsi="Roboto"/>
            <w:sz w:val="22"/>
            <w:szCs w:val="22"/>
          </w:rPr>
          <w:t xml:space="preserve"> </w:t>
        </w:r>
      </w:ins>
      <w:r w:rsidR="00DB6D77" w:rsidRPr="00DB6D77">
        <w:rPr>
          <w:rFonts w:ascii="Roboto" w:hAnsi="Roboto"/>
          <w:sz w:val="22"/>
          <w:szCs w:val="22"/>
        </w:rPr>
        <w:t xml:space="preserve">course of </w:t>
      </w:r>
      <w:r w:rsidR="00056EEB">
        <w:rPr>
          <w:rFonts w:ascii="Roboto" w:hAnsi="Roboto"/>
          <w:sz w:val="22"/>
          <w:szCs w:val="22"/>
        </w:rPr>
        <w:t>HCM</w:t>
      </w:r>
      <w:del w:id="389" w:author="Ho, Carolyn Y.,MD" w:date="2023-08-19T13:31:00Z">
        <w:r w:rsidR="00DB6D77" w:rsidRPr="00DB6D77" w:rsidDel="00CA4258">
          <w:rPr>
            <w:rFonts w:ascii="Roboto" w:hAnsi="Roboto"/>
            <w:sz w:val="22"/>
            <w:szCs w:val="22"/>
          </w:rPr>
          <w:delText xml:space="preserve"> over time</w:delText>
        </w:r>
      </w:del>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ins w:id="390" w:author="Ho, Carolyn Y.,MD" w:date="2023-08-19T13:31:00Z">
        <w:r w:rsidR="00CA4258">
          <w:rPr>
            <w:rFonts w:ascii="Roboto" w:hAnsi="Roboto"/>
            <w:sz w:val="22"/>
            <w:szCs w:val="22"/>
          </w:rPr>
          <w:t>ing</w:t>
        </w:r>
      </w:ins>
      <w:del w:id="391" w:author="Ho, Carolyn Y.,MD" w:date="2023-08-19T13:31:00Z">
        <w:r w:rsidR="00BB3F00" w:rsidDel="00CA4258">
          <w:rPr>
            <w:rFonts w:ascii="Roboto" w:hAnsi="Roboto"/>
            <w:sz w:val="22"/>
            <w:szCs w:val="22"/>
          </w:rPr>
          <w:delText>e</w:delText>
        </w:r>
      </w:del>
      <w:r w:rsidR="00BB3F00">
        <w:rPr>
          <w:rFonts w:ascii="Roboto" w:hAnsi="Roboto"/>
          <w:sz w:val="22"/>
          <w:szCs w:val="22"/>
        </w:rPr>
        <w:t xml:space="preserve"> of </w:t>
      </w:r>
      <w:del w:id="392" w:author="Ho, Carolyn Y.,MD" w:date="2023-08-19T13:34:00Z">
        <w:r w:rsidR="00BB3F00" w:rsidRPr="00DB6D77" w:rsidDel="00DD175D">
          <w:rPr>
            <w:rFonts w:ascii="Roboto" w:hAnsi="Roboto"/>
            <w:sz w:val="22"/>
            <w:szCs w:val="22"/>
          </w:rPr>
          <w:delText xml:space="preserve">occurrence </w:delText>
        </w:r>
      </w:del>
      <w:ins w:id="393" w:author="Ho, Carolyn Y.,MD" w:date="2023-08-19T13:34:00Z">
        <w:r w:rsidR="00DD175D">
          <w:rPr>
            <w:rFonts w:ascii="Roboto" w:hAnsi="Roboto"/>
            <w:sz w:val="22"/>
            <w:szCs w:val="22"/>
          </w:rPr>
          <w:t>onset</w:t>
        </w:r>
        <w:r w:rsidR="00DD175D" w:rsidRPr="00DB6D77">
          <w:rPr>
            <w:rFonts w:ascii="Roboto" w:hAnsi="Roboto"/>
            <w:sz w:val="22"/>
            <w:szCs w:val="22"/>
          </w:rPr>
          <w:t xml:space="preserve"> </w:t>
        </w:r>
      </w:ins>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del w:id="394" w:author="Ho, Carolyn Y.,MD" w:date="2023-08-19T13:36:00Z">
        <w:r w:rsidR="00556B72" w:rsidDel="00DD175D">
          <w:rPr>
            <w:rFonts w:ascii="Roboto" w:hAnsi="Roboto"/>
            <w:sz w:val="22"/>
            <w:szCs w:val="22"/>
          </w:rPr>
          <w:delText>can be seen</w:delText>
        </w:r>
      </w:del>
      <w:ins w:id="395" w:author="Ho, Carolyn Y.,MD" w:date="2023-08-19T13:36:00Z">
        <w:r w:rsidR="00DD175D">
          <w:rPr>
            <w:rFonts w:ascii="Roboto" w:hAnsi="Roboto"/>
            <w:sz w:val="22"/>
            <w:szCs w:val="22"/>
          </w:rPr>
          <w:t>are summarized</w:t>
        </w:r>
      </w:ins>
      <w:r w:rsidR="00556B72">
        <w:rPr>
          <w:rFonts w:ascii="Roboto" w:hAnsi="Roboto"/>
          <w:sz w:val="22"/>
          <w:szCs w:val="22"/>
        </w:rPr>
        <w:t xml:space="preserve">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del w:id="396" w:author="Ho, Carolyn Y.,MD" w:date="2023-08-19T13:36:00Z">
        <w:r w:rsidR="0069060A" w:rsidDel="00DD175D">
          <w:rPr>
            <w:rFonts w:ascii="Roboto" w:hAnsi="Roboto"/>
            <w:sz w:val="22"/>
            <w:szCs w:val="22"/>
          </w:rPr>
          <w:delText xml:space="preserve">younger </w:delText>
        </w:r>
      </w:del>
      <w:ins w:id="397" w:author="Ho, Carolyn Y.,MD" w:date="2023-08-19T13:36:00Z">
        <w:r w:rsidR="00DD175D">
          <w:rPr>
            <w:rFonts w:ascii="Roboto" w:hAnsi="Roboto"/>
            <w:sz w:val="22"/>
            <w:szCs w:val="22"/>
          </w:rPr>
          <w:t>earlier in life</w:t>
        </w:r>
        <w:r w:rsidR="00DD175D">
          <w:rPr>
            <w:rFonts w:ascii="Roboto" w:hAnsi="Roboto"/>
            <w:sz w:val="22"/>
            <w:szCs w:val="22"/>
          </w:rPr>
          <w:t xml:space="preserve"> </w:t>
        </w:r>
      </w:ins>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ins w:id="398" w:author="Christoffer Vissing" w:date="2023-06-30T12:12:00Z">
        <w:r w:rsidR="00C02764">
          <w:rPr>
            <w:rFonts w:ascii="Roboto" w:hAnsi="Roboto"/>
            <w:sz w:val="22"/>
            <w:szCs w:val="22"/>
          </w:rPr>
          <w:t xml:space="preserve"> (</w:t>
        </w:r>
        <w:r w:rsidR="00C02764" w:rsidRPr="00C02764">
          <w:rPr>
            <w:rFonts w:ascii="Roboto" w:hAnsi="Roboto"/>
            <w:b/>
            <w:bCs/>
            <w:sz w:val="22"/>
            <w:szCs w:val="22"/>
            <w:rPrChange w:id="399" w:author="Christoffer Vissing" w:date="2023-06-30T12:12:00Z">
              <w:rPr>
                <w:rFonts w:ascii="Roboto" w:hAnsi="Roboto"/>
                <w:sz w:val="22"/>
                <w:szCs w:val="22"/>
              </w:rPr>
            </w:rPrChange>
          </w:rPr>
          <w:t>Figure 3</w:t>
        </w:r>
        <w:r w:rsidR="00C02764">
          <w:rPr>
            <w:rFonts w:ascii="Roboto" w:hAnsi="Roboto"/>
            <w:sz w:val="22"/>
            <w:szCs w:val="22"/>
          </w:rPr>
          <w:t>)</w:t>
        </w:r>
      </w:ins>
      <w:r w:rsidR="00BD14EE">
        <w:rPr>
          <w:rFonts w:ascii="Roboto" w:hAnsi="Roboto"/>
          <w:sz w:val="22"/>
          <w:szCs w:val="22"/>
        </w:rPr>
        <w:t>.</w:t>
      </w:r>
      <w:r w:rsidR="004629A8">
        <w:rPr>
          <w:rFonts w:ascii="Roboto" w:hAnsi="Roboto"/>
          <w:sz w:val="22"/>
          <w:szCs w:val="22"/>
        </w:rPr>
        <w:t xml:space="preserve"> </w:t>
      </w:r>
      <w:del w:id="400" w:author="Christoffer Vissing" w:date="2023-06-30T12:24:00Z">
        <w:r w:rsidR="00422DA9" w:rsidDel="00B13D40">
          <w:rPr>
            <w:rFonts w:ascii="Roboto" w:hAnsi="Roboto"/>
            <w:sz w:val="22"/>
            <w:szCs w:val="22"/>
          </w:rPr>
          <w:delText>By comparing the kurtosis</w:delText>
        </w:r>
      </w:del>
      <w:del w:id="401" w:author="Christoffer Vissing" w:date="2023-06-30T12:15:00Z">
        <w:r w:rsidR="00422DA9" w:rsidDel="00C02764">
          <w:rPr>
            <w:rFonts w:ascii="Roboto" w:hAnsi="Roboto"/>
            <w:sz w:val="22"/>
            <w:szCs w:val="22"/>
          </w:rPr>
          <w:delText xml:space="preserve"> </w:delText>
        </w:r>
      </w:del>
      <w:del w:id="402" w:author="Christoffer Vissing" w:date="2023-06-30T12:24:00Z">
        <w:r w:rsidR="00422DA9" w:rsidDel="00B13D40">
          <w:rPr>
            <w:rFonts w:ascii="Roboto" w:hAnsi="Roboto"/>
            <w:sz w:val="22"/>
            <w:szCs w:val="22"/>
          </w:rPr>
          <w:delText xml:space="preserve">of the age distribution in non-sarcomeric </w:delText>
        </w:r>
      </w:del>
      <w:del w:id="403" w:author="Christoffer Vissing" w:date="2023-06-28T14:21:00Z">
        <w:r w:rsidR="00422DA9" w:rsidDel="003323F6">
          <w:rPr>
            <w:rFonts w:ascii="Roboto" w:hAnsi="Roboto"/>
            <w:sz w:val="22"/>
            <w:szCs w:val="22"/>
          </w:rPr>
          <w:delText>vs</w:delText>
        </w:r>
      </w:del>
      <w:del w:id="404" w:author="Christoffer Vissing" w:date="2023-06-30T12:24:00Z">
        <w:r w:rsidR="00422DA9" w:rsidDel="00B13D40">
          <w:rPr>
            <w:rFonts w:ascii="Roboto" w:hAnsi="Roboto"/>
            <w:sz w:val="22"/>
            <w:szCs w:val="22"/>
          </w:rPr>
          <w:delText xml:space="preserve"> sarcomeric HCM we found </w:delText>
        </w:r>
      </w:del>
      <w:del w:id="405" w:author="Christoffer Vissing" w:date="2023-06-30T12:21:00Z">
        <w:r w:rsidR="00422DA9" w:rsidDel="00B13D40">
          <w:rPr>
            <w:rFonts w:ascii="Roboto" w:hAnsi="Roboto"/>
            <w:sz w:val="22"/>
            <w:szCs w:val="22"/>
          </w:rPr>
          <w:delText xml:space="preserve">this </w:delText>
        </w:r>
      </w:del>
      <w:del w:id="406" w:author="Christoffer Vissing" w:date="2023-06-30T12:24:00Z">
        <w:r w:rsidR="00422DA9" w:rsidDel="00B13D40">
          <w:rPr>
            <w:rFonts w:ascii="Roboto" w:hAnsi="Roboto"/>
            <w:sz w:val="22"/>
            <w:szCs w:val="22"/>
          </w:rPr>
          <w:delText xml:space="preserve">concentration of </w:delText>
        </w:r>
        <w:r w:rsidR="001E0DCC" w:rsidDel="00B13D40">
          <w:rPr>
            <w:rFonts w:ascii="Roboto" w:hAnsi="Roboto"/>
            <w:sz w:val="22"/>
            <w:szCs w:val="22"/>
          </w:rPr>
          <w:delText xml:space="preserve">outcome </w:delText>
        </w:r>
        <w:r w:rsidR="00422DA9" w:rsidDel="00B13D40">
          <w:rPr>
            <w:rFonts w:ascii="Roboto" w:hAnsi="Roboto"/>
            <w:sz w:val="22"/>
            <w:szCs w:val="22"/>
          </w:rPr>
          <w:delText xml:space="preserve">occurrence in patients with non-sarcomeric HCM to be most apparent for age at death (excess kurtosis of 3.32 </w:delText>
        </w:r>
      </w:del>
      <w:del w:id="407" w:author="Christoffer Vissing" w:date="2023-06-28T14:21:00Z">
        <w:r w:rsidR="00422DA9" w:rsidDel="003323F6">
          <w:rPr>
            <w:rFonts w:ascii="Roboto" w:hAnsi="Roboto"/>
            <w:sz w:val="22"/>
            <w:szCs w:val="22"/>
          </w:rPr>
          <w:delText>vs</w:delText>
        </w:r>
      </w:del>
      <w:del w:id="408" w:author="Christoffer Vissing" w:date="2023-06-30T12:24:00Z">
        <w:r w:rsidR="00422DA9" w:rsidDel="00B13D40">
          <w:rPr>
            <w:rFonts w:ascii="Roboto" w:hAnsi="Roboto"/>
            <w:sz w:val="22"/>
            <w:szCs w:val="22"/>
          </w:rPr>
          <w:delText xml:space="preserve"> 1.34), NYHA III/IV symptoms (excess </w:delText>
        </w:r>
        <w:r w:rsidR="00422DA9" w:rsidDel="00B13D40">
          <w:rPr>
            <w:rFonts w:ascii="Roboto" w:hAnsi="Roboto"/>
            <w:sz w:val="22"/>
            <w:szCs w:val="22"/>
          </w:rPr>
          <w:lastRenderedPageBreak/>
          <w:delText xml:space="preserve">kurtosis of 0.36 </w:delText>
        </w:r>
      </w:del>
      <w:del w:id="409" w:author="Christoffer Vissing" w:date="2023-06-28T14:21:00Z">
        <w:r w:rsidR="00422DA9" w:rsidDel="003323F6">
          <w:rPr>
            <w:rFonts w:ascii="Roboto" w:hAnsi="Roboto"/>
            <w:sz w:val="22"/>
            <w:szCs w:val="22"/>
          </w:rPr>
          <w:delText>vs</w:delText>
        </w:r>
      </w:del>
      <w:del w:id="410" w:author="Christoffer Vissing" w:date="2023-06-30T12:24:00Z">
        <w:r w:rsidR="00422DA9" w:rsidDel="00B13D40">
          <w:rPr>
            <w:rFonts w:ascii="Roboto" w:hAnsi="Roboto"/>
            <w:sz w:val="22"/>
            <w:szCs w:val="22"/>
          </w:rPr>
          <w:delText xml:space="preserve"> -0.32), ventricular arrhythmias (excess kurtosis of -0.34 </w:delText>
        </w:r>
      </w:del>
      <w:del w:id="411" w:author="Christoffer Vissing" w:date="2023-06-28T14:21:00Z">
        <w:r w:rsidR="00422DA9" w:rsidDel="003323F6">
          <w:rPr>
            <w:rFonts w:ascii="Roboto" w:hAnsi="Roboto"/>
            <w:sz w:val="22"/>
            <w:szCs w:val="22"/>
          </w:rPr>
          <w:delText>vs</w:delText>
        </w:r>
      </w:del>
      <w:del w:id="412" w:author="Christoffer Vissing" w:date="2023-06-30T12:24:00Z">
        <w:r w:rsidR="00422DA9" w:rsidDel="00B13D40">
          <w:rPr>
            <w:rFonts w:ascii="Roboto" w:hAnsi="Roboto"/>
            <w:sz w:val="22"/>
            <w:szCs w:val="22"/>
          </w:rPr>
          <w:delText xml:space="preserve"> -1.02),</w:delText>
        </w:r>
        <w:r w:rsidR="00AE4DF8" w:rsidDel="00B13D40">
          <w:rPr>
            <w:rFonts w:ascii="Roboto" w:hAnsi="Roboto"/>
            <w:sz w:val="22"/>
            <w:szCs w:val="22"/>
          </w:rPr>
          <w:delText xml:space="preserve"> </w:delText>
        </w:r>
        <w:r w:rsidR="004629A8" w:rsidDel="00B13D40">
          <w:rPr>
            <w:rFonts w:ascii="Roboto" w:hAnsi="Roboto"/>
            <w:sz w:val="22"/>
            <w:szCs w:val="22"/>
          </w:rPr>
          <w:delText xml:space="preserve">atrial fibrillation (excess kurtosis of 0.47 </w:delText>
        </w:r>
      </w:del>
      <w:del w:id="413" w:author="Christoffer Vissing" w:date="2023-06-28T14:21:00Z">
        <w:r w:rsidR="004629A8" w:rsidDel="003323F6">
          <w:rPr>
            <w:rFonts w:ascii="Roboto" w:hAnsi="Roboto"/>
            <w:sz w:val="22"/>
            <w:szCs w:val="22"/>
          </w:rPr>
          <w:delText>vs</w:delText>
        </w:r>
      </w:del>
      <w:del w:id="414" w:author="Christoffer Vissing" w:date="2023-06-30T12:24:00Z">
        <w:r w:rsidR="004629A8" w:rsidDel="00B13D40">
          <w:rPr>
            <w:rFonts w:ascii="Roboto" w:hAnsi="Roboto"/>
            <w:sz w:val="22"/>
            <w:szCs w:val="22"/>
          </w:rPr>
          <w:delText xml:space="preserve"> -0.10)</w:delText>
        </w:r>
        <w:r w:rsidR="00422DA9" w:rsidDel="00B13D40">
          <w:rPr>
            <w:rFonts w:ascii="Roboto" w:hAnsi="Roboto"/>
            <w:sz w:val="22"/>
            <w:szCs w:val="22"/>
          </w:rPr>
          <w:delText xml:space="preserve"> and</w:delText>
        </w:r>
        <w:r w:rsidR="004629A8" w:rsidDel="00B13D40">
          <w:rPr>
            <w:rFonts w:ascii="Roboto" w:hAnsi="Roboto"/>
            <w:sz w:val="22"/>
            <w:szCs w:val="22"/>
          </w:rPr>
          <w:delText xml:space="preserve"> LV systolic dysfunction (excess kurtosis of 0.15 </w:delText>
        </w:r>
      </w:del>
      <w:del w:id="415" w:author="Christoffer Vissing" w:date="2023-06-28T14:21:00Z">
        <w:r w:rsidR="004629A8" w:rsidDel="003323F6">
          <w:rPr>
            <w:rFonts w:ascii="Roboto" w:hAnsi="Roboto"/>
            <w:sz w:val="22"/>
            <w:szCs w:val="22"/>
          </w:rPr>
          <w:delText>vs</w:delText>
        </w:r>
      </w:del>
      <w:del w:id="416" w:author="Christoffer Vissing" w:date="2023-06-30T12:24:00Z">
        <w:r w:rsidR="004629A8" w:rsidDel="00B13D40">
          <w:rPr>
            <w:rFonts w:ascii="Roboto" w:hAnsi="Roboto"/>
            <w:sz w:val="22"/>
            <w:szCs w:val="22"/>
          </w:rPr>
          <w:delText xml:space="preserve"> -0.27). </w:delText>
        </w:r>
      </w:del>
    </w:p>
    <w:p w14:paraId="1B7FDD21" w14:textId="4DB8675C" w:rsidR="0037016C" w:rsidRPr="0037016C" w:rsidRDefault="001E0DCC" w:rsidP="00DB6D77">
      <w:pPr>
        <w:spacing w:line="480" w:lineRule="auto"/>
        <w:rPr>
          <w:rFonts w:ascii="Roboto" w:hAnsi="Roboto"/>
          <w:b/>
          <w:bCs/>
          <w:sz w:val="22"/>
          <w:szCs w:val="22"/>
        </w:rPr>
      </w:pPr>
      <w:commentRangeStart w:id="417"/>
      <w:r>
        <w:rPr>
          <w:rFonts w:ascii="Roboto" w:hAnsi="Roboto"/>
          <w:b/>
          <w:bCs/>
          <w:sz w:val="22"/>
          <w:szCs w:val="22"/>
        </w:rPr>
        <w:t>Temporal sequence of events</w:t>
      </w:r>
      <w:commentRangeEnd w:id="417"/>
      <w:r w:rsidR="002F2FB6">
        <w:rPr>
          <w:rStyle w:val="CommentReference"/>
        </w:rPr>
        <w:commentReference w:id="417"/>
      </w:r>
      <w:r>
        <w:rPr>
          <w:rFonts w:ascii="Roboto" w:hAnsi="Roboto"/>
          <w:b/>
          <w:bCs/>
          <w:sz w:val="22"/>
          <w:szCs w:val="22"/>
        </w:rPr>
        <w:t xml:space="preserve"> </w:t>
      </w:r>
    </w:p>
    <w:p w14:paraId="1352F403" w14:textId="71358362" w:rsidR="0064270F" w:rsidDel="00B13D40" w:rsidRDefault="00DF1022">
      <w:pPr>
        <w:spacing w:line="480" w:lineRule="auto"/>
        <w:rPr>
          <w:del w:id="418" w:author="Christoffer Vissing" w:date="2023-06-30T12:25:00Z"/>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r w:rsidRPr="00DF1022">
        <w:rPr>
          <w:rFonts w:ascii="Roboto" w:hAnsi="Roboto"/>
          <w:sz w:val="22"/>
          <w:szCs w:val="22"/>
        </w:rPr>
        <w:t xml:space="preserve"> and assess the likelihood of their occurrence in a specific </w:t>
      </w:r>
      <w:r w:rsidR="00BE445B">
        <w:rPr>
          <w:rFonts w:ascii="Roboto" w:hAnsi="Roboto"/>
          <w:sz w:val="22"/>
          <w:szCs w:val="22"/>
        </w:rPr>
        <w:t>temporal pattern (i.e., one feature preceding the occurrence of another feature)</w:t>
      </w:r>
      <w:ins w:id="419" w:author="Christoffer Vissing" w:date="2023-06-30T12:24:00Z">
        <w:r w:rsidR="00B13D40">
          <w:rPr>
            <w:rFonts w:ascii="Roboto" w:hAnsi="Roboto"/>
            <w:sz w:val="22"/>
            <w:szCs w:val="22"/>
          </w:rPr>
          <w:t>. To do this</w:t>
        </w:r>
      </w:ins>
      <w:ins w:id="420" w:author="Christoffer Vissing" w:date="2023-06-30T12:25:00Z">
        <w:r w:rsidR="00B13D40">
          <w:rPr>
            <w:rFonts w:ascii="Roboto" w:hAnsi="Roboto"/>
            <w:sz w:val="22"/>
            <w:szCs w:val="22"/>
          </w:rPr>
          <w:t xml:space="preserve">, </w:t>
        </w:r>
      </w:ins>
    </w:p>
    <w:p w14:paraId="7067D354" w14:textId="3611F5FC" w:rsidR="00B71340" w:rsidRPr="00B826BA" w:rsidRDefault="004C6BCC" w:rsidP="00B13D40">
      <w:pPr>
        <w:spacing w:line="480" w:lineRule="auto"/>
        <w:rPr>
          <w:rFonts w:ascii="Roboto" w:hAnsi="Roboto"/>
          <w:sz w:val="22"/>
          <w:szCs w:val="22"/>
        </w:rPr>
      </w:pPr>
      <w:del w:id="421" w:author="Christoffer Vissing" w:date="2023-06-30T12:25:00Z">
        <w:r w:rsidDel="00B13D40">
          <w:rPr>
            <w:rFonts w:ascii="Roboto" w:hAnsi="Roboto"/>
            <w:sz w:val="22"/>
            <w:szCs w:val="22"/>
          </w:rPr>
          <w:delText>,</w:delText>
        </w:r>
        <w:r w:rsidR="00B3368B" w:rsidDel="00B13D40">
          <w:rPr>
            <w:rFonts w:ascii="Roboto" w:hAnsi="Roboto"/>
            <w:sz w:val="22"/>
            <w:szCs w:val="22"/>
          </w:rPr>
          <w:delText xml:space="preserve"> </w:delText>
        </w:r>
      </w:del>
      <w:r w:rsidR="00B3368B">
        <w:rPr>
          <w:rFonts w:ascii="Roboto" w:hAnsi="Roboto"/>
          <w:sz w:val="22"/>
          <w:szCs w:val="22"/>
        </w:rPr>
        <w:t xml:space="preserve">we </w:t>
      </w:r>
      <w:r>
        <w:rPr>
          <w:rFonts w:ascii="Roboto" w:hAnsi="Roboto"/>
          <w:sz w:val="22"/>
          <w:szCs w:val="22"/>
        </w:rPr>
        <w:t xml:space="preserve">performed </w:t>
      </w:r>
      <w:del w:id="422" w:author="Christoffer Vissing" w:date="2023-06-30T12:25:00Z">
        <w:r w:rsidR="00F2577C" w:rsidDel="00B13D40">
          <w:rPr>
            <w:rFonts w:ascii="Roboto" w:hAnsi="Roboto"/>
            <w:sz w:val="22"/>
            <w:szCs w:val="22"/>
          </w:rPr>
          <w:delText xml:space="preserve">multivariable </w:delText>
        </w:r>
      </w:del>
      <w:r>
        <w:rPr>
          <w:rFonts w:ascii="Roboto" w:hAnsi="Roboto"/>
          <w:sz w:val="22"/>
          <w:szCs w:val="22"/>
        </w:rPr>
        <w:t>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ins w:id="423" w:author="Christoffer Vissing" w:date="2023-06-30T13:00:00Z">
        <w:r w:rsidR="000115F1">
          <w:rPr>
            <w:rFonts w:ascii="Roboto" w:hAnsi="Roboto"/>
            <w:sz w:val="22"/>
            <w:szCs w:val="22"/>
          </w:rPr>
          <w:t xml:space="preserve"> and adjusted for sex</w:t>
        </w:r>
      </w:ins>
      <w:r w:rsidR="000E3A07">
        <w:rPr>
          <w:rFonts w:ascii="Roboto" w:hAnsi="Roboto"/>
          <w:sz w:val="22"/>
          <w:szCs w:val="22"/>
        </w:rPr>
        <w:t>.</w:t>
      </w:r>
      <w:r w:rsidR="00F2577C">
        <w:rPr>
          <w:rFonts w:ascii="Roboto" w:hAnsi="Roboto"/>
          <w:sz w:val="22"/>
          <w:szCs w:val="22"/>
        </w:rPr>
        <w:t xml:space="preserve"> Results from this analysis </w:t>
      </w:r>
      <w:del w:id="424" w:author="Ho, Carolyn Y.,MD" w:date="2023-08-19T13:42:00Z">
        <w:r w:rsidR="00F2577C" w:rsidDel="00DD175D">
          <w:rPr>
            <w:rFonts w:ascii="Roboto" w:hAnsi="Roboto"/>
            <w:sz w:val="22"/>
            <w:szCs w:val="22"/>
          </w:rPr>
          <w:delText>can be seen</w:delText>
        </w:r>
      </w:del>
      <w:ins w:id="425" w:author="Ho, Carolyn Y.,MD" w:date="2023-08-19T13:42:00Z">
        <w:r w:rsidR="00DD175D">
          <w:rPr>
            <w:rFonts w:ascii="Roboto" w:hAnsi="Roboto"/>
            <w:sz w:val="22"/>
            <w:szCs w:val="22"/>
          </w:rPr>
          <w:t>are shown</w:t>
        </w:r>
      </w:ins>
      <w:r w:rsidR="00F2577C">
        <w:rPr>
          <w:rFonts w:ascii="Roboto" w:hAnsi="Roboto"/>
          <w:sz w:val="22"/>
          <w:szCs w:val="22"/>
        </w:rPr>
        <w:t xml:space="preserve"> in </w:t>
      </w:r>
      <w:r w:rsidR="00F2577C">
        <w:rPr>
          <w:rFonts w:ascii="Roboto" w:hAnsi="Roboto"/>
          <w:b/>
          <w:bCs/>
          <w:sz w:val="22"/>
          <w:szCs w:val="22"/>
        </w:rPr>
        <w:t>Figure 4</w:t>
      </w:r>
      <w:r w:rsidR="00F2577C">
        <w:rPr>
          <w:rFonts w:ascii="Roboto" w:hAnsi="Roboto"/>
          <w:sz w:val="22"/>
          <w:szCs w:val="22"/>
        </w:rPr>
        <w:t>.</w:t>
      </w:r>
      <w:ins w:id="426" w:author="Christoffer Vissing" w:date="2023-08-04T15:25:00Z">
        <w:r w:rsidR="00A961C0">
          <w:rPr>
            <w:rFonts w:ascii="Roboto" w:hAnsi="Roboto"/>
            <w:sz w:val="22"/>
            <w:szCs w:val="22"/>
          </w:rPr>
          <w:t xml:space="preserve"> </w:t>
        </w:r>
      </w:ins>
      <w:ins w:id="427" w:author="Christoffer Vissing" w:date="2023-08-07T10:58:00Z">
        <w:r w:rsidR="00A008C6">
          <w:rPr>
            <w:rFonts w:ascii="Roboto" w:hAnsi="Roboto"/>
            <w:sz w:val="22"/>
            <w:szCs w:val="22"/>
          </w:rPr>
          <w:t>H</w:t>
        </w:r>
      </w:ins>
      <w:ins w:id="428" w:author="Christoffer Vissing" w:date="2023-08-04T15:26:00Z">
        <w:r w:rsidR="00A961C0">
          <w:rPr>
            <w:rFonts w:ascii="Roboto" w:hAnsi="Roboto"/>
            <w:sz w:val="22"/>
            <w:szCs w:val="22"/>
          </w:rPr>
          <w:t>ypertension</w:t>
        </w:r>
      </w:ins>
      <w:ins w:id="429" w:author="Christoffer Vissing" w:date="2023-08-07T10:53:00Z">
        <w:r w:rsidR="00A008C6">
          <w:rPr>
            <w:rFonts w:ascii="Roboto" w:hAnsi="Roboto"/>
            <w:sz w:val="22"/>
            <w:szCs w:val="22"/>
          </w:rPr>
          <w:t xml:space="preserve"> and</w:t>
        </w:r>
      </w:ins>
      <w:ins w:id="430" w:author="Christoffer Vissing" w:date="2023-08-04T15:26:00Z">
        <w:r w:rsidR="00A961C0">
          <w:rPr>
            <w:rFonts w:ascii="Roboto" w:hAnsi="Roboto"/>
            <w:sz w:val="22"/>
            <w:szCs w:val="22"/>
          </w:rPr>
          <w:t xml:space="preserve"> obesity </w:t>
        </w:r>
      </w:ins>
      <w:ins w:id="431" w:author="Christoffer Vissing" w:date="2023-08-07T10:53:00Z">
        <w:r w:rsidR="00A008C6">
          <w:rPr>
            <w:rFonts w:ascii="Roboto" w:hAnsi="Roboto"/>
            <w:sz w:val="22"/>
            <w:szCs w:val="22"/>
          </w:rPr>
          <w:t>showed an associ</w:t>
        </w:r>
      </w:ins>
      <w:ins w:id="432" w:author="Christoffer Vissing" w:date="2023-08-07T10:54:00Z">
        <w:r w:rsidR="00A008C6">
          <w:rPr>
            <w:rFonts w:ascii="Roboto" w:hAnsi="Roboto"/>
            <w:sz w:val="22"/>
            <w:szCs w:val="22"/>
          </w:rPr>
          <w:t>ation with incident LV obstruction (HR 1.</w:t>
        </w:r>
      </w:ins>
      <w:ins w:id="433" w:author="Christoffer Vissing" w:date="2023-08-07T14:15:00Z">
        <w:r w:rsidR="00102552">
          <w:rPr>
            <w:rFonts w:ascii="Roboto" w:hAnsi="Roboto"/>
            <w:sz w:val="22"/>
            <w:szCs w:val="22"/>
          </w:rPr>
          <w:t>40</w:t>
        </w:r>
      </w:ins>
      <w:ins w:id="434" w:author="Christoffer Vissing" w:date="2023-08-07T10:54:00Z">
        <w:r w:rsidR="00A008C6">
          <w:rPr>
            <w:rFonts w:ascii="Roboto" w:hAnsi="Roboto"/>
            <w:sz w:val="22"/>
            <w:szCs w:val="22"/>
          </w:rPr>
          <w:t xml:space="preserve"> and 1.</w:t>
        </w:r>
      </w:ins>
      <w:ins w:id="435" w:author="Christoffer Vissing" w:date="2023-08-07T14:15:00Z">
        <w:r w:rsidR="00102552">
          <w:rPr>
            <w:rFonts w:ascii="Roboto" w:hAnsi="Roboto"/>
            <w:sz w:val="22"/>
            <w:szCs w:val="22"/>
          </w:rPr>
          <w:t>78</w:t>
        </w:r>
      </w:ins>
      <w:ins w:id="436" w:author="Christoffer Vissing" w:date="2023-08-07T10:54:00Z">
        <w:r w:rsidR="00A008C6">
          <w:rPr>
            <w:rFonts w:ascii="Roboto" w:hAnsi="Roboto"/>
            <w:sz w:val="22"/>
            <w:szCs w:val="22"/>
          </w:rPr>
          <w:t xml:space="preserve"> respectively)</w:t>
        </w:r>
      </w:ins>
      <w:ins w:id="437" w:author="Christoffer Vissing" w:date="2023-08-08T14:33:00Z">
        <w:r w:rsidR="0090387A">
          <w:rPr>
            <w:rFonts w:ascii="Roboto" w:hAnsi="Roboto"/>
            <w:sz w:val="22"/>
            <w:szCs w:val="22"/>
          </w:rPr>
          <w:t xml:space="preserve">. </w:t>
        </w:r>
        <w:proofErr w:type="gramStart"/>
        <w:r w:rsidR="0090387A">
          <w:rPr>
            <w:rFonts w:ascii="Roboto" w:hAnsi="Roboto"/>
            <w:sz w:val="22"/>
            <w:szCs w:val="22"/>
          </w:rPr>
          <w:t>Howe</w:t>
        </w:r>
      </w:ins>
      <w:ins w:id="438" w:author="Christoffer Vissing" w:date="2023-08-08T14:34:00Z">
        <w:r w:rsidR="0090387A">
          <w:rPr>
            <w:rFonts w:ascii="Roboto" w:hAnsi="Roboto"/>
            <w:sz w:val="22"/>
            <w:szCs w:val="22"/>
          </w:rPr>
          <w:t>ver</w:t>
        </w:r>
        <w:proofErr w:type="gramEnd"/>
        <w:r w:rsidR="0090387A">
          <w:rPr>
            <w:rFonts w:ascii="Roboto" w:hAnsi="Roboto"/>
            <w:sz w:val="22"/>
            <w:szCs w:val="22"/>
          </w:rPr>
          <w:t xml:space="preserve"> </w:t>
        </w:r>
        <w:del w:id="439" w:author="Ho, Carolyn Y.,MD" w:date="2023-08-19T13:47:00Z">
          <w:r w:rsidR="0090387A" w:rsidDel="00361197">
            <w:rPr>
              <w:rFonts w:ascii="Roboto" w:hAnsi="Roboto"/>
              <w:sz w:val="22"/>
              <w:szCs w:val="22"/>
            </w:rPr>
            <w:delText>an</w:delText>
          </w:r>
        </w:del>
      </w:ins>
      <w:ins w:id="440" w:author="Christoffer Vissing" w:date="2023-08-07T10:55:00Z">
        <w:del w:id="441" w:author="Ho, Carolyn Y.,MD" w:date="2023-08-19T13:47:00Z">
          <w:r w:rsidR="00A008C6" w:rsidDel="00361197">
            <w:rPr>
              <w:rFonts w:ascii="Roboto" w:hAnsi="Roboto"/>
              <w:sz w:val="22"/>
              <w:szCs w:val="22"/>
            </w:rPr>
            <w:delText xml:space="preserve"> </w:delText>
          </w:r>
        </w:del>
      </w:ins>
      <w:ins w:id="442" w:author="Christoffer Vissing" w:date="2023-08-08T14:34:00Z">
        <w:r w:rsidR="0090387A">
          <w:rPr>
            <w:rFonts w:ascii="Roboto" w:hAnsi="Roboto"/>
            <w:sz w:val="22"/>
            <w:szCs w:val="22"/>
          </w:rPr>
          <w:t>the effect of these exposures were</w:t>
        </w:r>
      </w:ins>
      <w:ins w:id="443" w:author="Christoffer Vissing" w:date="2023-08-07T10:55:00Z">
        <w:r w:rsidR="00A008C6">
          <w:rPr>
            <w:rFonts w:ascii="Roboto" w:hAnsi="Roboto"/>
            <w:sz w:val="22"/>
            <w:szCs w:val="22"/>
          </w:rPr>
          <w:t xml:space="preserve"> modified by genetic </w:t>
        </w:r>
      </w:ins>
      <w:ins w:id="444" w:author="Christoffer Vissing" w:date="2023-08-07T10:59:00Z">
        <w:r w:rsidR="00A008C6">
          <w:rPr>
            <w:rFonts w:ascii="Roboto" w:hAnsi="Roboto"/>
            <w:sz w:val="22"/>
            <w:szCs w:val="22"/>
          </w:rPr>
          <w:t>status</w:t>
        </w:r>
      </w:ins>
      <w:ins w:id="445" w:author="Christoffer Vissing" w:date="2023-08-07T10:55:00Z">
        <w:r w:rsidR="00A008C6">
          <w:rPr>
            <w:rFonts w:ascii="Roboto" w:hAnsi="Roboto"/>
            <w:sz w:val="22"/>
            <w:szCs w:val="22"/>
          </w:rPr>
          <w:t>, with a large effect in non-</w:t>
        </w:r>
        <w:proofErr w:type="spellStart"/>
        <w:r w:rsidR="00A008C6">
          <w:rPr>
            <w:rFonts w:ascii="Roboto" w:hAnsi="Roboto"/>
            <w:sz w:val="22"/>
            <w:szCs w:val="22"/>
          </w:rPr>
          <w:t>sarcomeric</w:t>
        </w:r>
        <w:proofErr w:type="spellEnd"/>
        <w:r w:rsidR="00A008C6">
          <w:rPr>
            <w:rFonts w:ascii="Roboto" w:hAnsi="Roboto"/>
            <w:sz w:val="22"/>
            <w:szCs w:val="22"/>
          </w:rPr>
          <w:t xml:space="preserve"> HCM</w:t>
        </w:r>
      </w:ins>
      <w:ins w:id="446" w:author="Christoffer Vissing" w:date="2023-08-08T14:34:00Z">
        <w:r w:rsidR="0090387A">
          <w:rPr>
            <w:rFonts w:ascii="Roboto" w:hAnsi="Roboto"/>
            <w:sz w:val="22"/>
            <w:szCs w:val="22"/>
          </w:rPr>
          <w:t xml:space="preserve"> and no effect observed in </w:t>
        </w:r>
        <w:proofErr w:type="spellStart"/>
        <w:r w:rsidR="0090387A">
          <w:rPr>
            <w:rFonts w:ascii="Roboto" w:hAnsi="Roboto"/>
            <w:sz w:val="22"/>
            <w:szCs w:val="22"/>
          </w:rPr>
          <w:t>sarcomeric</w:t>
        </w:r>
        <w:proofErr w:type="spellEnd"/>
        <w:r w:rsidR="0090387A">
          <w:rPr>
            <w:rFonts w:ascii="Roboto" w:hAnsi="Roboto"/>
            <w:sz w:val="22"/>
            <w:szCs w:val="22"/>
          </w:rPr>
          <w:t xml:space="preserve"> HCM</w:t>
        </w:r>
      </w:ins>
      <w:ins w:id="447" w:author="Christoffer Vissing" w:date="2023-08-08T14:32:00Z">
        <w:r w:rsidR="00C07642">
          <w:rPr>
            <w:rFonts w:ascii="Roboto" w:hAnsi="Roboto"/>
            <w:sz w:val="22"/>
            <w:szCs w:val="22"/>
          </w:rPr>
          <w:t xml:space="preserve"> (</w:t>
        </w:r>
        <w:r w:rsidR="00C07642" w:rsidRPr="005A7B2B">
          <w:rPr>
            <w:rFonts w:ascii="Roboto" w:hAnsi="Roboto"/>
            <w:b/>
            <w:bCs/>
            <w:sz w:val="22"/>
            <w:szCs w:val="22"/>
          </w:rPr>
          <w:t>Supplementary Figure 3</w:t>
        </w:r>
        <w:r w:rsidR="00C07642" w:rsidRPr="00C07642">
          <w:rPr>
            <w:rFonts w:ascii="Roboto" w:hAnsi="Roboto"/>
            <w:sz w:val="22"/>
            <w:szCs w:val="22"/>
            <w:rPrChange w:id="448" w:author="Christoffer Vissing" w:date="2023-08-08T14:33:00Z">
              <w:rPr>
                <w:rFonts w:ascii="Roboto" w:hAnsi="Roboto"/>
                <w:b/>
                <w:bCs/>
                <w:sz w:val="22"/>
                <w:szCs w:val="22"/>
              </w:rPr>
            </w:rPrChange>
          </w:rPr>
          <w:t>)</w:t>
        </w:r>
      </w:ins>
      <w:ins w:id="449" w:author="Christoffer Vissing" w:date="2023-08-04T15:26:00Z">
        <w:r w:rsidR="00A961C0">
          <w:rPr>
            <w:rFonts w:ascii="Roboto" w:hAnsi="Roboto"/>
            <w:sz w:val="22"/>
            <w:szCs w:val="22"/>
          </w:rPr>
          <w:t>.</w:t>
        </w:r>
      </w:ins>
      <w:ins w:id="450" w:author="Christoffer Vissing" w:date="2023-08-07T10:56:00Z">
        <w:r w:rsidR="00A008C6">
          <w:rPr>
            <w:rFonts w:ascii="Roboto" w:hAnsi="Roboto"/>
            <w:sz w:val="22"/>
            <w:szCs w:val="22"/>
          </w:rPr>
          <w:t xml:space="preserve"> Obstruction and obesity were also </w:t>
        </w:r>
      </w:ins>
      <w:ins w:id="451" w:author="Christoffer Vissing" w:date="2023-08-07T10:57:00Z">
        <w:r w:rsidR="00A008C6">
          <w:rPr>
            <w:rFonts w:ascii="Roboto" w:hAnsi="Roboto"/>
            <w:sz w:val="22"/>
            <w:szCs w:val="22"/>
          </w:rPr>
          <w:t>associated with developing atrial fibrillation (</w:t>
        </w:r>
      </w:ins>
      <w:ins w:id="452" w:author="Christoffer Vissing" w:date="2023-08-07T11:35:00Z">
        <w:r w:rsidR="00B4257D">
          <w:rPr>
            <w:rFonts w:ascii="Roboto" w:hAnsi="Roboto"/>
            <w:sz w:val="22"/>
            <w:szCs w:val="22"/>
          </w:rPr>
          <w:t xml:space="preserve">obstruction, </w:t>
        </w:r>
      </w:ins>
      <w:ins w:id="453" w:author="Christoffer Vissing" w:date="2023-08-07T10:57:00Z">
        <w:r w:rsidR="00A008C6">
          <w:rPr>
            <w:rFonts w:ascii="Roboto" w:hAnsi="Roboto"/>
            <w:sz w:val="22"/>
            <w:szCs w:val="22"/>
          </w:rPr>
          <w:t>HR 1.</w:t>
        </w:r>
      </w:ins>
      <w:ins w:id="454" w:author="Christoffer Vissing" w:date="2023-08-07T14:16:00Z">
        <w:r w:rsidR="00102552">
          <w:rPr>
            <w:rFonts w:ascii="Roboto" w:hAnsi="Roboto"/>
            <w:sz w:val="22"/>
            <w:szCs w:val="22"/>
          </w:rPr>
          <w:t>74</w:t>
        </w:r>
      </w:ins>
      <w:ins w:id="455" w:author="Christoffer Vissing" w:date="2023-08-07T10:57:00Z">
        <w:r w:rsidR="00A008C6">
          <w:rPr>
            <w:rFonts w:ascii="Roboto" w:hAnsi="Roboto"/>
            <w:sz w:val="22"/>
            <w:szCs w:val="22"/>
          </w:rPr>
          <w:t xml:space="preserve"> and</w:t>
        </w:r>
      </w:ins>
      <w:ins w:id="456" w:author="Christoffer Vissing" w:date="2023-08-07T11:35:00Z">
        <w:r w:rsidR="00B4257D">
          <w:rPr>
            <w:rFonts w:ascii="Roboto" w:hAnsi="Roboto"/>
            <w:sz w:val="22"/>
            <w:szCs w:val="22"/>
          </w:rPr>
          <w:t xml:space="preserve"> obesity, HR</w:t>
        </w:r>
      </w:ins>
      <w:ins w:id="457" w:author="Christoffer Vissing" w:date="2023-08-07T10:57:00Z">
        <w:r w:rsidR="00A008C6">
          <w:rPr>
            <w:rFonts w:ascii="Roboto" w:hAnsi="Roboto"/>
            <w:sz w:val="22"/>
            <w:szCs w:val="22"/>
          </w:rPr>
          <w:t xml:space="preserve"> 1.</w:t>
        </w:r>
      </w:ins>
      <w:ins w:id="458" w:author="Christoffer Vissing" w:date="2023-08-07T14:16:00Z">
        <w:r w:rsidR="00102552">
          <w:rPr>
            <w:rFonts w:ascii="Roboto" w:hAnsi="Roboto"/>
            <w:sz w:val="22"/>
            <w:szCs w:val="22"/>
          </w:rPr>
          <w:t>54</w:t>
        </w:r>
      </w:ins>
      <w:ins w:id="459" w:author="Christoffer Vissing" w:date="2023-08-07T10:57:00Z">
        <w:r w:rsidR="00A008C6">
          <w:rPr>
            <w:rFonts w:ascii="Roboto" w:hAnsi="Roboto"/>
            <w:sz w:val="22"/>
            <w:szCs w:val="22"/>
          </w:rPr>
          <w:t>) and NYHA III-IV symp</w:t>
        </w:r>
      </w:ins>
      <w:ins w:id="460" w:author="Christoffer Vissing" w:date="2023-08-07T10:58:00Z">
        <w:r w:rsidR="00A008C6">
          <w:rPr>
            <w:rFonts w:ascii="Roboto" w:hAnsi="Roboto"/>
            <w:sz w:val="22"/>
            <w:szCs w:val="22"/>
          </w:rPr>
          <w:t>toms (</w:t>
        </w:r>
      </w:ins>
      <w:ins w:id="461" w:author="Christoffer Vissing" w:date="2023-08-07T11:36:00Z">
        <w:r w:rsidR="00B4257D">
          <w:rPr>
            <w:rFonts w:ascii="Roboto" w:hAnsi="Roboto"/>
            <w:sz w:val="22"/>
            <w:szCs w:val="22"/>
          </w:rPr>
          <w:t xml:space="preserve">obstruction, </w:t>
        </w:r>
      </w:ins>
      <w:ins w:id="462" w:author="Christoffer Vissing" w:date="2023-08-07T10:58:00Z">
        <w:r w:rsidR="00A008C6">
          <w:rPr>
            <w:rFonts w:ascii="Roboto" w:hAnsi="Roboto"/>
            <w:sz w:val="22"/>
            <w:szCs w:val="22"/>
          </w:rPr>
          <w:t>HR 2.1</w:t>
        </w:r>
      </w:ins>
      <w:ins w:id="463" w:author="Christoffer Vissing" w:date="2023-08-07T14:16:00Z">
        <w:r w:rsidR="00102552">
          <w:rPr>
            <w:rFonts w:ascii="Roboto" w:hAnsi="Roboto"/>
            <w:sz w:val="22"/>
            <w:szCs w:val="22"/>
          </w:rPr>
          <w:t>3</w:t>
        </w:r>
      </w:ins>
      <w:ins w:id="464" w:author="Christoffer Vissing" w:date="2023-08-07T10:58:00Z">
        <w:r w:rsidR="00A008C6">
          <w:rPr>
            <w:rFonts w:ascii="Roboto" w:hAnsi="Roboto"/>
            <w:sz w:val="22"/>
            <w:szCs w:val="22"/>
          </w:rPr>
          <w:t xml:space="preserve"> and </w:t>
        </w:r>
      </w:ins>
      <w:ins w:id="465" w:author="Christoffer Vissing" w:date="2023-08-07T11:36:00Z">
        <w:r w:rsidR="00B4257D">
          <w:rPr>
            <w:rFonts w:ascii="Roboto" w:hAnsi="Roboto"/>
            <w:sz w:val="22"/>
            <w:szCs w:val="22"/>
          </w:rPr>
          <w:t xml:space="preserve">obesity, HR </w:t>
        </w:r>
      </w:ins>
      <w:ins w:id="466" w:author="Christoffer Vissing" w:date="2023-08-07T10:58:00Z">
        <w:r w:rsidR="00A008C6">
          <w:rPr>
            <w:rFonts w:ascii="Roboto" w:hAnsi="Roboto"/>
            <w:sz w:val="22"/>
            <w:szCs w:val="22"/>
          </w:rPr>
          <w:t>1.9</w:t>
        </w:r>
      </w:ins>
      <w:ins w:id="467" w:author="Christoffer Vissing" w:date="2023-08-07T14:16:00Z">
        <w:r w:rsidR="00102552">
          <w:rPr>
            <w:rFonts w:ascii="Roboto" w:hAnsi="Roboto"/>
            <w:sz w:val="22"/>
            <w:szCs w:val="22"/>
          </w:rPr>
          <w:t>2</w:t>
        </w:r>
      </w:ins>
      <w:ins w:id="468" w:author="Christoffer Vissing" w:date="2023-08-07T10:58:00Z">
        <w:r w:rsidR="00A008C6">
          <w:rPr>
            <w:rFonts w:ascii="Roboto" w:hAnsi="Roboto"/>
            <w:sz w:val="22"/>
            <w:szCs w:val="22"/>
          </w:rPr>
          <w:t>)</w:t>
        </w:r>
      </w:ins>
      <w:ins w:id="469" w:author="Christoffer Vissing" w:date="2023-08-07T11:36:00Z">
        <w:r w:rsidR="00B4257D">
          <w:rPr>
            <w:rFonts w:ascii="Roboto" w:hAnsi="Roboto"/>
            <w:sz w:val="22"/>
            <w:szCs w:val="22"/>
          </w:rPr>
          <w:t xml:space="preserve">. </w:t>
        </w:r>
      </w:ins>
      <w:del w:id="470" w:author="Christoffer Vissing" w:date="2023-08-07T10:58:00Z">
        <w:r w:rsidR="00AD1CB4" w:rsidDel="00A008C6">
          <w:rPr>
            <w:rFonts w:ascii="Roboto" w:hAnsi="Roboto"/>
            <w:sz w:val="22"/>
            <w:szCs w:val="22"/>
          </w:rPr>
          <w:delText xml:space="preserve"> </w:delText>
        </w:r>
      </w:del>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have a strong</w:t>
      </w:r>
      <w:ins w:id="471" w:author="Christoffer Vissing" w:date="2023-08-04T15:11:00Z">
        <w:r w:rsidR="00461927">
          <w:rPr>
            <w:rFonts w:ascii="Roboto" w:hAnsi="Roboto"/>
            <w:sz w:val="22"/>
            <w:szCs w:val="22"/>
          </w:rPr>
          <w:t xml:space="preserve"> </w:t>
        </w:r>
      </w:ins>
      <w:del w:id="472" w:author="Christoffer Vissing" w:date="2023-08-04T15:11:00Z">
        <w:r w:rsidR="00A77028" w:rsidDel="00461927">
          <w:rPr>
            <w:rFonts w:ascii="Roboto" w:hAnsi="Roboto"/>
            <w:sz w:val="22"/>
            <w:szCs w:val="22"/>
          </w:rPr>
          <w:delText xml:space="preserve">er </w:delText>
        </w:r>
      </w:del>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ins w:id="473" w:author="Christoffer Vissing" w:date="2023-08-04T15:11:00Z">
        <w:r w:rsidR="00461927">
          <w:rPr>
            <w:rFonts w:ascii="Roboto" w:hAnsi="Roboto"/>
            <w:sz w:val="22"/>
            <w:szCs w:val="22"/>
          </w:rPr>
          <w:t xml:space="preserve"> incident</w:t>
        </w:r>
      </w:ins>
      <w:r w:rsidR="0049191A">
        <w:rPr>
          <w:rFonts w:ascii="Roboto" w:hAnsi="Roboto"/>
          <w:sz w:val="22"/>
          <w:szCs w:val="22"/>
        </w:rPr>
        <w:t xml:space="preserve"> </w:t>
      </w:r>
      <w:r w:rsidR="0094582D">
        <w:rPr>
          <w:rFonts w:ascii="Roboto" w:hAnsi="Roboto"/>
          <w:sz w:val="22"/>
          <w:szCs w:val="22"/>
        </w:rPr>
        <w:t>heart failure outcomes</w:t>
      </w:r>
      <w:ins w:id="474" w:author="Christoffer Vissing" w:date="2023-08-07T11:37:00Z">
        <w:r w:rsidR="00B4257D">
          <w:rPr>
            <w:rFonts w:ascii="Roboto" w:hAnsi="Roboto"/>
            <w:sz w:val="22"/>
            <w:szCs w:val="22"/>
          </w:rPr>
          <w:t xml:space="preserve"> (HR </w:t>
        </w:r>
      </w:ins>
      <w:ins w:id="475" w:author="Christoffer Vissing" w:date="2023-08-07T14:16:00Z">
        <w:r w:rsidR="00102552">
          <w:rPr>
            <w:rFonts w:ascii="Roboto" w:hAnsi="Roboto"/>
            <w:sz w:val="22"/>
            <w:szCs w:val="22"/>
          </w:rPr>
          <w:t>2.03</w:t>
        </w:r>
      </w:ins>
      <w:ins w:id="476" w:author="Christoffer Vissing" w:date="2023-08-07T11:37:00Z">
        <w:r w:rsidR="00B4257D">
          <w:rPr>
            <w:rFonts w:ascii="Roboto" w:hAnsi="Roboto"/>
            <w:sz w:val="22"/>
            <w:szCs w:val="22"/>
          </w:rPr>
          <w:t xml:space="preserve"> for NYHA III-IV </w:t>
        </w:r>
      </w:ins>
      <w:ins w:id="477" w:author="Christoffer Vissing" w:date="2023-08-07T11:38:00Z">
        <w:r w:rsidR="00B4257D">
          <w:rPr>
            <w:rFonts w:ascii="Roboto" w:hAnsi="Roboto"/>
            <w:sz w:val="22"/>
            <w:szCs w:val="22"/>
          </w:rPr>
          <w:t>symptoms</w:t>
        </w:r>
      </w:ins>
      <w:ins w:id="478" w:author="Christoffer Vissing" w:date="2023-08-07T11:37:00Z">
        <w:r w:rsidR="00B4257D">
          <w:rPr>
            <w:rFonts w:ascii="Roboto" w:hAnsi="Roboto"/>
            <w:sz w:val="22"/>
            <w:szCs w:val="22"/>
          </w:rPr>
          <w:t>, HR 2.</w:t>
        </w:r>
      </w:ins>
      <w:ins w:id="479" w:author="Christoffer Vissing" w:date="2023-08-07T14:16:00Z">
        <w:r w:rsidR="00102552">
          <w:rPr>
            <w:rFonts w:ascii="Roboto" w:hAnsi="Roboto"/>
            <w:sz w:val="22"/>
            <w:szCs w:val="22"/>
          </w:rPr>
          <w:t>76</w:t>
        </w:r>
      </w:ins>
      <w:ins w:id="480" w:author="Christoffer Vissing" w:date="2023-08-07T11:37:00Z">
        <w:r w:rsidR="00B4257D">
          <w:rPr>
            <w:rFonts w:ascii="Roboto" w:hAnsi="Roboto"/>
            <w:sz w:val="22"/>
            <w:szCs w:val="22"/>
          </w:rPr>
          <w:t xml:space="preserve"> for LVSD</w:t>
        </w:r>
      </w:ins>
      <w:ins w:id="481" w:author="Christoffer Vissing" w:date="2023-08-07T11:38:00Z">
        <w:r w:rsidR="00B4257D">
          <w:rPr>
            <w:rFonts w:ascii="Roboto" w:hAnsi="Roboto"/>
            <w:sz w:val="22"/>
            <w:szCs w:val="22"/>
          </w:rPr>
          <w:t>,</w:t>
        </w:r>
      </w:ins>
      <w:ins w:id="482" w:author="Christoffer Vissing" w:date="2023-08-07T11:37:00Z">
        <w:r w:rsidR="00B4257D">
          <w:rPr>
            <w:rFonts w:ascii="Roboto" w:hAnsi="Roboto"/>
            <w:sz w:val="22"/>
            <w:szCs w:val="22"/>
          </w:rPr>
          <w:t xml:space="preserve"> and 7.6 for ca</w:t>
        </w:r>
      </w:ins>
      <w:ins w:id="483" w:author="Christoffer Vissing" w:date="2023-08-07T11:38:00Z">
        <w:r w:rsidR="00B4257D">
          <w:rPr>
            <w:rFonts w:ascii="Roboto" w:hAnsi="Roboto"/>
            <w:sz w:val="22"/>
            <w:szCs w:val="22"/>
          </w:rPr>
          <w:t>rdiac transplantation all p &lt;0.001)</w:t>
        </w:r>
      </w:ins>
      <w:ins w:id="484" w:author="Christoffer Vissing" w:date="2023-08-04T15:08:00Z">
        <w:r w:rsidR="00461927">
          <w:rPr>
            <w:rFonts w:ascii="Roboto" w:hAnsi="Roboto"/>
            <w:sz w:val="22"/>
            <w:szCs w:val="22"/>
          </w:rPr>
          <w:t>, ventricular arrhythmias (HR 3.</w:t>
        </w:r>
      </w:ins>
      <w:ins w:id="485" w:author="Christoffer Vissing" w:date="2023-08-07T14:17:00Z">
        <w:r w:rsidR="00102552">
          <w:rPr>
            <w:rFonts w:ascii="Roboto" w:hAnsi="Roboto"/>
            <w:sz w:val="22"/>
            <w:szCs w:val="22"/>
          </w:rPr>
          <w:t>13</w:t>
        </w:r>
      </w:ins>
      <w:ins w:id="486" w:author="Christoffer Vissing" w:date="2023-08-04T15:09:00Z">
        <w:r w:rsidR="00461927">
          <w:rPr>
            <w:rFonts w:ascii="Roboto" w:hAnsi="Roboto"/>
            <w:sz w:val="22"/>
            <w:szCs w:val="22"/>
          </w:rPr>
          <w:t xml:space="preserve"> [CI: </w:t>
        </w:r>
      </w:ins>
      <w:ins w:id="487" w:author="Christoffer Vissing" w:date="2023-08-04T15:10:00Z">
        <w:r w:rsidR="00461927">
          <w:rPr>
            <w:rFonts w:ascii="Roboto" w:hAnsi="Roboto"/>
            <w:sz w:val="22"/>
            <w:szCs w:val="22"/>
          </w:rPr>
          <w:t>2.</w:t>
        </w:r>
      </w:ins>
      <w:ins w:id="488" w:author="Christoffer Vissing" w:date="2023-08-07T14:17:00Z">
        <w:r w:rsidR="00102552">
          <w:rPr>
            <w:rFonts w:ascii="Roboto" w:hAnsi="Roboto"/>
            <w:sz w:val="22"/>
            <w:szCs w:val="22"/>
          </w:rPr>
          <w:t>3</w:t>
        </w:r>
      </w:ins>
      <w:ins w:id="489" w:author="Christoffer Vissing" w:date="2023-08-04T15:10:00Z">
        <w:r w:rsidR="00461927">
          <w:rPr>
            <w:rFonts w:ascii="Roboto" w:hAnsi="Roboto"/>
            <w:sz w:val="22"/>
            <w:szCs w:val="22"/>
          </w:rPr>
          <w:t>4-4.</w:t>
        </w:r>
      </w:ins>
      <w:ins w:id="490" w:author="Christoffer Vissing" w:date="2023-08-07T14:17:00Z">
        <w:r w:rsidR="00102552">
          <w:rPr>
            <w:rFonts w:ascii="Roboto" w:hAnsi="Roboto"/>
            <w:sz w:val="22"/>
            <w:szCs w:val="22"/>
          </w:rPr>
          <w:t>2</w:t>
        </w:r>
      </w:ins>
      <w:ins w:id="491" w:author="Christoffer Vissing" w:date="2023-08-04T15:09:00Z">
        <w:r w:rsidR="00461927">
          <w:rPr>
            <w:rFonts w:ascii="Roboto" w:hAnsi="Roboto"/>
            <w:sz w:val="22"/>
            <w:szCs w:val="22"/>
          </w:rPr>
          <w:t>], p&lt;0.001)</w:t>
        </w:r>
      </w:ins>
      <w:ins w:id="492" w:author="Christoffer Vissing" w:date="2023-08-04T15:08:00Z">
        <w:r w:rsidR="00461927">
          <w:rPr>
            <w:rFonts w:ascii="Roboto" w:hAnsi="Roboto"/>
            <w:sz w:val="22"/>
            <w:szCs w:val="22"/>
          </w:rPr>
          <w:t>, stroke</w:t>
        </w:r>
      </w:ins>
      <w:ins w:id="493" w:author="Christoffer Vissing" w:date="2023-08-04T15:09:00Z">
        <w:r w:rsidR="00461927">
          <w:rPr>
            <w:rFonts w:ascii="Roboto" w:hAnsi="Roboto"/>
            <w:sz w:val="22"/>
            <w:szCs w:val="22"/>
          </w:rPr>
          <w:t xml:space="preserve"> (HR 2.2</w:t>
        </w:r>
      </w:ins>
      <w:ins w:id="494" w:author="Christoffer Vissing" w:date="2023-08-07T14:17:00Z">
        <w:r w:rsidR="00102552">
          <w:rPr>
            <w:rFonts w:ascii="Roboto" w:hAnsi="Roboto"/>
            <w:sz w:val="22"/>
            <w:szCs w:val="22"/>
          </w:rPr>
          <w:t>7</w:t>
        </w:r>
      </w:ins>
      <w:ins w:id="495" w:author="Christoffer Vissing" w:date="2023-08-04T15:09:00Z">
        <w:r w:rsidR="00461927">
          <w:rPr>
            <w:rFonts w:ascii="Roboto" w:hAnsi="Roboto"/>
            <w:sz w:val="22"/>
            <w:szCs w:val="22"/>
          </w:rPr>
          <w:t xml:space="preserve"> [CI: </w:t>
        </w:r>
      </w:ins>
      <w:ins w:id="496" w:author="Christoffer Vissing" w:date="2023-08-04T15:10:00Z">
        <w:r w:rsidR="00461927">
          <w:rPr>
            <w:rFonts w:ascii="Roboto" w:hAnsi="Roboto"/>
            <w:sz w:val="22"/>
            <w:szCs w:val="22"/>
          </w:rPr>
          <w:t>1.6</w:t>
        </w:r>
      </w:ins>
      <w:ins w:id="497" w:author="Christoffer Vissing" w:date="2023-08-07T14:17:00Z">
        <w:r w:rsidR="00102552">
          <w:rPr>
            <w:rFonts w:ascii="Roboto" w:hAnsi="Roboto"/>
            <w:sz w:val="22"/>
            <w:szCs w:val="22"/>
          </w:rPr>
          <w:t>6</w:t>
        </w:r>
      </w:ins>
      <w:ins w:id="498" w:author="Christoffer Vissing" w:date="2023-08-04T15:10:00Z">
        <w:r w:rsidR="00461927">
          <w:rPr>
            <w:rFonts w:ascii="Roboto" w:hAnsi="Roboto"/>
            <w:sz w:val="22"/>
            <w:szCs w:val="22"/>
          </w:rPr>
          <w:t>-3.1</w:t>
        </w:r>
      </w:ins>
      <w:ins w:id="499" w:author="Christoffer Vissing" w:date="2023-08-07T14:18:00Z">
        <w:r w:rsidR="00102552">
          <w:rPr>
            <w:rFonts w:ascii="Roboto" w:hAnsi="Roboto"/>
            <w:sz w:val="22"/>
            <w:szCs w:val="22"/>
          </w:rPr>
          <w:t>2</w:t>
        </w:r>
      </w:ins>
      <w:ins w:id="500" w:author="Christoffer Vissing" w:date="2023-08-04T15:09:00Z">
        <w:r w:rsidR="00461927">
          <w:rPr>
            <w:rFonts w:ascii="Roboto" w:hAnsi="Roboto"/>
            <w:sz w:val="22"/>
            <w:szCs w:val="22"/>
          </w:rPr>
          <w:t>], p&lt;0.001)</w:t>
        </w:r>
      </w:ins>
      <w:ins w:id="501" w:author="Christoffer Vissing" w:date="2023-08-04T15:08:00Z">
        <w:r w:rsidR="00461927">
          <w:rPr>
            <w:rFonts w:ascii="Roboto" w:hAnsi="Roboto"/>
            <w:sz w:val="22"/>
            <w:szCs w:val="22"/>
          </w:rPr>
          <w:t xml:space="preserve"> and death</w:t>
        </w:r>
      </w:ins>
      <w:ins w:id="502" w:author="Christoffer Vissing" w:date="2023-08-04T15:09:00Z">
        <w:r w:rsidR="00461927">
          <w:rPr>
            <w:rFonts w:ascii="Roboto" w:hAnsi="Roboto"/>
            <w:sz w:val="22"/>
            <w:szCs w:val="22"/>
          </w:rPr>
          <w:t xml:space="preserve"> (</w:t>
        </w:r>
      </w:ins>
      <w:ins w:id="503" w:author="Christoffer Vissing" w:date="2023-08-04T15:10:00Z">
        <w:r w:rsidR="00461927">
          <w:rPr>
            <w:rFonts w:ascii="Roboto" w:hAnsi="Roboto"/>
            <w:sz w:val="22"/>
            <w:szCs w:val="22"/>
          </w:rPr>
          <w:t>HR 1.9</w:t>
        </w:r>
      </w:ins>
      <w:ins w:id="504" w:author="Christoffer Vissing" w:date="2023-08-07T14:18:00Z">
        <w:r w:rsidR="00102552">
          <w:rPr>
            <w:rFonts w:ascii="Roboto" w:hAnsi="Roboto"/>
            <w:sz w:val="22"/>
            <w:szCs w:val="22"/>
          </w:rPr>
          <w:t>5</w:t>
        </w:r>
      </w:ins>
      <w:ins w:id="505" w:author="Christoffer Vissing" w:date="2023-08-04T15:10:00Z">
        <w:r w:rsidR="00461927">
          <w:rPr>
            <w:rFonts w:ascii="Roboto" w:hAnsi="Roboto"/>
            <w:sz w:val="22"/>
            <w:szCs w:val="22"/>
          </w:rPr>
          <w:t xml:space="preserve"> [CI: 1.6</w:t>
        </w:r>
      </w:ins>
      <w:ins w:id="506" w:author="Christoffer Vissing" w:date="2023-08-07T14:18:00Z">
        <w:r w:rsidR="00102552">
          <w:rPr>
            <w:rFonts w:ascii="Roboto" w:hAnsi="Roboto"/>
            <w:sz w:val="22"/>
            <w:szCs w:val="22"/>
          </w:rPr>
          <w:t>3</w:t>
        </w:r>
      </w:ins>
      <w:ins w:id="507" w:author="Christoffer Vissing" w:date="2023-08-04T15:10:00Z">
        <w:r w:rsidR="00461927">
          <w:rPr>
            <w:rFonts w:ascii="Roboto" w:hAnsi="Roboto"/>
            <w:sz w:val="22"/>
            <w:szCs w:val="22"/>
          </w:rPr>
          <w:t>-2.</w:t>
        </w:r>
      </w:ins>
      <w:ins w:id="508" w:author="Christoffer Vissing" w:date="2023-08-07T14:18:00Z">
        <w:r w:rsidR="00102552">
          <w:rPr>
            <w:rFonts w:ascii="Roboto" w:hAnsi="Roboto"/>
            <w:sz w:val="22"/>
            <w:szCs w:val="22"/>
          </w:rPr>
          <w:t>33</w:t>
        </w:r>
      </w:ins>
      <w:ins w:id="509" w:author="Christoffer Vissing" w:date="2023-08-04T15:10:00Z">
        <w:r w:rsidR="00461927">
          <w:rPr>
            <w:rFonts w:ascii="Roboto" w:hAnsi="Roboto"/>
            <w:sz w:val="22"/>
            <w:szCs w:val="22"/>
          </w:rPr>
          <w:t>]</w:t>
        </w:r>
      </w:ins>
      <w:ins w:id="510" w:author="Christoffer Vissing" w:date="2023-08-04T15:11:00Z">
        <w:r w:rsidR="00461927">
          <w:rPr>
            <w:rFonts w:ascii="Roboto" w:hAnsi="Roboto"/>
            <w:sz w:val="22"/>
            <w:szCs w:val="22"/>
          </w:rPr>
          <w:t>, p&lt;0.001</w:t>
        </w:r>
      </w:ins>
      <w:ins w:id="511" w:author="Christoffer Vissing" w:date="2023-08-04T15:09:00Z">
        <w:r w:rsidR="00461927">
          <w:rPr>
            <w:rFonts w:ascii="Roboto" w:hAnsi="Roboto"/>
            <w:sz w:val="22"/>
            <w:szCs w:val="22"/>
          </w:rPr>
          <w:t>)</w:t>
        </w:r>
      </w:ins>
      <w:ins w:id="512" w:author="Christoffer Vissing" w:date="2023-08-04T15:08:00Z">
        <w:r w:rsidR="00461927">
          <w:rPr>
            <w:rFonts w:ascii="Roboto" w:hAnsi="Roboto"/>
            <w:sz w:val="22"/>
            <w:szCs w:val="22"/>
          </w:rPr>
          <w:t>.</w:t>
        </w:r>
      </w:ins>
      <w:ins w:id="513" w:author="Christoffer Vissing" w:date="2023-08-04T15:11:00Z">
        <w:r w:rsidR="00461927">
          <w:rPr>
            <w:rFonts w:ascii="Roboto" w:hAnsi="Roboto"/>
            <w:sz w:val="22"/>
            <w:szCs w:val="22"/>
          </w:rPr>
          <w:t xml:space="preserve"> </w:t>
        </w:r>
      </w:ins>
      <w:ins w:id="514" w:author="Christoffer Vissing" w:date="2023-08-07T14:18:00Z">
        <w:r w:rsidR="00102552">
          <w:rPr>
            <w:rFonts w:ascii="Roboto" w:hAnsi="Roboto"/>
            <w:sz w:val="22"/>
            <w:szCs w:val="22"/>
          </w:rPr>
          <w:t>I</w:t>
        </w:r>
      </w:ins>
      <w:ins w:id="515" w:author="Christoffer Vissing" w:date="2023-08-04T15:12:00Z">
        <w:r w:rsidR="00461927">
          <w:rPr>
            <w:rFonts w:ascii="Roboto" w:hAnsi="Roboto"/>
            <w:sz w:val="22"/>
            <w:szCs w:val="22"/>
          </w:rPr>
          <w:t>nteraction</w:t>
        </w:r>
      </w:ins>
      <w:ins w:id="516" w:author="Christoffer Vissing" w:date="2023-08-04T15:18:00Z">
        <w:r w:rsidR="00461927">
          <w:rPr>
            <w:rFonts w:ascii="Roboto" w:hAnsi="Roboto"/>
            <w:sz w:val="22"/>
            <w:szCs w:val="22"/>
          </w:rPr>
          <w:t xml:space="preserve"> analysis found </w:t>
        </w:r>
      </w:ins>
      <w:ins w:id="517" w:author="Christoffer Vissing" w:date="2023-08-04T15:19:00Z">
        <w:r w:rsidR="00A961C0">
          <w:rPr>
            <w:rFonts w:ascii="Roboto" w:hAnsi="Roboto"/>
            <w:sz w:val="22"/>
            <w:szCs w:val="22"/>
          </w:rPr>
          <w:t xml:space="preserve">that sarcomere status modified the effect of atrial fibrillation on </w:t>
        </w:r>
      </w:ins>
      <w:ins w:id="518" w:author="Christoffer Vissing" w:date="2023-08-04T15:20:00Z">
        <w:r w:rsidR="00A961C0">
          <w:rPr>
            <w:rFonts w:ascii="Roboto" w:hAnsi="Roboto"/>
            <w:sz w:val="22"/>
            <w:szCs w:val="22"/>
          </w:rPr>
          <w:t xml:space="preserve">developing NYHA III-IV </w:t>
        </w:r>
      </w:ins>
      <w:ins w:id="519" w:author="Christoffer Vissing" w:date="2023-08-07T11:39:00Z">
        <w:r w:rsidR="00B4257D">
          <w:rPr>
            <w:rFonts w:ascii="Roboto" w:hAnsi="Roboto"/>
            <w:sz w:val="22"/>
            <w:szCs w:val="22"/>
          </w:rPr>
          <w:t>functional limitations</w:t>
        </w:r>
      </w:ins>
      <w:ins w:id="520" w:author="Christoffer Vissing" w:date="2023-08-04T15:20:00Z">
        <w:r w:rsidR="00A961C0">
          <w:rPr>
            <w:rFonts w:ascii="Roboto" w:hAnsi="Roboto"/>
            <w:sz w:val="22"/>
            <w:szCs w:val="22"/>
          </w:rPr>
          <w:t>, LVSD, ventricular arrhythmias, and death, with a larger additive effect of this expos</w:t>
        </w:r>
      </w:ins>
      <w:ins w:id="521" w:author="Christoffer Vissing" w:date="2023-08-04T15:21:00Z">
        <w:r w:rsidR="00A961C0">
          <w:rPr>
            <w:rFonts w:ascii="Roboto" w:hAnsi="Roboto"/>
            <w:sz w:val="22"/>
            <w:szCs w:val="22"/>
          </w:rPr>
          <w:t xml:space="preserve">ure in patients </w:t>
        </w:r>
      </w:ins>
      <w:ins w:id="522" w:author="Christoffer Vissing" w:date="2023-08-04T15:12:00Z">
        <w:r w:rsidR="00461927">
          <w:rPr>
            <w:rFonts w:ascii="Roboto" w:hAnsi="Roboto"/>
            <w:sz w:val="22"/>
            <w:szCs w:val="22"/>
          </w:rPr>
          <w:t>carrying sarcomere variant</w:t>
        </w:r>
      </w:ins>
      <w:ins w:id="523" w:author="Christoffer Vissing" w:date="2023-08-04T15:21:00Z">
        <w:r w:rsidR="00A961C0">
          <w:rPr>
            <w:rFonts w:ascii="Roboto" w:hAnsi="Roboto"/>
            <w:sz w:val="22"/>
            <w:szCs w:val="22"/>
          </w:rPr>
          <w:t>s</w:t>
        </w:r>
      </w:ins>
      <w:ins w:id="524" w:author="Christoffer Vissing" w:date="2023-08-08T14:31:00Z">
        <w:r w:rsidR="00C07642">
          <w:rPr>
            <w:rFonts w:ascii="Roboto" w:hAnsi="Roboto"/>
            <w:sz w:val="22"/>
            <w:szCs w:val="22"/>
          </w:rPr>
          <w:t xml:space="preserve"> (</w:t>
        </w:r>
      </w:ins>
      <w:ins w:id="525" w:author="Christoffer Vissing" w:date="2023-08-08T14:32:00Z">
        <w:r w:rsidR="00C07642" w:rsidRPr="005A7B2B">
          <w:rPr>
            <w:rFonts w:ascii="Roboto" w:hAnsi="Roboto"/>
            <w:b/>
            <w:bCs/>
            <w:sz w:val="22"/>
            <w:szCs w:val="22"/>
          </w:rPr>
          <w:t>Supplementary Figure 3</w:t>
        </w:r>
        <w:r w:rsidR="00C07642">
          <w:rPr>
            <w:rFonts w:ascii="Roboto" w:hAnsi="Roboto"/>
            <w:b/>
            <w:bCs/>
            <w:sz w:val="22"/>
            <w:szCs w:val="22"/>
          </w:rPr>
          <w:t>)</w:t>
        </w:r>
      </w:ins>
      <w:del w:id="526" w:author="Christoffer Vissing" w:date="2023-08-04T15:21:00Z">
        <w:r w:rsidR="0049191A" w:rsidDel="00A961C0">
          <w:rPr>
            <w:rFonts w:ascii="Roboto" w:hAnsi="Roboto"/>
            <w:sz w:val="22"/>
            <w:szCs w:val="22"/>
          </w:rPr>
          <w:delText xml:space="preserve">  </w:delText>
        </w:r>
        <w:r w:rsidR="0094582D" w:rsidDel="00A961C0">
          <w:rPr>
            <w:rFonts w:ascii="Roboto" w:hAnsi="Roboto"/>
            <w:sz w:val="22"/>
            <w:szCs w:val="22"/>
          </w:rPr>
          <w:delText>in patients with sarcomeric HCM</w:delText>
        </w:r>
      </w:del>
      <w:r w:rsidR="0049191A">
        <w:rPr>
          <w:rFonts w:ascii="Roboto" w:hAnsi="Roboto"/>
          <w:sz w:val="22"/>
          <w:szCs w:val="22"/>
        </w:rPr>
        <w:t>.</w:t>
      </w:r>
      <w:r w:rsidR="00BD4725">
        <w:rPr>
          <w:rFonts w:ascii="Roboto" w:hAnsi="Roboto"/>
          <w:sz w:val="22"/>
          <w:szCs w:val="22"/>
        </w:rPr>
        <w:t xml:space="preserve"> </w:t>
      </w:r>
      <w:del w:id="527" w:author="Christoffer Vissing" w:date="2023-08-07T11:39:00Z">
        <w:r w:rsidR="00BD4725" w:rsidDel="00B4257D">
          <w:rPr>
            <w:rFonts w:ascii="Roboto" w:hAnsi="Roboto"/>
            <w:sz w:val="22"/>
            <w:szCs w:val="22"/>
          </w:rPr>
          <w:delText>A</w:delText>
        </w:r>
        <w:r w:rsidR="0049191A" w:rsidDel="00B4257D">
          <w:rPr>
            <w:rFonts w:ascii="Roboto" w:hAnsi="Roboto"/>
            <w:sz w:val="22"/>
            <w:szCs w:val="22"/>
          </w:rPr>
          <w:delText xml:space="preserve">trial fibrillation was associated with a higher risk of malignant ventricular </w:delText>
        </w:r>
        <w:r w:rsidR="0044712F" w:rsidDel="00B4257D">
          <w:rPr>
            <w:rFonts w:ascii="Roboto" w:hAnsi="Roboto"/>
            <w:sz w:val="22"/>
            <w:szCs w:val="22"/>
          </w:rPr>
          <w:delText>arrhythmias</w:delText>
        </w:r>
        <w:r w:rsidR="0049191A" w:rsidDel="00B4257D">
          <w:rPr>
            <w:rFonts w:ascii="Roboto" w:hAnsi="Roboto"/>
            <w:sz w:val="22"/>
            <w:szCs w:val="22"/>
          </w:rPr>
          <w:delText xml:space="preserve"> in both groups</w:delText>
        </w:r>
        <w:r w:rsidR="00C009C7" w:rsidDel="00B4257D">
          <w:rPr>
            <w:rFonts w:ascii="Roboto" w:hAnsi="Roboto"/>
            <w:sz w:val="22"/>
            <w:szCs w:val="22"/>
          </w:rPr>
          <w:delText xml:space="preserve"> (HR of 2.8 and 2.3)</w:delText>
        </w:r>
        <w:r w:rsidR="0049191A" w:rsidDel="00B4257D">
          <w:rPr>
            <w:rFonts w:ascii="Roboto" w:hAnsi="Roboto"/>
            <w:sz w:val="22"/>
            <w:szCs w:val="22"/>
          </w:rPr>
          <w:delText xml:space="preserve">.LV obstruction, hypertension and obesity were not strong independent predictors of </w:delText>
        </w:r>
        <w:r w:rsidR="0044712F" w:rsidDel="00B4257D">
          <w:rPr>
            <w:rFonts w:ascii="Roboto" w:hAnsi="Roboto"/>
            <w:sz w:val="22"/>
            <w:szCs w:val="22"/>
          </w:rPr>
          <w:delText>arrhythmias</w:delText>
        </w:r>
        <w:r w:rsidR="0049191A" w:rsidDel="00B4257D">
          <w:rPr>
            <w:rFonts w:ascii="Roboto" w:hAnsi="Roboto"/>
            <w:sz w:val="22"/>
            <w:szCs w:val="22"/>
          </w:rPr>
          <w:delText xml:space="preserve"> or </w:delText>
        </w:r>
        <w:r w:rsidR="00C72953" w:rsidDel="00B4257D">
          <w:rPr>
            <w:rFonts w:ascii="Roboto" w:hAnsi="Roboto"/>
            <w:sz w:val="22"/>
            <w:szCs w:val="22"/>
          </w:rPr>
          <w:delText xml:space="preserve">advanced </w:delText>
        </w:r>
        <w:r w:rsidR="0049191A" w:rsidDel="00B4257D">
          <w:rPr>
            <w:rFonts w:ascii="Roboto" w:hAnsi="Roboto"/>
            <w:sz w:val="22"/>
            <w:szCs w:val="22"/>
          </w:rPr>
          <w:delText>heart failure</w:delText>
        </w:r>
        <w:r w:rsidR="00C72953" w:rsidDel="00B4257D">
          <w:rPr>
            <w:rFonts w:ascii="Roboto" w:hAnsi="Roboto"/>
            <w:sz w:val="22"/>
            <w:szCs w:val="22"/>
          </w:rPr>
          <w:delText>, although obesity and obstruction were predictive of NYHA III-IV functional limitations</w:delText>
        </w:r>
      </w:del>
      <w:ins w:id="528" w:author="Christoffer Vissing" w:date="2023-08-07T11:40:00Z">
        <w:r w:rsidR="00B4257D">
          <w:rPr>
            <w:rFonts w:ascii="Roboto" w:hAnsi="Roboto"/>
            <w:sz w:val="22"/>
            <w:szCs w:val="22"/>
          </w:rPr>
          <w:t xml:space="preserve"> LVSD was associated with NYHA </w:t>
        </w:r>
        <w:r w:rsidR="00B4257D">
          <w:rPr>
            <w:rFonts w:ascii="Roboto" w:hAnsi="Roboto"/>
            <w:sz w:val="22"/>
            <w:szCs w:val="22"/>
          </w:rPr>
          <w:lastRenderedPageBreak/>
          <w:t xml:space="preserve">III-IV functional limitations </w:t>
        </w:r>
      </w:ins>
      <w:ins w:id="529" w:author="Christoffer Vissing" w:date="2023-08-07T11:41:00Z">
        <w:r w:rsidR="00B4257D">
          <w:rPr>
            <w:rFonts w:ascii="Roboto" w:hAnsi="Roboto"/>
            <w:sz w:val="22"/>
            <w:szCs w:val="22"/>
          </w:rPr>
          <w:t xml:space="preserve">(HR </w:t>
        </w:r>
      </w:ins>
      <w:ins w:id="530" w:author="Christoffer Vissing" w:date="2023-08-07T14:19:00Z">
        <w:r w:rsidR="00102552">
          <w:rPr>
            <w:rFonts w:ascii="Roboto" w:hAnsi="Roboto"/>
            <w:sz w:val="22"/>
            <w:szCs w:val="22"/>
          </w:rPr>
          <w:t>2</w:t>
        </w:r>
      </w:ins>
      <w:ins w:id="531" w:author="Christoffer Vissing" w:date="2023-08-07T11:41:00Z">
        <w:r w:rsidR="00B4257D">
          <w:rPr>
            <w:rFonts w:ascii="Roboto" w:hAnsi="Roboto"/>
            <w:sz w:val="22"/>
            <w:szCs w:val="22"/>
          </w:rPr>
          <w:t>.</w:t>
        </w:r>
      </w:ins>
      <w:ins w:id="532" w:author="Christoffer Vissing" w:date="2023-08-07T14:19:00Z">
        <w:r w:rsidR="00102552">
          <w:rPr>
            <w:rFonts w:ascii="Roboto" w:hAnsi="Roboto"/>
            <w:sz w:val="22"/>
            <w:szCs w:val="22"/>
          </w:rPr>
          <w:t>15</w:t>
        </w:r>
      </w:ins>
      <w:ins w:id="533" w:author="Christoffer Vissing" w:date="2023-08-07T11:41:00Z">
        <w:r w:rsidR="00B4257D">
          <w:rPr>
            <w:rFonts w:ascii="Roboto" w:hAnsi="Roboto"/>
            <w:sz w:val="22"/>
            <w:szCs w:val="22"/>
          </w:rPr>
          <w:t xml:space="preserve"> [CI: 1</w:t>
        </w:r>
      </w:ins>
      <w:ins w:id="534" w:author="Christoffer Vissing" w:date="2023-08-07T14:19:00Z">
        <w:r w:rsidR="00102552">
          <w:rPr>
            <w:rFonts w:ascii="Roboto" w:hAnsi="Roboto"/>
            <w:sz w:val="22"/>
            <w:szCs w:val="22"/>
          </w:rPr>
          <w:t>.65</w:t>
        </w:r>
      </w:ins>
      <w:ins w:id="535" w:author="Christoffer Vissing" w:date="2023-08-07T11:41:00Z">
        <w:r w:rsidR="00B4257D">
          <w:rPr>
            <w:rFonts w:ascii="Roboto" w:hAnsi="Roboto"/>
            <w:sz w:val="22"/>
            <w:szCs w:val="22"/>
          </w:rPr>
          <w:t>-2.</w:t>
        </w:r>
      </w:ins>
      <w:ins w:id="536" w:author="Christoffer Vissing" w:date="2023-08-07T14:19:00Z">
        <w:r w:rsidR="00102552">
          <w:rPr>
            <w:rFonts w:ascii="Roboto" w:hAnsi="Roboto"/>
            <w:sz w:val="22"/>
            <w:szCs w:val="22"/>
          </w:rPr>
          <w:t>80</w:t>
        </w:r>
      </w:ins>
      <w:ins w:id="537" w:author="Christoffer Vissing" w:date="2023-08-07T11:41:00Z">
        <w:r w:rsidR="00B4257D">
          <w:rPr>
            <w:rFonts w:ascii="Roboto" w:hAnsi="Roboto"/>
            <w:sz w:val="22"/>
            <w:szCs w:val="22"/>
          </w:rPr>
          <w:t>], p &lt;0.001), cardiac transplantation (HR 3</w:t>
        </w:r>
      </w:ins>
      <w:ins w:id="538" w:author="Christoffer Vissing" w:date="2023-08-07T14:19:00Z">
        <w:r w:rsidR="00102552">
          <w:rPr>
            <w:rFonts w:ascii="Roboto" w:hAnsi="Roboto"/>
            <w:sz w:val="22"/>
            <w:szCs w:val="22"/>
          </w:rPr>
          <w:t>7</w:t>
        </w:r>
      </w:ins>
      <w:ins w:id="539" w:author="Christoffer Vissing" w:date="2023-08-07T11:41:00Z">
        <w:r w:rsidR="00B4257D">
          <w:rPr>
            <w:rFonts w:ascii="Roboto" w:hAnsi="Roboto"/>
            <w:sz w:val="22"/>
            <w:szCs w:val="22"/>
          </w:rPr>
          <w:t xml:space="preserve"> [C</w:t>
        </w:r>
      </w:ins>
      <w:ins w:id="540" w:author="Christoffer Vissing" w:date="2023-08-07T11:42:00Z">
        <w:r w:rsidR="00B4257D">
          <w:rPr>
            <w:rFonts w:ascii="Roboto" w:hAnsi="Roboto"/>
            <w:sz w:val="22"/>
            <w:szCs w:val="22"/>
          </w:rPr>
          <w:t>I: 2</w:t>
        </w:r>
      </w:ins>
      <w:ins w:id="541" w:author="Christoffer Vissing" w:date="2023-08-07T14:19:00Z">
        <w:r w:rsidR="00102552">
          <w:rPr>
            <w:rFonts w:ascii="Roboto" w:hAnsi="Roboto"/>
            <w:sz w:val="22"/>
            <w:szCs w:val="22"/>
          </w:rPr>
          <w:t>5</w:t>
        </w:r>
      </w:ins>
      <w:ins w:id="542" w:author="Christoffer Vissing" w:date="2023-08-07T11:42:00Z">
        <w:r w:rsidR="00B4257D">
          <w:rPr>
            <w:rFonts w:ascii="Roboto" w:hAnsi="Roboto"/>
            <w:sz w:val="22"/>
            <w:szCs w:val="22"/>
          </w:rPr>
          <w:t>-5</w:t>
        </w:r>
      </w:ins>
      <w:ins w:id="543" w:author="Christoffer Vissing" w:date="2023-08-07T14:19:00Z">
        <w:r w:rsidR="00102552">
          <w:rPr>
            <w:rFonts w:ascii="Roboto" w:hAnsi="Roboto"/>
            <w:sz w:val="22"/>
            <w:szCs w:val="22"/>
          </w:rPr>
          <w:t>6</w:t>
        </w:r>
      </w:ins>
      <w:ins w:id="544" w:author="Christoffer Vissing" w:date="2023-08-07T11:41:00Z">
        <w:r w:rsidR="00B4257D">
          <w:rPr>
            <w:rFonts w:ascii="Roboto" w:hAnsi="Roboto"/>
            <w:sz w:val="22"/>
            <w:szCs w:val="22"/>
          </w:rPr>
          <w:t>]</w:t>
        </w:r>
      </w:ins>
      <w:ins w:id="545" w:author="Christoffer Vissing" w:date="2023-08-07T11:42:00Z">
        <w:r w:rsidR="00B4257D">
          <w:rPr>
            <w:rFonts w:ascii="Roboto" w:hAnsi="Roboto"/>
            <w:sz w:val="22"/>
            <w:szCs w:val="22"/>
          </w:rPr>
          <w:t>, p &lt;0.001), ventricular arrhythmias (HR 3.8</w:t>
        </w:r>
      </w:ins>
      <w:ins w:id="546" w:author="Christoffer Vissing" w:date="2023-08-07T14:20:00Z">
        <w:r w:rsidR="00102552">
          <w:rPr>
            <w:rFonts w:ascii="Roboto" w:hAnsi="Roboto"/>
            <w:sz w:val="22"/>
            <w:szCs w:val="22"/>
          </w:rPr>
          <w:t>2</w:t>
        </w:r>
      </w:ins>
      <w:ins w:id="547" w:author="Christoffer Vissing" w:date="2023-08-07T11:42:00Z">
        <w:r w:rsidR="00B4257D">
          <w:rPr>
            <w:rFonts w:ascii="Roboto" w:hAnsi="Roboto"/>
            <w:sz w:val="22"/>
            <w:szCs w:val="22"/>
          </w:rPr>
          <w:t xml:space="preserve"> [CI </w:t>
        </w:r>
      </w:ins>
      <w:ins w:id="548" w:author="Christoffer Vissing" w:date="2023-08-07T14:20:00Z">
        <w:r w:rsidR="00102552">
          <w:rPr>
            <w:rFonts w:ascii="Roboto" w:hAnsi="Roboto"/>
            <w:sz w:val="22"/>
            <w:szCs w:val="22"/>
          </w:rPr>
          <w:t>2.73</w:t>
        </w:r>
      </w:ins>
      <w:ins w:id="549" w:author="Christoffer Vissing" w:date="2023-08-07T11:42:00Z">
        <w:r w:rsidR="00B4257D">
          <w:rPr>
            <w:rFonts w:ascii="Roboto" w:hAnsi="Roboto"/>
            <w:sz w:val="22"/>
            <w:szCs w:val="22"/>
          </w:rPr>
          <w:t>-</w:t>
        </w:r>
      </w:ins>
      <w:ins w:id="550" w:author="Christoffer Vissing" w:date="2023-08-07T14:20:00Z">
        <w:r w:rsidR="00102552">
          <w:rPr>
            <w:rFonts w:ascii="Roboto" w:hAnsi="Roboto"/>
            <w:sz w:val="22"/>
            <w:szCs w:val="22"/>
          </w:rPr>
          <w:t>5.3</w:t>
        </w:r>
      </w:ins>
      <w:ins w:id="551" w:author="Christoffer Vissing" w:date="2023-08-07T11:42:00Z">
        <w:r w:rsidR="00B4257D">
          <w:rPr>
            <w:rFonts w:ascii="Roboto" w:hAnsi="Roboto"/>
            <w:sz w:val="22"/>
            <w:szCs w:val="22"/>
          </w:rPr>
          <w:t>] p &lt;0.001)</w:t>
        </w:r>
      </w:ins>
      <w:ins w:id="552" w:author="Christoffer Vissing" w:date="2023-08-07T11:43:00Z">
        <w:r w:rsidR="00B4257D">
          <w:rPr>
            <w:rFonts w:ascii="Roboto" w:hAnsi="Roboto"/>
            <w:sz w:val="22"/>
            <w:szCs w:val="22"/>
          </w:rPr>
          <w:t xml:space="preserve"> and death (HR </w:t>
        </w:r>
      </w:ins>
      <w:ins w:id="553" w:author="Christoffer Vissing" w:date="2023-08-07T14:20:00Z">
        <w:r w:rsidR="00102552">
          <w:rPr>
            <w:rFonts w:ascii="Roboto" w:hAnsi="Roboto"/>
            <w:sz w:val="22"/>
            <w:szCs w:val="22"/>
          </w:rPr>
          <w:t>3</w:t>
        </w:r>
      </w:ins>
      <w:ins w:id="554" w:author="Christoffer Vissing" w:date="2023-08-07T11:43:00Z">
        <w:r w:rsidR="00B4257D">
          <w:rPr>
            <w:rFonts w:ascii="Roboto" w:hAnsi="Roboto"/>
            <w:sz w:val="22"/>
            <w:szCs w:val="22"/>
          </w:rPr>
          <w:t>.</w:t>
        </w:r>
      </w:ins>
      <w:ins w:id="555" w:author="Christoffer Vissing" w:date="2023-08-07T14:20:00Z">
        <w:r w:rsidR="00102552">
          <w:rPr>
            <w:rFonts w:ascii="Roboto" w:hAnsi="Roboto"/>
            <w:sz w:val="22"/>
            <w:szCs w:val="22"/>
          </w:rPr>
          <w:t>8</w:t>
        </w:r>
      </w:ins>
      <w:ins w:id="556" w:author="Christoffer Vissing" w:date="2023-08-07T11:43:00Z">
        <w:r w:rsidR="00B4257D">
          <w:rPr>
            <w:rFonts w:ascii="Roboto" w:hAnsi="Roboto"/>
            <w:sz w:val="22"/>
            <w:szCs w:val="22"/>
          </w:rPr>
          <w:t xml:space="preserve"> [CI 3.</w:t>
        </w:r>
      </w:ins>
      <w:ins w:id="557" w:author="Christoffer Vissing" w:date="2023-08-07T14:20:00Z">
        <w:r w:rsidR="00102552">
          <w:rPr>
            <w:rFonts w:ascii="Roboto" w:hAnsi="Roboto"/>
            <w:sz w:val="22"/>
            <w:szCs w:val="22"/>
          </w:rPr>
          <w:t>09</w:t>
        </w:r>
      </w:ins>
      <w:ins w:id="558" w:author="Christoffer Vissing" w:date="2023-08-07T11:43:00Z">
        <w:r w:rsidR="00B4257D">
          <w:rPr>
            <w:rFonts w:ascii="Roboto" w:hAnsi="Roboto"/>
            <w:sz w:val="22"/>
            <w:szCs w:val="22"/>
          </w:rPr>
          <w:t>-4.</w:t>
        </w:r>
      </w:ins>
      <w:ins w:id="559" w:author="Christoffer Vissing" w:date="2023-08-07T14:20:00Z">
        <w:r w:rsidR="00102552">
          <w:rPr>
            <w:rFonts w:ascii="Roboto" w:hAnsi="Roboto"/>
            <w:sz w:val="22"/>
            <w:szCs w:val="22"/>
          </w:rPr>
          <w:t>7</w:t>
        </w:r>
      </w:ins>
      <w:ins w:id="560" w:author="Christoffer Vissing" w:date="2023-08-07T11:43:00Z">
        <w:r w:rsidR="00B4257D">
          <w:rPr>
            <w:rFonts w:ascii="Roboto" w:hAnsi="Roboto"/>
            <w:sz w:val="22"/>
            <w:szCs w:val="22"/>
          </w:rPr>
          <w:t>]</w:t>
        </w:r>
      </w:ins>
      <w:ins w:id="561" w:author="Christoffer Vissing" w:date="2023-08-07T11:46:00Z">
        <w:r w:rsidR="000F3B75">
          <w:rPr>
            <w:rFonts w:ascii="Roboto" w:hAnsi="Roboto"/>
            <w:sz w:val="22"/>
            <w:szCs w:val="22"/>
          </w:rPr>
          <w:t>, p &lt;0.001).</w:t>
        </w:r>
      </w:ins>
      <w:ins w:id="562" w:author="Christoffer Vissing" w:date="2023-08-07T16:30:00Z">
        <w:r w:rsidR="00DF496A">
          <w:rPr>
            <w:rFonts w:ascii="Roboto" w:hAnsi="Roboto"/>
            <w:sz w:val="22"/>
            <w:szCs w:val="22"/>
          </w:rPr>
          <w:t xml:space="preserve"> </w:t>
        </w:r>
      </w:ins>
      <w:commentRangeStart w:id="563"/>
      <w:ins w:id="564" w:author="Christoffer Vissing" w:date="2023-08-07T16:31:00Z">
        <w:r w:rsidR="00DF496A">
          <w:rPr>
            <w:rFonts w:ascii="Roboto" w:hAnsi="Roboto"/>
            <w:sz w:val="22"/>
            <w:szCs w:val="22"/>
          </w:rPr>
          <w:t xml:space="preserve">For </w:t>
        </w:r>
      </w:ins>
      <w:ins w:id="565" w:author="Christoffer Vissing" w:date="2023-08-07T16:33:00Z">
        <w:r w:rsidR="00DF496A">
          <w:rPr>
            <w:rFonts w:ascii="Roboto" w:hAnsi="Roboto"/>
            <w:sz w:val="22"/>
            <w:szCs w:val="22"/>
          </w:rPr>
          <w:t>outcomes</w:t>
        </w:r>
      </w:ins>
      <w:ins w:id="566" w:author="Christoffer Vissing" w:date="2023-08-07T16:31:00Z">
        <w:r w:rsidR="00DF496A">
          <w:rPr>
            <w:rFonts w:ascii="Roboto" w:hAnsi="Roboto"/>
            <w:sz w:val="22"/>
            <w:szCs w:val="22"/>
          </w:rPr>
          <w:t xml:space="preserve"> in which </w:t>
        </w:r>
      </w:ins>
      <w:ins w:id="567" w:author="Christoffer Vissing" w:date="2023-08-07T16:32:00Z">
        <w:r w:rsidR="00DF496A">
          <w:rPr>
            <w:rFonts w:ascii="Roboto" w:hAnsi="Roboto"/>
            <w:sz w:val="22"/>
            <w:szCs w:val="22"/>
          </w:rPr>
          <w:t xml:space="preserve">a significant </w:t>
        </w:r>
      </w:ins>
      <w:ins w:id="568" w:author="Christoffer Vissing" w:date="2023-08-07T16:31:00Z">
        <w:r w:rsidR="00DF496A">
          <w:rPr>
            <w:rFonts w:ascii="Roboto" w:hAnsi="Roboto"/>
            <w:sz w:val="22"/>
            <w:szCs w:val="22"/>
          </w:rPr>
          <w:t>interaction</w:t>
        </w:r>
      </w:ins>
      <w:ins w:id="569" w:author="Christoffer Vissing" w:date="2023-08-07T16:32:00Z">
        <w:r w:rsidR="00DF496A">
          <w:rPr>
            <w:rFonts w:ascii="Roboto" w:hAnsi="Roboto"/>
            <w:sz w:val="22"/>
            <w:szCs w:val="22"/>
          </w:rPr>
          <w:t xml:space="preserve"> was found </w:t>
        </w:r>
      </w:ins>
      <w:ins w:id="570" w:author="Christoffer Vissing" w:date="2023-08-07T16:33:00Z">
        <w:r w:rsidR="00DF496A">
          <w:rPr>
            <w:rFonts w:ascii="Roboto" w:hAnsi="Roboto"/>
            <w:sz w:val="22"/>
            <w:szCs w:val="22"/>
          </w:rPr>
          <w:t>between an exposure and</w:t>
        </w:r>
      </w:ins>
      <w:ins w:id="571" w:author="Christoffer Vissing" w:date="2023-08-07T16:31:00Z">
        <w:r w:rsidR="00DF496A">
          <w:rPr>
            <w:rFonts w:ascii="Roboto" w:hAnsi="Roboto"/>
            <w:sz w:val="22"/>
            <w:szCs w:val="22"/>
          </w:rPr>
          <w:t xml:space="preserve"> </w:t>
        </w:r>
      </w:ins>
      <w:ins w:id="572" w:author="Christoffer Vissing" w:date="2023-08-07T16:34:00Z">
        <w:r w:rsidR="00DF496A">
          <w:rPr>
            <w:rFonts w:ascii="Roboto" w:hAnsi="Roboto"/>
            <w:sz w:val="22"/>
            <w:szCs w:val="22"/>
          </w:rPr>
          <w:t xml:space="preserve">sarcomere variant status, the combined effect can be seen </w:t>
        </w:r>
      </w:ins>
      <w:ins w:id="573" w:author="Christoffer Vissing" w:date="2023-08-07T16:35:00Z">
        <w:r w:rsidR="00DF496A">
          <w:rPr>
            <w:rFonts w:ascii="Roboto" w:hAnsi="Roboto"/>
            <w:sz w:val="22"/>
            <w:szCs w:val="22"/>
          </w:rPr>
          <w:t xml:space="preserve">according to sarcomere variant status </w:t>
        </w:r>
      </w:ins>
      <w:ins w:id="574" w:author="Christoffer Vissing" w:date="2023-08-07T16:34:00Z">
        <w:r w:rsidR="00DF496A">
          <w:rPr>
            <w:rFonts w:ascii="Roboto" w:hAnsi="Roboto"/>
            <w:sz w:val="22"/>
            <w:szCs w:val="22"/>
          </w:rPr>
          <w:t xml:space="preserve">in </w:t>
        </w:r>
      </w:ins>
      <w:ins w:id="575" w:author="Christoffer Vissing" w:date="2023-08-07T16:30:00Z">
        <w:r w:rsidR="00DF496A" w:rsidRPr="00C07642">
          <w:rPr>
            <w:rFonts w:ascii="Roboto" w:hAnsi="Roboto"/>
            <w:b/>
            <w:bCs/>
            <w:sz w:val="22"/>
            <w:szCs w:val="22"/>
            <w:rPrChange w:id="576" w:author="Christoffer Vissing" w:date="2023-08-08T14:32:00Z">
              <w:rPr>
                <w:rFonts w:ascii="Roboto" w:hAnsi="Roboto"/>
                <w:sz w:val="22"/>
                <w:szCs w:val="22"/>
              </w:rPr>
            </w:rPrChange>
          </w:rPr>
          <w:t xml:space="preserve">Supplementary Figure </w:t>
        </w:r>
      </w:ins>
      <w:ins w:id="577" w:author="Christoffer Vissing" w:date="2023-08-08T11:33:00Z">
        <w:r w:rsidR="00037B48" w:rsidRPr="00C07642">
          <w:rPr>
            <w:rFonts w:ascii="Roboto" w:hAnsi="Roboto"/>
            <w:b/>
            <w:bCs/>
            <w:sz w:val="22"/>
            <w:szCs w:val="22"/>
            <w:rPrChange w:id="578" w:author="Christoffer Vissing" w:date="2023-08-08T14:32:00Z">
              <w:rPr>
                <w:rFonts w:ascii="Roboto" w:hAnsi="Roboto"/>
                <w:sz w:val="22"/>
                <w:szCs w:val="22"/>
              </w:rPr>
            </w:rPrChange>
          </w:rPr>
          <w:t>3</w:t>
        </w:r>
      </w:ins>
      <w:commentRangeEnd w:id="563"/>
      <w:r w:rsidR="002F2FB6">
        <w:rPr>
          <w:rStyle w:val="CommentReference"/>
        </w:rPr>
        <w:commentReference w:id="563"/>
      </w:r>
      <w:ins w:id="579" w:author="Christoffer Vissing" w:date="2023-08-07T16:34:00Z">
        <w:r w:rsidR="00DF496A">
          <w:rPr>
            <w:rFonts w:ascii="Roboto" w:hAnsi="Roboto"/>
            <w:sz w:val="22"/>
            <w:szCs w:val="22"/>
          </w:rPr>
          <w:t>.</w:t>
        </w:r>
      </w:ins>
      <w:del w:id="580" w:author="Christoffer Vissing" w:date="2023-08-07T11:39:00Z">
        <w:r w:rsidR="00C72953" w:rsidDel="00B4257D">
          <w:rPr>
            <w:rFonts w:ascii="Roboto" w:hAnsi="Roboto"/>
            <w:sz w:val="22"/>
            <w:szCs w:val="22"/>
          </w:rPr>
          <w:delText>.</w:delText>
        </w:r>
      </w:del>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166A924A"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ins w:id="581" w:author="Ho, Carolyn Y.,MD" w:date="2023-08-19T13:58:00Z">
        <w:r w:rsidR="002F2FB6">
          <w:rPr>
            <w:rFonts w:ascii="Roboto" w:hAnsi="Roboto"/>
            <w:sz w:val="22"/>
            <w:szCs w:val="22"/>
          </w:rPr>
          <w:t xml:space="preserve">all-cause </w:t>
        </w:r>
      </w:ins>
      <w:r w:rsidR="005033ED">
        <w:rPr>
          <w:rFonts w:ascii="Roboto" w:hAnsi="Roboto"/>
          <w:sz w:val="22"/>
          <w:szCs w:val="22"/>
        </w:rPr>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r w:rsidR="009C7FDC">
        <w:rPr>
          <w:rFonts w:ascii="Roboto" w:hAnsi="Roboto"/>
          <w:sz w:val="22"/>
          <w:szCs w:val="22"/>
        </w:rPr>
        <w:t>among</w:t>
      </w:r>
      <w:r w:rsidR="00B215FC">
        <w:rPr>
          <w:rFonts w:ascii="Roboto" w:hAnsi="Roboto"/>
          <w:sz w:val="22"/>
          <w:szCs w:val="22"/>
        </w:rPr>
        <w:t xml:space="preserve"> patients with </w:t>
      </w:r>
      <w:proofErr w:type="spellStart"/>
      <w:r w:rsidR="00B215FC">
        <w:rPr>
          <w:rFonts w:ascii="Roboto" w:hAnsi="Roboto"/>
          <w:sz w:val="22"/>
          <w:szCs w:val="22"/>
        </w:rPr>
        <w:t>sarcomeric</w:t>
      </w:r>
      <w:proofErr w:type="spellEnd"/>
      <w:r w:rsidR="00B215FC">
        <w:rPr>
          <w:rFonts w:ascii="Roboto" w:hAnsi="Roboto"/>
          <w:sz w:val="22"/>
          <w:szCs w:val="22"/>
        </w:rPr>
        <w:t xml:space="preserve"> HCM (63 </w:t>
      </w:r>
      <w:del w:id="582" w:author="Christoffer Vissing" w:date="2023-06-28T14:21:00Z">
        <w:r w:rsidR="00B215FC" w:rsidDel="003323F6">
          <w:rPr>
            <w:rFonts w:ascii="Roboto" w:hAnsi="Roboto"/>
            <w:sz w:val="22"/>
            <w:szCs w:val="22"/>
          </w:rPr>
          <w:delText>vs</w:delText>
        </w:r>
      </w:del>
      <w:ins w:id="583" w:author="Christoffer Vissing" w:date="2023-06-28T14:21:00Z">
        <w:r w:rsidR="003323F6">
          <w:rPr>
            <w:rFonts w:ascii="Roboto" w:hAnsi="Roboto"/>
            <w:sz w:val="22"/>
            <w:szCs w:val="22"/>
          </w:rPr>
          <w:t>versus</w:t>
        </w:r>
      </w:ins>
      <w:r w:rsidR="00B215FC">
        <w:rPr>
          <w:rFonts w:ascii="Roboto" w:hAnsi="Roboto"/>
          <w:sz w:val="22"/>
          <w:szCs w:val="22"/>
        </w:rPr>
        <w:t xml:space="preserve"> </w:t>
      </w:r>
      <w:r w:rsidR="009C7FDC">
        <w:rPr>
          <w:rFonts w:ascii="Roboto" w:hAnsi="Roboto"/>
          <w:sz w:val="22"/>
          <w:szCs w:val="22"/>
        </w:rPr>
        <w:t xml:space="preserve">70 years, p &lt;0.0001).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del w:id="584" w:author="Christoffer Vissing" w:date="2023-06-28T14:21:00Z">
        <w:r w:rsidR="009C7FDC" w:rsidDel="003323F6">
          <w:rPr>
            <w:rFonts w:ascii="Roboto" w:hAnsi="Roboto"/>
            <w:sz w:val="22"/>
            <w:szCs w:val="22"/>
          </w:rPr>
          <w:delText>vs</w:delText>
        </w:r>
      </w:del>
      <w:ins w:id="585" w:author="Christoffer Vissing" w:date="2023-06-28T14:21:00Z">
        <w:r w:rsidR="003323F6">
          <w:rPr>
            <w:rFonts w:ascii="Roboto" w:hAnsi="Roboto"/>
            <w:sz w:val="22"/>
            <w:szCs w:val="22"/>
          </w:rPr>
          <w:t>versus</w:t>
        </w:r>
      </w:ins>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del w:id="586" w:author="Christoffer Vissing" w:date="2023-06-28T14:21:00Z">
        <w:r w:rsidR="009C7FDC" w:rsidDel="003323F6">
          <w:rPr>
            <w:rFonts w:ascii="Roboto" w:hAnsi="Roboto"/>
            <w:sz w:val="22"/>
            <w:szCs w:val="22"/>
          </w:rPr>
          <w:delText>vs</w:delText>
        </w:r>
      </w:del>
      <w:ins w:id="587" w:author="Christoffer Vissing" w:date="2023-06-28T14:21:00Z">
        <w:r w:rsidR="003323F6">
          <w:rPr>
            <w:rFonts w:ascii="Roboto" w:hAnsi="Roboto"/>
            <w:sz w:val="22"/>
            <w:szCs w:val="22"/>
          </w:rPr>
          <w:t>versus</w:t>
        </w:r>
      </w:ins>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xml:space="preserve">, which shows a higher cumulative incidence of </w:t>
      </w:r>
      <w:commentRangeStart w:id="588"/>
      <w:r w:rsidR="009B391A">
        <w:rPr>
          <w:rFonts w:ascii="Roboto" w:hAnsi="Roboto"/>
          <w:sz w:val="22"/>
          <w:szCs w:val="22"/>
        </w:rPr>
        <w:t>HCM-related death</w:t>
      </w:r>
      <w:commentRangeEnd w:id="588"/>
      <w:r w:rsidR="002F2FB6">
        <w:rPr>
          <w:rStyle w:val="CommentReference"/>
        </w:rPr>
        <w:commentReference w:id="588"/>
      </w:r>
      <w:r w:rsidR="009B391A">
        <w:rPr>
          <w:rFonts w:ascii="Roboto" w:hAnsi="Roboto"/>
          <w:sz w:val="22"/>
          <w:szCs w:val="22"/>
        </w:rPr>
        <w:t xml:space="preserve">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r w:rsidR="00394A0C">
        <w:rPr>
          <w:rFonts w:ascii="Roboto" w:hAnsi="Roboto"/>
          <w:sz w:val="22"/>
          <w:szCs w:val="22"/>
        </w:rPr>
        <w:t xml:space="preserve"> </w:t>
      </w:r>
      <w:commentRangeStart w:id="589"/>
      <w:r w:rsidR="00200626">
        <w:rPr>
          <w:rFonts w:ascii="Roboto" w:hAnsi="Roboto"/>
          <w:sz w:val="22"/>
          <w:szCs w:val="22"/>
        </w:rPr>
        <w:t xml:space="preserve">Patients with LP/P sarcomere variants </w:t>
      </w:r>
      <w:commentRangeEnd w:id="589"/>
      <w:r w:rsidR="002F2FB6">
        <w:rPr>
          <w:rStyle w:val="CommentReference"/>
        </w:rPr>
        <w:commentReference w:id="589"/>
      </w:r>
      <w:r w:rsidR="00200626">
        <w:rPr>
          <w:rFonts w:ascii="Roboto" w:hAnsi="Roboto"/>
          <w:sz w:val="22"/>
          <w:szCs w:val="22"/>
        </w:rPr>
        <w:t>were also found to have a higher age-standardized incidence of cardiovascular death (SIR 1.90 [CI: 1.61 to 2.23) and all-cause mortality (SIR 1.27 [CI: 1.13 to 1.43]) (</w:t>
      </w:r>
      <w:r w:rsidR="00200626" w:rsidRPr="00200626">
        <w:rPr>
          <w:rFonts w:ascii="Roboto" w:hAnsi="Roboto"/>
          <w:b/>
          <w:bCs/>
          <w:sz w:val="22"/>
          <w:szCs w:val="22"/>
        </w:rPr>
        <w:t xml:space="preserve">Supplementary Figure </w:t>
      </w:r>
      <w:r w:rsidR="005559AF">
        <w:rPr>
          <w:rFonts w:ascii="Roboto" w:hAnsi="Roboto"/>
          <w:b/>
          <w:bCs/>
          <w:sz w:val="22"/>
          <w:szCs w:val="22"/>
        </w:rPr>
        <w:t>4</w:t>
      </w:r>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590"/>
      <w:r w:rsidRPr="00DB6D77">
        <w:rPr>
          <w:rFonts w:ascii="Roboto" w:hAnsi="Roboto"/>
          <w:b/>
          <w:bCs/>
          <w:sz w:val="22"/>
          <w:szCs w:val="22"/>
        </w:rPr>
        <w:lastRenderedPageBreak/>
        <w:t>DISCUSSION</w:t>
      </w:r>
      <w:commentRangeEnd w:id="590"/>
      <w:r w:rsidR="006917FD">
        <w:rPr>
          <w:rStyle w:val="CommentReference"/>
        </w:rPr>
        <w:commentReference w:id="590"/>
      </w:r>
      <w:r w:rsidRPr="00DB6D77">
        <w:rPr>
          <w:rFonts w:ascii="Roboto" w:hAnsi="Roboto"/>
          <w:b/>
          <w:bCs/>
          <w:sz w:val="22"/>
          <w:szCs w:val="22"/>
        </w:rPr>
        <w:t xml:space="preserve">: </w:t>
      </w:r>
    </w:p>
    <w:p w14:paraId="4FF9DE24" w14:textId="6CB03927"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ins w:id="591" w:author="Ho, Carolyn Y.,MD" w:date="2023-08-19T14:07:00Z">
        <w:r w:rsidR="00A02633">
          <w:rPr>
            <w:rFonts w:ascii="Roboto" w:hAnsi="Roboto"/>
            <w:sz w:val="22"/>
            <w:szCs w:val="22"/>
          </w:rPr>
          <w:t xml:space="preserve">had more substantial LVH, </w:t>
        </w:r>
      </w:ins>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higher burden of cardiac arrhythmias, more 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r w:rsidR="00192803">
        <w:rPr>
          <w:rFonts w:ascii="Roboto" w:hAnsi="Roboto"/>
          <w:sz w:val="22"/>
          <w:szCs w:val="22"/>
        </w:rPr>
        <w:t>In contrast, non-</w:t>
      </w:r>
      <w:proofErr w:type="spellStart"/>
      <w:r w:rsidR="00192803">
        <w:rPr>
          <w:rFonts w:ascii="Roboto" w:hAnsi="Roboto"/>
          <w:sz w:val="22"/>
          <w:szCs w:val="22"/>
        </w:rPr>
        <w:t>sarcomeric</w:t>
      </w:r>
      <w:proofErr w:type="spellEnd"/>
      <w:r w:rsidR="00192803">
        <w:rPr>
          <w:rFonts w:ascii="Roboto" w:hAnsi="Roboto"/>
          <w:sz w:val="22"/>
          <w:szCs w:val="22"/>
        </w:rPr>
        <w:t xml:space="preserve"> HCM patients were more likely to be obese, have hypertension, report </w:t>
      </w:r>
      <w:r>
        <w:rPr>
          <w:rFonts w:ascii="Roboto" w:hAnsi="Roboto"/>
          <w:sz w:val="22"/>
          <w:szCs w:val="22"/>
        </w:rPr>
        <w:t>NYHA III-IV limitations,</w:t>
      </w:r>
      <w:r w:rsidR="00192803">
        <w:rPr>
          <w:rFonts w:ascii="Roboto" w:hAnsi="Roboto"/>
          <w:sz w:val="22"/>
          <w:szCs w:val="22"/>
        </w:rPr>
        <w:t xml:space="preserve"> and </w:t>
      </w:r>
      <w:r>
        <w:rPr>
          <w:rFonts w:ascii="Roboto" w:hAnsi="Roboto"/>
          <w:sz w:val="22"/>
          <w:szCs w:val="22"/>
        </w:rPr>
        <w:t>have</w:t>
      </w:r>
      <w:r w:rsidR="00192803">
        <w:rPr>
          <w:rFonts w:ascii="Roboto" w:hAnsi="Roboto"/>
          <w:sz w:val="22"/>
          <w:szCs w:val="22"/>
        </w:rPr>
        <w:t xml:space="preserve"> LV obstruction. </w:t>
      </w:r>
      <w:commentRangeStart w:id="592"/>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 xml:space="preserve">rates of ventricular arrhythmias and </w:t>
      </w:r>
      <w:ins w:id="593" w:author="Ho, Carolyn Y.,MD" w:date="2023-08-19T14:30:00Z">
        <w:r w:rsidR="00F55054">
          <w:rPr>
            <w:rFonts w:ascii="Roboto" w:hAnsi="Roboto"/>
            <w:sz w:val="22"/>
            <w:szCs w:val="22"/>
          </w:rPr>
          <w:t>advanced</w:t>
        </w:r>
      </w:ins>
      <w:del w:id="594" w:author="Ho, Carolyn Y.,MD" w:date="2023-08-19T14:30:00Z">
        <w:r w:rsidR="00875D58" w:rsidDel="00F55054">
          <w:rPr>
            <w:rFonts w:ascii="Roboto" w:hAnsi="Roboto"/>
            <w:sz w:val="22"/>
            <w:szCs w:val="22"/>
          </w:rPr>
          <w:delText>end-stage</w:delText>
        </w:r>
      </w:del>
      <w:r w:rsidR="00875D58">
        <w:rPr>
          <w:rFonts w:ascii="Roboto" w:hAnsi="Roboto"/>
          <w:sz w:val="22"/>
          <w:szCs w:val="22"/>
        </w:rPr>
        <w:t xml:space="preserve"> heart failure outcomes</w:t>
      </w:r>
      <w:r w:rsidR="002045AA">
        <w:rPr>
          <w:rFonts w:ascii="Roboto" w:hAnsi="Roboto"/>
          <w:sz w:val="22"/>
          <w:szCs w:val="22"/>
        </w:rPr>
        <w:t xml:space="preserve"> </w:t>
      </w:r>
      <w:del w:id="595" w:author="Christoffer Vissing" w:date="2023-06-30T11:40:00Z">
        <w:r w:rsidR="00875D58" w:rsidDel="00B06391">
          <w:rPr>
            <w:rFonts w:ascii="Roboto" w:hAnsi="Roboto"/>
            <w:sz w:val="22"/>
            <w:szCs w:val="22"/>
          </w:rPr>
          <w:delText xml:space="preserve">in </w:delText>
        </w:r>
      </w:del>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commentRangeEnd w:id="592"/>
      <w:r w:rsidR="00A02633">
        <w:rPr>
          <w:rStyle w:val="CommentReference"/>
        </w:rPr>
        <w:commentReference w:id="592"/>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w:t>
      </w:r>
      <w:del w:id="596" w:author="Ho, Carolyn Y.,MD" w:date="2023-08-19T14:10:00Z">
        <w:r w:rsidDel="00A02633">
          <w:rPr>
            <w:rFonts w:ascii="Roboto" w:hAnsi="Roboto"/>
            <w:sz w:val="22"/>
            <w:szCs w:val="22"/>
          </w:rPr>
          <w:delText>clinical</w:delText>
        </w:r>
        <w:r w:rsidR="00C55FA8" w:rsidRPr="00DB6D77" w:rsidDel="00A02633">
          <w:rPr>
            <w:rFonts w:ascii="Roboto" w:hAnsi="Roboto"/>
            <w:sz w:val="22"/>
            <w:szCs w:val="22"/>
          </w:rPr>
          <w:delText xml:space="preserve"> </w:delText>
        </w:r>
      </w:del>
      <w:r w:rsidR="00C55FA8" w:rsidRPr="00DB6D77">
        <w:rPr>
          <w:rFonts w:ascii="Roboto" w:hAnsi="Roboto"/>
          <w:sz w:val="22"/>
          <w:szCs w:val="22"/>
        </w:rPr>
        <w:t xml:space="preserve">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07C5AE88"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597" w:author="Christoffer Vissing" w:date="2023-06-28T14:21:00Z">
        <w:r w:rsidRPr="00DB6D77" w:rsidDel="003F641C">
          <w:rPr>
            <w:rFonts w:ascii="Roboto" w:hAnsi="Roboto"/>
            <w:b/>
            <w:bCs/>
            <w:sz w:val="22"/>
            <w:szCs w:val="22"/>
          </w:rPr>
          <w:delText>vs</w:delText>
        </w:r>
      </w:del>
      <w:ins w:id="598"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337FDE7B"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del w:id="599" w:author="Ho, Carolyn Y.,MD" w:date="2023-08-19T14:11:00Z">
        <w:r w:rsidR="007C252B" w:rsidDel="00A02633">
          <w:rPr>
            <w:rFonts w:ascii="Roboto" w:hAnsi="Roboto"/>
            <w:sz w:val="22"/>
            <w:szCs w:val="22"/>
          </w:rPr>
          <w:delText>However</w:delText>
        </w:r>
      </w:del>
      <w:ins w:id="600" w:author="Ho, Carolyn Y.,MD" w:date="2023-08-19T14:11:00Z">
        <w:r w:rsidR="00A02633">
          <w:rPr>
            <w:rFonts w:ascii="Roboto" w:hAnsi="Roboto"/>
            <w:sz w:val="22"/>
            <w:szCs w:val="22"/>
          </w:rPr>
          <w:t xml:space="preserve">We additionally provide new information regarding </w:t>
        </w:r>
      </w:ins>
      <w:del w:id="601" w:author="Ho, Carolyn Y.,MD" w:date="2023-08-19T14:11:00Z">
        <w:r w:rsidR="00D3112F" w:rsidDel="00A02633">
          <w:rPr>
            <w:rFonts w:ascii="Roboto" w:hAnsi="Roboto"/>
            <w:sz w:val="22"/>
            <w:szCs w:val="22"/>
          </w:rPr>
          <w:delText xml:space="preserve">, previous studies have not </w:delText>
        </w:r>
        <w:r w:rsidR="00D87B3B" w:rsidDel="00A02633">
          <w:rPr>
            <w:rFonts w:ascii="Roboto" w:hAnsi="Roboto"/>
            <w:sz w:val="22"/>
            <w:szCs w:val="22"/>
          </w:rPr>
          <w:delText>identified a</w:delText>
        </w:r>
      </w:del>
      <w:r w:rsidR="00D3112F">
        <w:rPr>
          <w:rFonts w:ascii="Roboto" w:hAnsi="Roboto"/>
          <w:sz w:val="22"/>
          <w:szCs w:val="22"/>
        </w:rPr>
        <w:t xml:space="preserve"> difference</w:t>
      </w:r>
      <w:ins w:id="602" w:author="Ho, Carolyn Y.,MD" w:date="2023-08-19T14:11:00Z">
        <w:r w:rsidR="00A02633">
          <w:rPr>
            <w:rFonts w:ascii="Roboto" w:hAnsi="Roboto"/>
            <w:sz w:val="22"/>
            <w:szCs w:val="22"/>
          </w:rPr>
          <w:t>s</w:t>
        </w:r>
      </w:ins>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del w:id="603" w:author="Ho, Carolyn Y.,MD" w:date="2023-08-19T14:12:00Z">
        <w:r w:rsidR="00790484" w:rsidDel="00A02633">
          <w:rPr>
            <w:rFonts w:ascii="Roboto" w:hAnsi="Roboto"/>
            <w:sz w:val="22"/>
            <w:szCs w:val="22"/>
          </w:rPr>
          <w:delText>In general</w:delText>
        </w:r>
        <w:r w:rsidR="00224206" w:rsidDel="00A02633">
          <w:rPr>
            <w:rFonts w:ascii="Roboto" w:hAnsi="Roboto"/>
            <w:sz w:val="22"/>
            <w:szCs w:val="22"/>
          </w:rPr>
          <w:delText>,</w:delText>
        </w:r>
      </w:del>
      <w:ins w:id="604" w:author="Ho, Carolyn Y.,MD" w:date="2023-08-19T14:12:00Z">
        <w:r w:rsidR="00A02633">
          <w:rPr>
            <w:rFonts w:ascii="Roboto" w:hAnsi="Roboto"/>
            <w:sz w:val="22"/>
            <w:szCs w:val="22"/>
          </w:rPr>
          <w:t>Overall,</w:t>
        </w:r>
      </w:ins>
      <w:r w:rsidR="00224206">
        <w:rPr>
          <w:rFonts w:ascii="Roboto" w:hAnsi="Roboto"/>
          <w:sz w:val="22"/>
          <w:szCs w:val="22"/>
        </w:rPr>
        <w:t xml:space="preserve"> patients </w:t>
      </w:r>
      <w:del w:id="605" w:author="Ho, Carolyn Y.,MD" w:date="2023-08-19T14:12:00Z">
        <w:r w:rsidR="00224206" w:rsidDel="00A02633">
          <w:rPr>
            <w:rFonts w:ascii="Roboto" w:hAnsi="Roboto"/>
            <w:sz w:val="22"/>
            <w:szCs w:val="22"/>
          </w:rPr>
          <w:delText>with HCM have</w:delText>
        </w:r>
      </w:del>
      <w:ins w:id="606" w:author="Ho, Carolyn Y.,MD" w:date="2023-08-19T14:12:00Z">
        <w:r w:rsidR="00A02633">
          <w:rPr>
            <w:rFonts w:ascii="Roboto" w:hAnsi="Roboto"/>
            <w:sz w:val="22"/>
            <w:szCs w:val="22"/>
          </w:rPr>
          <w:t>had</w:t>
        </w:r>
      </w:ins>
      <w:r w:rsidR="00224206">
        <w:rPr>
          <w:rFonts w:ascii="Roboto" w:hAnsi="Roboto"/>
          <w:sz w:val="22"/>
          <w:szCs w:val="22"/>
        </w:rPr>
        <w:t xml:space="preserve"> a </w:t>
      </w:r>
      <w:del w:id="607" w:author="Ho, Carolyn Y.,MD" w:date="2023-08-19T14:12:00Z">
        <w:r w:rsidR="00224206" w:rsidDel="00A02633">
          <w:rPr>
            <w:rFonts w:ascii="Roboto" w:hAnsi="Roboto"/>
            <w:sz w:val="22"/>
            <w:szCs w:val="22"/>
          </w:rPr>
          <w:delText xml:space="preserve">moderate </w:delText>
        </w:r>
      </w:del>
      <w:ins w:id="608" w:author="Ho, Carolyn Y.,MD" w:date="2023-08-19T14:12:00Z">
        <w:r w:rsidR="00A02633">
          <w:rPr>
            <w:rFonts w:ascii="Roboto" w:hAnsi="Roboto"/>
            <w:sz w:val="22"/>
            <w:szCs w:val="22"/>
          </w:rPr>
          <w:t>mild to moderate</w:t>
        </w:r>
        <w:r w:rsidR="00A02633">
          <w:rPr>
            <w:rFonts w:ascii="Roboto" w:hAnsi="Roboto"/>
            <w:sz w:val="22"/>
            <w:szCs w:val="22"/>
          </w:rPr>
          <w:t xml:space="preserve"> </w:t>
        </w:r>
      </w:ins>
      <w:r w:rsidR="00224206">
        <w:rPr>
          <w:rFonts w:ascii="Roboto" w:hAnsi="Roboto"/>
          <w:sz w:val="22"/>
          <w:szCs w:val="22"/>
        </w:rPr>
        <w:t>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 xml:space="preserve">in unadjusted analysis, when adjusting for </w:t>
      </w:r>
      <w:commentRangeStart w:id="609"/>
      <w:r w:rsidR="00132B28">
        <w:rPr>
          <w:rFonts w:ascii="Roboto" w:hAnsi="Roboto"/>
          <w:sz w:val="22"/>
          <w:szCs w:val="22"/>
        </w:rPr>
        <w:t xml:space="preserve">factors </w:t>
      </w:r>
      <w:commentRangeEnd w:id="609"/>
      <w:r w:rsidR="00A02633">
        <w:rPr>
          <w:rStyle w:val="CommentReference"/>
        </w:rPr>
        <w:commentReference w:id="609"/>
      </w:r>
      <w:r w:rsidR="00132B28">
        <w:rPr>
          <w:rFonts w:ascii="Roboto" w:hAnsi="Roboto"/>
          <w:sz w:val="22"/>
          <w:szCs w:val="22"/>
        </w:rPr>
        <w:t>known to correlate with peak oxygen uptake</w:t>
      </w:r>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r w:rsidR="00224206">
        <w:rPr>
          <w:rFonts w:ascii="Roboto" w:hAnsi="Roboto"/>
          <w:sz w:val="22"/>
          <w:szCs w:val="22"/>
        </w:rPr>
        <w:t xml:space="preserve"> </w:t>
      </w:r>
      <w:commentRangeStart w:id="610"/>
      <w:r w:rsidR="00224206">
        <w:rPr>
          <w:rFonts w:ascii="Roboto" w:hAnsi="Roboto"/>
          <w:sz w:val="22"/>
          <w:szCs w:val="22"/>
        </w:rPr>
        <w:t xml:space="preserve">This finding highlights the importance of </w:t>
      </w:r>
      <w:r w:rsidR="00261839">
        <w:rPr>
          <w:rFonts w:ascii="Roboto" w:hAnsi="Roboto"/>
          <w:sz w:val="22"/>
          <w:szCs w:val="22"/>
        </w:rPr>
        <w:t xml:space="preserve">encouraging </w:t>
      </w:r>
      <w:r w:rsidR="00224206">
        <w:rPr>
          <w:rFonts w:ascii="Roboto" w:hAnsi="Roboto"/>
          <w:sz w:val="22"/>
          <w:szCs w:val="22"/>
        </w:rPr>
        <w:t xml:space="preserve">regular exercise training, </w:t>
      </w:r>
      <w:del w:id="611" w:author="Ho, Carolyn Y.,MD" w:date="2023-08-19T14:14:00Z">
        <w:r w:rsidR="00224206" w:rsidDel="00442031">
          <w:rPr>
            <w:rFonts w:ascii="Roboto" w:hAnsi="Roboto"/>
            <w:sz w:val="22"/>
            <w:szCs w:val="22"/>
          </w:rPr>
          <w:delText xml:space="preserve">specifically </w:delText>
        </w:r>
      </w:del>
      <w:ins w:id="612" w:author="Ho, Carolyn Y.,MD" w:date="2023-08-19T14:14:00Z">
        <w:r w:rsidR="00442031">
          <w:rPr>
            <w:rFonts w:ascii="Roboto" w:hAnsi="Roboto"/>
            <w:sz w:val="22"/>
            <w:szCs w:val="22"/>
          </w:rPr>
          <w:t>par</w:t>
        </w:r>
      </w:ins>
      <w:ins w:id="613" w:author="Ho, Carolyn Y.,MD" w:date="2023-08-19T14:15:00Z">
        <w:r w:rsidR="00442031">
          <w:rPr>
            <w:rFonts w:ascii="Roboto" w:hAnsi="Roboto"/>
            <w:sz w:val="22"/>
            <w:szCs w:val="22"/>
          </w:rPr>
          <w:t>ticularly</w:t>
        </w:r>
      </w:ins>
      <w:ins w:id="614" w:author="Ho, Carolyn Y.,MD" w:date="2023-08-19T14:14:00Z">
        <w:r w:rsidR="00442031">
          <w:rPr>
            <w:rFonts w:ascii="Roboto" w:hAnsi="Roboto"/>
            <w:sz w:val="22"/>
            <w:szCs w:val="22"/>
          </w:rPr>
          <w:t xml:space="preserve"> </w:t>
        </w:r>
      </w:ins>
      <w:r w:rsidR="00224206">
        <w:rPr>
          <w:rFonts w:ascii="Roboto" w:hAnsi="Roboto"/>
          <w:sz w:val="22"/>
          <w:szCs w:val="22"/>
        </w:rPr>
        <w:t xml:space="preserve">for individuals with </w:t>
      </w:r>
      <w:proofErr w:type="spellStart"/>
      <w:r w:rsidR="00224206">
        <w:rPr>
          <w:rFonts w:ascii="Roboto" w:hAnsi="Roboto"/>
          <w:sz w:val="22"/>
          <w:szCs w:val="22"/>
        </w:rPr>
        <w:t>sarcomeric</w:t>
      </w:r>
      <w:proofErr w:type="spellEnd"/>
      <w:r w:rsidR="00224206">
        <w:rPr>
          <w:rFonts w:ascii="Roboto" w:hAnsi="Roboto"/>
          <w:sz w:val="22"/>
          <w:szCs w:val="22"/>
        </w:rPr>
        <w:t xml:space="preserve"> HCM, </w:t>
      </w:r>
      <w:r w:rsidR="00261839">
        <w:rPr>
          <w:rFonts w:ascii="Roboto" w:hAnsi="Roboto"/>
          <w:sz w:val="22"/>
          <w:szCs w:val="22"/>
        </w:rPr>
        <w:t>to</w:t>
      </w:r>
      <w:r w:rsidR="00224206">
        <w:rPr>
          <w:rFonts w:ascii="Roboto" w:hAnsi="Roboto"/>
          <w:sz w:val="22"/>
          <w:szCs w:val="22"/>
        </w:rPr>
        <w:t xml:space="preserve"> improve their functional capacity and quality of life.</w:t>
      </w:r>
      <w:r w:rsidR="003001C9">
        <w:rPr>
          <w:rFonts w:ascii="Roboto" w:hAnsi="Roboto"/>
          <w:sz w:val="22"/>
          <w:szCs w:val="22"/>
        </w:rPr>
        <w:t xml:space="preserve"> </w:t>
      </w:r>
      <w:commentRangeEnd w:id="610"/>
      <w:r w:rsidR="00442031">
        <w:rPr>
          <w:rStyle w:val="CommentReference"/>
        </w:rPr>
        <w:commentReference w:id="610"/>
      </w:r>
      <w:r w:rsidR="003001C9">
        <w:rPr>
          <w:rFonts w:ascii="Roboto" w:hAnsi="Roboto"/>
          <w:sz w:val="22"/>
          <w:szCs w:val="22"/>
        </w:rPr>
        <w:fldChar w:fldCharType="begin"/>
      </w:r>
      <w:r w:rsidR="0083228C">
        <w:rPr>
          <w:rFonts w:ascii="Roboto" w:hAnsi="Roboto"/>
          <w:sz w:val="22"/>
          <w:szCs w:val="22"/>
        </w:rPr>
        <w: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instrText>
      </w:r>
      <w:r w:rsidR="003001C9">
        <w:rPr>
          <w:rFonts w:ascii="Roboto" w:hAnsi="Roboto"/>
          <w:sz w:val="22"/>
          <w:szCs w:val="22"/>
        </w:rPr>
        <w:fldChar w:fldCharType="separate"/>
      </w:r>
      <w:r w:rsidR="0083228C" w:rsidRPr="0083228C">
        <w:rPr>
          <w:rFonts w:ascii="Roboto" w:hAnsi="Roboto"/>
          <w:sz w:val="22"/>
          <w:vertAlign w:val="superscript"/>
        </w:rPr>
        <w:t>13–18</w:t>
      </w:r>
      <w:r w:rsidR="003001C9">
        <w:rPr>
          <w:rFonts w:ascii="Roboto" w:hAnsi="Roboto"/>
          <w:sz w:val="22"/>
          <w:szCs w:val="22"/>
        </w:rPr>
        <w:fldChar w:fldCharType="end"/>
      </w:r>
      <w:r w:rsidR="00132B28">
        <w:rPr>
          <w:rFonts w:ascii="Roboto" w:hAnsi="Roboto"/>
          <w:sz w:val="22"/>
          <w:szCs w:val="22"/>
        </w:rPr>
        <w:t xml:space="preserve"> </w:t>
      </w:r>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lastRenderedPageBreak/>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2D7ABC18" w:rsidR="008F135E" w:rsidRDefault="00875D58" w:rsidP="00790484">
      <w:pPr>
        <w:spacing w:line="480" w:lineRule="auto"/>
        <w:rPr>
          <w:rFonts w:ascii="Roboto" w:hAnsi="Roboto"/>
          <w:sz w:val="22"/>
          <w:szCs w:val="22"/>
        </w:rPr>
      </w:pPr>
      <w:r w:rsidRPr="00862521">
        <w:rPr>
          <w:rFonts w:ascii="Roboto" w:hAnsi="Roboto"/>
          <w:sz w:val="22"/>
          <w:szCs w:val="22"/>
        </w:rPr>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del w:id="615" w:author="Ho, Carolyn Y.,MD" w:date="2023-08-19T14:20:00Z">
        <w:r w:rsidR="002045AA" w:rsidDel="00442031">
          <w:rPr>
            <w:rFonts w:ascii="Roboto" w:hAnsi="Roboto"/>
            <w:sz w:val="22"/>
            <w:szCs w:val="22"/>
          </w:rPr>
          <w:delText xml:space="preserve"> </w:delText>
        </w:r>
        <w:r w:rsidR="007D28C4" w:rsidDel="00442031">
          <w:rPr>
            <w:rFonts w:ascii="Roboto" w:hAnsi="Roboto"/>
            <w:sz w:val="22"/>
            <w:szCs w:val="22"/>
          </w:rPr>
          <w:delText>R</w:delText>
        </w:r>
        <w:r w:rsidR="002045AA" w:rsidDel="00442031">
          <w:rPr>
            <w:rFonts w:ascii="Roboto" w:hAnsi="Roboto"/>
            <w:sz w:val="22"/>
            <w:szCs w:val="22"/>
          </w:rPr>
          <w:delText>emarkably, w</w:delText>
        </w:r>
      </w:del>
      <w:ins w:id="616" w:author="Ho, Carolyn Y.,MD" w:date="2023-08-19T14:20:00Z">
        <w:r w:rsidR="00442031">
          <w:rPr>
            <w:rFonts w:ascii="Roboto" w:hAnsi="Roboto"/>
            <w:sz w:val="22"/>
            <w:szCs w:val="22"/>
          </w:rPr>
          <w:t xml:space="preserve"> W</w:t>
        </w:r>
      </w:ins>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ins w:id="617" w:author="Ho, Carolyn Y.,MD" w:date="2023-08-19T14:24:00Z">
        <w:r w:rsidR="0037248F">
          <w:rPr>
            <w:rFonts w:ascii="Roboto" w:hAnsi="Roboto"/>
            <w:sz w:val="22"/>
            <w:szCs w:val="22"/>
          </w:rPr>
          <w:t xml:space="preserve">We </w:t>
        </w:r>
      </w:ins>
      <w:ins w:id="618" w:author="Ho, Carolyn Y.,MD" w:date="2023-08-19T14:25:00Z">
        <w:r w:rsidR="0037248F">
          <w:rPr>
            <w:rFonts w:ascii="Roboto" w:hAnsi="Roboto"/>
            <w:sz w:val="22"/>
            <w:szCs w:val="22"/>
          </w:rPr>
          <w:t>confirm that o</w:t>
        </w:r>
      </w:ins>
      <w:del w:id="619" w:author="Ho, Carolyn Y.,MD" w:date="2023-08-19T14:24:00Z">
        <w:r w:rsidR="00AA4526" w:rsidDel="0037248F">
          <w:rPr>
            <w:rFonts w:ascii="Roboto" w:hAnsi="Roboto"/>
            <w:sz w:val="22"/>
            <w:szCs w:val="22"/>
          </w:rPr>
          <w:delText>O</w:delText>
        </w:r>
      </w:del>
      <w:r w:rsidR="00D33261">
        <w:rPr>
          <w:rFonts w:ascii="Roboto" w:hAnsi="Roboto"/>
          <w:sz w:val="22"/>
          <w:szCs w:val="22"/>
        </w:rPr>
        <w:t xml:space="preserve">besity </w:t>
      </w:r>
      <w:del w:id="620" w:author="Ho, Carolyn Y.,MD" w:date="2023-08-19T14:25:00Z">
        <w:r w:rsidR="00AA4526" w:rsidDel="0037248F">
          <w:rPr>
            <w:rFonts w:ascii="Roboto" w:hAnsi="Roboto"/>
            <w:sz w:val="22"/>
            <w:szCs w:val="22"/>
          </w:rPr>
          <w:delText xml:space="preserve">was identified </w:delText>
        </w:r>
        <w:r w:rsidR="00D33261" w:rsidDel="0037248F">
          <w:rPr>
            <w:rFonts w:ascii="Roboto" w:hAnsi="Roboto"/>
            <w:sz w:val="22"/>
            <w:szCs w:val="22"/>
          </w:rPr>
          <w:delText>to be</w:delText>
        </w:r>
      </w:del>
      <w:ins w:id="621" w:author="Ho, Carolyn Y.,MD" w:date="2023-08-19T14:25:00Z">
        <w:r w:rsidR="0037248F">
          <w:rPr>
            <w:rFonts w:ascii="Roboto" w:hAnsi="Roboto"/>
            <w:sz w:val="22"/>
            <w:szCs w:val="22"/>
          </w:rPr>
          <w:t>is</w:t>
        </w:r>
      </w:ins>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del w:id="622" w:author="Ho, Carolyn Y.,MD" w:date="2023-08-19T14:22:00Z">
        <w:r w:rsidR="00D33261" w:rsidDel="00442031">
          <w:rPr>
            <w:rFonts w:ascii="Roboto" w:hAnsi="Roboto"/>
            <w:sz w:val="22"/>
            <w:szCs w:val="22"/>
          </w:rPr>
          <w:delText xml:space="preserve">associated </w:delText>
        </w:r>
      </w:del>
      <w:r w:rsidR="00D33261">
        <w:rPr>
          <w:rFonts w:ascii="Roboto" w:hAnsi="Roboto"/>
          <w:sz w:val="22"/>
          <w:szCs w:val="22"/>
        </w:rPr>
        <w:t>with a</w:t>
      </w:r>
      <w:ins w:id="623" w:author="Ho, Carolyn Y.,MD" w:date="2023-08-19T14:22:00Z">
        <w:r w:rsidR="00442031">
          <w:rPr>
            <w:rFonts w:ascii="Roboto" w:hAnsi="Roboto"/>
            <w:sz w:val="22"/>
            <w:szCs w:val="22"/>
          </w:rPr>
          <w:t>n</w:t>
        </w:r>
      </w:ins>
      <w:r w:rsidR="00D33261">
        <w:rPr>
          <w:rFonts w:ascii="Roboto" w:hAnsi="Roboto"/>
          <w:sz w:val="22"/>
          <w:szCs w:val="22"/>
        </w:rPr>
        <w:t xml:space="preserve"> </w:t>
      </w:r>
      <w:del w:id="624" w:author="Christoffer Vissing" w:date="2023-08-07T14:23:00Z">
        <w:r w:rsidR="00D33261" w:rsidDel="0083228C">
          <w:rPr>
            <w:rFonts w:ascii="Roboto" w:hAnsi="Roboto"/>
            <w:sz w:val="22"/>
            <w:szCs w:val="22"/>
          </w:rPr>
          <w:delText xml:space="preserve">HR of </w:delText>
        </w:r>
      </w:del>
      <w:del w:id="625" w:author="Christoffer Vissing" w:date="2023-07-24T11:01:00Z">
        <w:r w:rsidR="00D33261" w:rsidDel="00154659">
          <w:rPr>
            <w:rFonts w:ascii="Roboto" w:hAnsi="Roboto"/>
            <w:sz w:val="22"/>
            <w:szCs w:val="22"/>
          </w:rPr>
          <w:delText>1</w:delText>
        </w:r>
      </w:del>
      <w:ins w:id="626" w:author="Christoffer Vissing" w:date="2023-08-07T14:23:00Z">
        <w:r w:rsidR="0083228C">
          <w:rPr>
            <w:rFonts w:ascii="Roboto" w:hAnsi="Roboto"/>
            <w:sz w:val="22"/>
            <w:szCs w:val="22"/>
          </w:rPr>
          <w:t>80% higher</w:t>
        </w:r>
      </w:ins>
      <w:ins w:id="627" w:author="Christoffer Vissing" w:date="2023-08-07T14:24:00Z">
        <w:r w:rsidR="0083228C">
          <w:rPr>
            <w:rFonts w:ascii="Roboto" w:hAnsi="Roboto"/>
            <w:sz w:val="22"/>
            <w:szCs w:val="22"/>
          </w:rPr>
          <w:t xml:space="preserve"> rate of obstruction in obese patients</w:t>
        </w:r>
      </w:ins>
      <w:ins w:id="628" w:author="Ho, Carolyn Y.,MD" w:date="2023-08-19T14:23:00Z">
        <w:r w:rsidR="00442031">
          <w:rPr>
            <w:rFonts w:ascii="Roboto" w:hAnsi="Roboto"/>
            <w:sz w:val="22"/>
            <w:szCs w:val="22"/>
          </w:rPr>
          <w:t xml:space="preserve"> and a </w:t>
        </w:r>
      </w:ins>
      <w:ins w:id="629" w:author="Christoffer Vissing" w:date="2023-08-07T14:24:00Z">
        <w:del w:id="630" w:author="Ho, Carolyn Y.,MD" w:date="2023-08-19T14:23:00Z">
          <w:r w:rsidR="0083228C" w:rsidDel="00442031">
            <w:rPr>
              <w:rFonts w:ascii="Roboto" w:hAnsi="Roboto"/>
              <w:sz w:val="22"/>
              <w:szCs w:val="22"/>
            </w:rPr>
            <w:delText xml:space="preserve">. Interestingly obesity seemed to have a </w:delText>
          </w:r>
        </w:del>
      </w:ins>
      <w:del w:id="631" w:author="Ho, Carolyn Y.,MD" w:date="2023-08-19T14:23:00Z">
        <w:r w:rsidR="00D33261" w:rsidDel="00442031">
          <w:rPr>
            <w:rFonts w:ascii="Roboto" w:hAnsi="Roboto"/>
            <w:sz w:val="22"/>
            <w:szCs w:val="22"/>
          </w:rPr>
          <w:delText>.</w:delText>
        </w:r>
      </w:del>
      <w:del w:id="632" w:author="Christoffer Vissing" w:date="2023-07-24T11:01:00Z">
        <w:r w:rsidR="00D33261" w:rsidDel="00154659">
          <w:rPr>
            <w:rFonts w:ascii="Roboto" w:hAnsi="Roboto"/>
            <w:sz w:val="22"/>
            <w:szCs w:val="22"/>
          </w:rPr>
          <w:delText>58 and 1.32 in</w:delText>
        </w:r>
      </w:del>
      <w:ins w:id="633" w:author="Christoffer Vissing" w:date="2023-07-24T11:02:00Z">
        <w:r w:rsidR="00154659">
          <w:rPr>
            <w:rFonts w:ascii="Roboto" w:hAnsi="Roboto"/>
            <w:sz w:val="22"/>
            <w:szCs w:val="22"/>
          </w:rPr>
          <w:t>larger effect</w:t>
        </w:r>
      </w:ins>
      <w:ins w:id="634" w:author="Christoffer Vissing" w:date="2023-08-07T14:24:00Z">
        <w:r w:rsidR="0083228C">
          <w:rPr>
            <w:rFonts w:ascii="Roboto" w:hAnsi="Roboto"/>
            <w:sz w:val="22"/>
            <w:szCs w:val="22"/>
          </w:rPr>
          <w:t xml:space="preserve"> </w:t>
        </w:r>
        <w:del w:id="635" w:author="Ho, Carolyn Y.,MD" w:date="2023-08-19T14:23:00Z">
          <w:r w:rsidR="0083228C" w:rsidDel="00442031">
            <w:rPr>
              <w:rFonts w:ascii="Roboto" w:hAnsi="Roboto"/>
              <w:sz w:val="22"/>
              <w:szCs w:val="22"/>
            </w:rPr>
            <w:delText>on developing LV</w:delText>
          </w:r>
        </w:del>
      </w:ins>
      <w:ins w:id="636" w:author="Christoffer Vissing" w:date="2023-08-07T14:25:00Z">
        <w:del w:id="637" w:author="Ho, Carolyn Y.,MD" w:date="2023-08-19T14:23:00Z">
          <w:r w:rsidR="0083228C" w:rsidDel="00442031">
            <w:rPr>
              <w:rFonts w:ascii="Roboto" w:hAnsi="Roboto"/>
              <w:sz w:val="22"/>
              <w:szCs w:val="22"/>
            </w:rPr>
            <w:delText xml:space="preserve"> obstruction</w:delText>
          </w:r>
        </w:del>
      </w:ins>
      <w:ins w:id="638" w:author="Christoffer Vissing" w:date="2023-07-24T11:02:00Z">
        <w:del w:id="639" w:author="Ho, Carolyn Y.,MD" w:date="2023-08-19T14:23:00Z">
          <w:r w:rsidR="00154659" w:rsidDel="00442031">
            <w:rPr>
              <w:rFonts w:ascii="Roboto" w:hAnsi="Roboto"/>
              <w:sz w:val="22"/>
              <w:szCs w:val="22"/>
            </w:rPr>
            <w:delText xml:space="preserve"> </w:delText>
          </w:r>
        </w:del>
        <w:r w:rsidR="00154659">
          <w:rPr>
            <w:rFonts w:ascii="Roboto" w:hAnsi="Roboto"/>
            <w:sz w:val="22"/>
            <w:szCs w:val="22"/>
          </w:rPr>
          <w:t>in patients with</w:t>
        </w:r>
      </w:ins>
      <w:del w:id="640" w:author="Christoffer Vissing" w:date="2023-07-24T11:02:00Z">
        <w:r w:rsidR="00D33261" w:rsidDel="00154659">
          <w:rPr>
            <w:rFonts w:ascii="Roboto" w:hAnsi="Roboto"/>
            <w:sz w:val="22"/>
            <w:szCs w:val="22"/>
          </w:rPr>
          <w:delText xml:space="preserve"> sarcomeric and</w:delText>
        </w:r>
      </w:del>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del w:id="641" w:author="Christoffer Vissing" w:date="2023-07-24T11:02:00Z">
        <w:r w:rsidR="00D33261" w:rsidDel="00154659">
          <w:rPr>
            <w:rFonts w:ascii="Roboto" w:hAnsi="Roboto"/>
            <w:sz w:val="22"/>
            <w:szCs w:val="22"/>
          </w:rPr>
          <w:delText xml:space="preserve"> respectively</w:delText>
        </w:r>
      </w:del>
      <w:r w:rsidR="00FA685D">
        <w:rPr>
          <w:rFonts w:ascii="Roboto" w:hAnsi="Roboto"/>
          <w:sz w:val="22"/>
          <w:szCs w:val="22"/>
        </w:rPr>
        <w:t>.</w:t>
      </w:r>
      <w:del w:id="642" w:author="Ho, Carolyn Y.,MD" w:date="2023-08-19T14:25:00Z">
        <w:r w:rsidR="00FA685D" w:rsidDel="0037248F">
          <w:rPr>
            <w:rFonts w:ascii="Roboto" w:hAnsi="Roboto"/>
            <w:sz w:val="22"/>
            <w:szCs w:val="22"/>
          </w:rPr>
          <w:delText xml:space="preserve"> This is</w:delText>
        </w:r>
        <w:r w:rsidR="0084063E" w:rsidDel="0037248F">
          <w:rPr>
            <w:rFonts w:ascii="Roboto" w:hAnsi="Roboto"/>
            <w:sz w:val="22"/>
            <w:szCs w:val="22"/>
          </w:rPr>
          <w:delText xml:space="preserve"> consistent with</w:delText>
        </w:r>
        <w:r w:rsidR="005C4292" w:rsidDel="0037248F">
          <w:rPr>
            <w:rFonts w:ascii="Roboto" w:hAnsi="Roboto"/>
            <w:sz w:val="22"/>
            <w:szCs w:val="22"/>
          </w:rPr>
          <w:delText xml:space="preserve"> the proposed impact of obesity </w:delText>
        </w:r>
        <w:r w:rsidR="0084063E" w:rsidDel="0037248F">
          <w:rPr>
            <w:rFonts w:ascii="Roboto" w:hAnsi="Roboto"/>
            <w:sz w:val="22"/>
            <w:szCs w:val="22"/>
          </w:rPr>
          <w:delText>report</w:delText>
        </w:r>
        <w:r w:rsidR="005C4292" w:rsidDel="0037248F">
          <w:rPr>
            <w:rFonts w:ascii="Roboto" w:hAnsi="Roboto"/>
            <w:sz w:val="22"/>
            <w:szCs w:val="22"/>
          </w:rPr>
          <w:delText>ed previously</w:delText>
        </w:r>
        <w:r w:rsidR="00D33261" w:rsidDel="0037248F">
          <w:rPr>
            <w:rFonts w:ascii="Roboto" w:hAnsi="Roboto"/>
            <w:sz w:val="22"/>
            <w:szCs w:val="22"/>
          </w:rPr>
          <w:delText>.</w:delText>
        </w:r>
      </w:del>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ins w:id="643" w:author="Christoffer Vissing" w:date="2023-08-04T11:26:00Z">
        <w:r w:rsidR="00345718">
          <w:rPr>
            <w:rFonts w:ascii="Roboto" w:hAnsi="Roboto"/>
            <w:sz w:val="22"/>
            <w:szCs w:val="22"/>
          </w:rPr>
          <w:t xml:space="preserve"> and</w:t>
        </w:r>
      </w:ins>
      <w:del w:id="644" w:author="Christoffer Vissing" w:date="2023-08-04T11:26:00Z">
        <w:r w:rsidR="0032350E" w:rsidDel="00345718">
          <w:rPr>
            <w:rFonts w:ascii="Roboto" w:hAnsi="Roboto"/>
            <w:sz w:val="22"/>
            <w:szCs w:val="22"/>
          </w:rPr>
          <w:delText>,</w:delText>
        </w:r>
      </w:del>
      <w:r w:rsidR="0032350E">
        <w:rPr>
          <w:rFonts w:ascii="Roboto" w:hAnsi="Roboto"/>
          <w:sz w:val="22"/>
          <w:szCs w:val="22"/>
        </w:rPr>
        <w:t xml:space="preserve"> sex</w:t>
      </w:r>
      <w:del w:id="645" w:author="Christoffer Vissing" w:date="2023-08-04T11:26:00Z">
        <w:r w:rsidR="00AA4526" w:rsidDel="00345718">
          <w:rPr>
            <w:rFonts w:ascii="Roboto" w:hAnsi="Roboto"/>
            <w:sz w:val="22"/>
            <w:szCs w:val="22"/>
          </w:rPr>
          <w:delText xml:space="preserve"> and </w:delText>
        </w:r>
        <w:commentRangeStart w:id="646"/>
        <w:r w:rsidR="00AA4526" w:rsidDel="00345718">
          <w:rPr>
            <w:rFonts w:ascii="Roboto" w:hAnsi="Roboto"/>
            <w:sz w:val="22"/>
            <w:szCs w:val="22"/>
          </w:rPr>
          <w:delText>other comorbidities</w:delText>
        </w:r>
      </w:del>
      <w:commentRangeEnd w:id="646"/>
      <w:r w:rsidR="00AA4526">
        <w:rPr>
          <w:rStyle w:val="CommentReference"/>
        </w:rPr>
        <w:commentReference w:id="646"/>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w:t>
      </w:r>
      <w:ins w:id="647" w:author="Ho, Carolyn Y.,MD" w:date="2023-08-19T14:27:00Z">
        <w:r w:rsidR="0037248F">
          <w:rPr>
            <w:rFonts w:ascii="Roboto" w:hAnsi="Roboto"/>
            <w:sz w:val="22"/>
            <w:szCs w:val="22"/>
          </w:rPr>
          <w:t xml:space="preserve">genetic substrate with </w:t>
        </w:r>
      </w:ins>
      <w:r w:rsidR="006463CE">
        <w:rPr>
          <w:rFonts w:ascii="Roboto" w:hAnsi="Roboto"/>
          <w:sz w:val="22"/>
          <w:szCs w:val="22"/>
        </w:rPr>
        <w:t>HCM</w:t>
      </w:r>
      <w:del w:id="648" w:author="Ho, Carolyn Y.,MD" w:date="2023-08-19T14:27:00Z">
        <w:r w:rsidR="006463CE" w:rsidDel="0037248F">
          <w:rPr>
            <w:rFonts w:ascii="Roboto" w:hAnsi="Roboto"/>
            <w:sz w:val="22"/>
            <w:szCs w:val="22"/>
          </w:rPr>
          <w:delText xml:space="preserve"> etiology</w:delText>
        </w:r>
      </w:del>
      <w:r w:rsidR="00FA685D">
        <w:rPr>
          <w:rFonts w:ascii="Roboto" w:hAnsi="Roboto"/>
          <w:sz w:val="22"/>
          <w:szCs w:val="22"/>
        </w:rPr>
        <w:t xml:space="preserve">. </w:t>
      </w:r>
      <w:del w:id="649" w:author="Christoffer Vissing" w:date="2023-08-07T14:26:00Z">
        <w:r w:rsidR="00FA685D" w:rsidDel="0083228C">
          <w:rPr>
            <w:rFonts w:ascii="Roboto" w:hAnsi="Roboto"/>
            <w:sz w:val="22"/>
            <w:szCs w:val="22"/>
          </w:rPr>
          <w:delText>I</w:delText>
        </w:r>
        <w:r w:rsidR="006463CE" w:rsidDel="0083228C">
          <w:rPr>
            <w:rFonts w:ascii="Roboto" w:hAnsi="Roboto"/>
            <w:sz w:val="22"/>
            <w:szCs w:val="22"/>
          </w:rPr>
          <w:delText xml:space="preserve">n patients with sarcomeric HCM, we </w:delText>
        </w:r>
        <w:r w:rsidR="00FA685D" w:rsidDel="0083228C">
          <w:rPr>
            <w:rFonts w:ascii="Roboto" w:hAnsi="Roboto"/>
            <w:sz w:val="22"/>
            <w:szCs w:val="22"/>
          </w:rPr>
          <w:delText xml:space="preserve">also </w:delText>
        </w:r>
        <w:r w:rsidR="006463CE" w:rsidDel="0083228C">
          <w:rPr>
            <w:rFonts w:ascii="Roboto" w:hAnsi="Roboto"/>
            <w:sz w:val="22"/>
            <w:szCs w:val="22"/>
          </w:rPr>
          <w:delText xml:space="preserve">found LV obstruction to associate with </w:delText>
        </w:r>
        <w:r w:rsidR="00FA685D" w:rsidDel="0083228C">
          <w:rPr>
            <w:rFonts w:ascii="Roboto" w:hAnsi="Roboto"/>
            <w:sz w:val="22"/>
            <w:szCs w:val="22"/>
          </w:rPr>
          <w:delText>onset of</w:delText>
        </w:r>
        <w:r w:rsidR="006463CE" w:rsidDel="0083228C">
          <w:rPr>
            <w:rFonts w:ascii="Roboto" w:hAnsi="Roboto"/>
            <w:sz w:val="22"/>
            <w:szCs w:val="22"/>
          </w:rPr>
          <w:delText xml:space="preserve"> atrial fibrillation.</w:delText>
        </w:r>
      </w:del>
    </w:p>
    <w:p w14:paraId="49917606" w14:textId="59B1321C"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del w:id="650" w:author="Christoffer Vissing" w:date="2023-06-30T11:43:00Z">
        <w:r w:rsidR="0032350E" w:rsidDel="00B06391">
          <w:rPr>
            <w:rFonts w:ascii="Roboto" w:hAnsi="Roboto"/>
            <w:sz w:val="22"/>
            <w:szCs w:val="22"/>
          </w:rPr>
          <w:delText xml:space="preserve">was </w:delText>
        </w:r>
      </w:del>
      <w:ins w:id="651" w:author="Christoffer Vissing" w:date="2023-06-30T11:43:00Z">
        <w:r w:rsidR="00B06391">
          <w:rPr>
            <w:rFonts w:ascii="Roboto" w:hAnsi="Roboto"/>
            <w:sz w:val="22"/>
            <w:szCs w:val="22"/>
          </w:rPr>
          <w:t xml:space="preserve">has been </w:t>
        </w:r>
      </w:ins>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w:t>
      </w:r>
      <w:del w:id="652" w:author="Christoffer Vissing" w:date="2023-07-10T09:28:00Z">
        <w:r w:rsidR="008A2E9A" w:rsidDel="00433EF5">
          <w:rPr>
            <w:rFonts w:ascii="Roboto" w:hAnsi="Roboto"/>
            <w:sz w:val="22"/>
            <w:szCs w:val="22"/>
          </w:rPr>
          <w:delText xml:space="preserve"> and was diagnosed in </w:delText>
        </w:r>
        <w:commentRangeStart w:id="653"/>
        <w:r w:rsidR="008A2E9A" w:rsidDel="00433EF5">
          <w:rPr>
            <w:rFonts w:ascii="Roboto" w:hAnsi="Roboto"/>
            <w:sz w:val="22"/>
            <w:szCs w:val="22"/>
          </w:rPr>
          <w:delText>more than half of these patients</w:delText>
        </w:r>
        <w:commentRangeEnd w:id="653"/>
        <w:r w:rsidR="0032350E" w:rsidDel="00433EF5">
          <w:rPr>
            <w:rStyle w:val="CommentReference"/>
          </w:rPr>
          <w:commentReference w:id="653"/>
        </w:r>
        <w:r w:rsidR="0032350E" w:rsidDel="00433EF5">
          <w:rPr>
            <w:rFonts w:ascii="Roboto" w:hAnsi="Roboto"/>
            <w:sz w:val="22"/>
            <w:szCs w:val="22"/>
          </w:rPr>
          <w:delText xml:space="preserve">, compared with </w:delText>
        </w:r>
      </w:del>
      <w:del w:id="654" w:author="Christoffer Vissing" w:date="2023-06-30T11:44:00Z">
        <w:r w:rsidR="0032350E" w:rsidDel="00B06391">
          <w:rPr>
            <w:rFonts w:ascii="Roboto" w:hAnsi="Roboto"/>
            <w:sz w:val="22"/>
            <w:szCs w:val="22"/>
          </w:rPr>
          <w:delText>1</w:delText>
        </w:r>
      </w:del>
      <w:del w:id="655" w:author="Christoffer Vissing" w:date="2023-07-10T09:28:00Z">
        <w:r w:rsidR="0032350E" w:rsidDel="00433EF5">
          <w:rPr>
            <w:rFonts w:ascii="Roboto" w:hAnsi="Roboto"/>
            <w:sz w:val="22"/>
            <w:szCs w:val="22"/>
          </w:rPr>
          <w:delText>9% of patients with sarcomeric HCM</w:delText>
        </w:r>
      </w:del>
      <w:r w:rsidR="008A2E9A">
        <w:rPr>
          <w:rFonts w:ascii="Roboto" w:hAnsi="Roboto"/>
          <w:sz w:val="22"/>
          <w:szCs w:val="22"/>
        </w:rPr>
        <w:t xml:space="preserve">. However, the impact of hypertension on progression of HCM </w:t>
      </w:r>
      <w:r w:rsidR="0032350E">
        <w:rPr>
          <w:rFonts w:ascii="Roboto" w:hAnsi="Roboto"/>
          <w:sz w:val="22"/>
          <w:szCs w:val="22"/>
        </w:rPr>
        <w:t xml:space="preserve">has not been </w:t>
      </w:r>
      <w:del w:id="656" w:author="Christoffer Vissing" w:date="2023-06-30T11:44:00Z">
        <w:r w:rsidR="0032350E" w:rsidDel="00B06391">
          <w:rPr>
            <w:rFonts w:ascii="Roboto" w:hAnsi="Roboto"/>
            <w:sz w:val="22"/>
            <w:szCs w:val="22"/>
          </w:rPr>
          <w:delText xml:space="preserve">previously </w:delText>
        </w:r>
      </w:del>
      <w:r w:rsidR="0032350E">
        <w:rPr>
          <w:rFonts w:ascii="Roboto" w:hAnsi="Roboto"/>
          <w:sz w:val="22"/>
          <w:szCs w:val="22"/>
        </w:rPr>
        <w:t>investigated</w:t>
      </w:r>
      <w:ins w:id="657" w:author="Christoffer Vissing" w:date="2023-06-30T11:44:00Z">
        <w:r w:rsidR="00B06391">
          <w:rPr>
            <w:rFonts w:ascii="Roboto" w:hAnsi="Roboto"/>
            <w:sz w:val="22"/>
            <w:szCs w:val="22"/>
          </w:rPr>
          <w:t xml:space="preserve"> previousl</w:t>
        </w:r>
      </w:ins>
      <w:ins w:id="658" w:author="Christoffer Vissing" w:date="2023-07-10T09:28:00Z">
        <w:r w:rsidR="00433EF5">
          <w:rPr>
            <w:rFonts w:ascii="Roboto" w:hAnsi="Roboto"/>
            <w:sz w:val="22"/>
            <w:szCs w:val="22"/>
          </w:rPr>
          <w:t>y</w:t>
        </w:r>
      </w:ins>
      <w:r w:rsidR="008A2E9A">
        <w:rPr>
          <w:rFonts w:ascii="Roboto" w:hAnsi="Roboto"/>
          <w:sz w:val="22"/>
          <w:szCs w:val="22"/>
        </w:rPr>
        <w:t xml:space="preserve">. In this study, hypertension </w:t>
      </w:r>
      <w:r w:rsidR="0032350E">
        <w:rPr>
          <w:rFonts w:ascii="Roboto" w:hAnsi="Roboto"/>
          <w:sz w:val="22"/>
          <w:szCs w:val="22"/>
        </w:rPr>
        <w:t>was</w:t>
      </w:r>
      <w:ins w:id="659" w:author="Christoffer Vissing" w:date="2023-08-07T14:26:00Z">
        <w:r w:rsidR="0083228C">
          <w:rPr>
            <w:rFonts w:ascii="Roboto" w:hAnsi="Roboto"/>
            <w:sz w:val="22"/>
            <w:szCs w:val="22"/>
          </w:rPr>
          <w:t xml:space="preserve"> associated with developing LV obstruction but no</w:t>
        </w:r>
      </w:ins>
      <w:del w:id="660" w:author="Christoffer Vissing" w:date="2023-08-07T14:26:00Z">
        <w:r w:rsidR="0032350E" w:rsidDel="0083228C">
          <w:rPr>
            <w:rFonts w:ascii="Roboto" w:hAnsi="Roboto"/>
            <w:sz w:val="22"/>
            <w:szCs w:val="22"/>
          </w:rPr>
          <w:delText xml:space="preserve"> not</w:delText>
        </w:r>
      </w:del>
      <w:r w:rsidR="0032350E">
        <w:rPr>
          <w:rFonts w:ascii="Roboto" w:hAnsi="Roboto"/>
          <w:sz w:val="22"/>
          <w:szCs w:val="22"/>
        </w:rPr>
        <w:t xml:space="preserve"> significant</w:t>
      </w:r>
      <w:del w:id="661" w:author="Christoffer Vissing" w:date="2023-08-07T14:26:00Z">
        <w:r w:rsidR="0032350E" w:rsidDel="0083228C">
          <w:rPr>
            <w:rFonts w:ascii="Roboto" w:hAnsi="Roboto"/>
            <w:sz w:val="22"/>
            <w:szCs w:val="22"/>
          </w:rPr>
          <w:delText>ly</w:delText>
        </w:r>
      </w:del>
      <w:r w:rsidR="0032350E">
        <w:rPr>
          <w:rFonts w:ascii="Roboto" w:hAnsi="Roboto"/>
          <w:sz w:val="22"/>
          <w:szCs w:val="22"/>
        </w:rPr>
        <w:t xml:space="preserve"> </w:t>
      </w:r>
      <w:r w:rsidR="00BB4539">
        <w:rPr>
          <w:rFonts w:ascii="Roboto" w:hAnsi="Roboto"/>
          <w:sz w:val="22"/>
          <w:szCs w:val="22"/>
        </w:rPr>
        <w:t>associat</w:t>
      </w:r>
      <w:ins w:id="662" w:author="Christoffer Vissing" w:date="2023-08-07T14:26:00Z">
        <w:r w:rsidR="0083228C">
          <w:rPr>
            <w:rFonts w:ascii="Roboto" w:hAnsi="Roboto"/>
            <w:sz w:val="22"/>
            <w:szCs w:val="22"/>
          </w:rPr>
          <w:t>ions</w:t>
        </w:r>
      </w:ins>
      <w:del w:id="663" w:author="Christoffer Vissing" w:date="2023-08-07T14:27:00Z">
        <w:r w:rsidR="00BB4539" w:rsidDel="0083228C">
          <w:rPr>
            <w:rFonts w:ascii="Roboto" w:hAnsi="Roboto"/>
            <w:sz w:val="22"/>
            <w:szCs w:val="22"/>
          </w:rPr>
          <w:delText>ed</w:delText>
        </w:r>
      </w:del>
      <w:r w:rsidR="00BB4539">
        <w:rPr>
          <w:rFonts w:ascii="Roboto" w:hAnsi="Roboto"/>
          <w:sz w:val="22"/>
          <w:szCs w:val="22"/>
        </w:rPr>
        <w:t xml:space="preserve"> </w:t>
      </w:r>
      <w:r w:rsidR="008A2E9A">
        <w:rPr>
          <w:rFonts w:ascii="Roboto" w:hAnsi="Roboto"/>
          <w:sz w:val="22"/>
          <w:szCs w:val="22"/>
        </w:rPr>
        <w:t xml:space="preserve">with other adverse cardiovascular outcomes </w:t>
      </w:r>
      <w:r w:rsidR="008A2E9A">
        <w:rPr>
          <w:rFonts w:ascii="Roboto" w:hAnsi="Roboto"/>
          <w:sz w:val="22"/>
          <w:szCs w:val="22"/>
        </w:rPr>
        <w:lastRenderedPageBreak/>
        <w:t xml:space="preserve">in time-to-event analysis </w:t>
      </w:r>
      <w:del w:id="664" w:author="Christoffer Vissing" w:date="2023-08-07T14:27:00Z">
        <w:r w:rsidR="008A2E9A" w:rsidDel="0083228C">
          <w:rPr>
            <w:rFonts w:ascii="Roboto" w:hAnsi="Roboto"/>
            <w:sz w:val="22"/>
            <w:szCs w:val="22"/>
          </w:rPr>
          <w:delText xml:space="preserve">in </w:delText>
        </w:r>
      </w:del>
      <w:ins w:id="665" w:author="Christoffer Vissing" w:date="2023-08-07T14:27:00Z">
        <w:r w:rsidR="0083228C">
          <w:rPr>
            <w:rFonts w:ascii="Roboto" w:hAnsi="Roboto"/>
            <w:sz w:val="22"/>
            <w:szCs w:val="22"/>
          </w:rPr>
          <w:t xml:space="preserve">was found </w:t>
        </w:r>
      </w:ins>
      <w:del w:id="666" w:author="Christoffer Vissing" w:date="2023-08-07T14:27:00Z">
        <w:r w:rsidR="008A2E9A" w:rsidDel="0083228C">
          <w:rPr>
            <w:rFonts w:ascii="Roboto" w:hAnsi="Roboto"/>
            <w:sz w:val="22"/>
            <w:szCs w:val="22"/>
          </w:rPr>
          <w:delText>either non-sarcomeric or sarcomeric HCM</w:delText>
        </w:r>
        <w:r w:rsidR="0032350E" w:rsidDel="0083228C">
          <w:rPr>
            <w:rFonts w:ascii="Roboto" w:hAnsi="Roboto"/>
            <w:sz w:val="22"/>
            <w:szCs w:val="22"/>
          </w:rPr>
          <w:delText xml:space="preserve">, </w:delText>
        </w:r>
      </w:del>
      <w:r w:rsidR="0032350E">
        <w:rPr>
          <w:rFonts w:ascii="Roboto" w:hAnsi="Roboto"/>
          <w:sz w:val="22"/>
          <w:szCs w:val="22"/>
        </w:rPr>
        <w:t>after adjusting for age</w:t>
      </w:r>
      <w:ins w:id="667" w:author="Christoffer Vissing" w:date="2023-07-10T09:29:00Z">
        <w:r w:rsidR="00433EF5">
          <w:rPr>
            <w:rFonts w:ascii="Roboto" w:hAnsi="Roboto"/>
            <w:sz w:val="22"/>
            <w:szCs w:val="22"/>
          </w:rPr>
          <w:t xml:space="preserve"> and</w:t>
        </w:r>
      </w:ins>
      <w:del w:id="668" w:author="Christoffer Vissing" w:date="2023-07-10T09:29:00Z">
        <w:r w:rsidR="0032350E" w:rsidDel="00433EF5">
          <w:rPr>
            <w:rFonts w:ascii="Roboto" w:hAnsi="Roboto"/>
            <w:sz w:val="22"/>
            <w:szCs w:val="22"/>
          </w:rPr>
          <w:delText>,</w:delText>
        </w:r>
      </w:del>
      <w:r w:rsidR="0032350E">
        <w:rPr>
          <w:rFonts w:ascii="Roboto" w:hAnsi="Roboto"/>
          <w:sz w:val="22"/>
          <w:szCs w:val="22"/>
        </w:rPr>
        <w:t xml:space="preserve"> sex</w:t>
      </w:r>
      <w:del w:id="669" w:author="Christoffer Vissing" w:date="2023-07-10T09:29:00Z">
        <w:r w:rsidR="0032350E" w:rsidDel="00433EF5">
          <w:rPr>
            <w:rFonts w:ascii="Roboto" w:hAnsi="Roboto"/>
            <w:sz w:val="22"/>
            <w:szCs w:val="22"/>
          </w:rPr>
          <w:delText>, and other comorbidities</w:delText>
        </w:r>
      </w:del>
      <w:r w:rsidR="008A2E9A">
        <w:rPr>
          <w:rFonts w:ascii="Roboto" w:hAnsi="Roboto"/>
          <w:sz w:val="22"/>
          <w:szCs w:val="22"/>
        </w:rPr>
        <w:t>.</w:t>
      </w:r>
      <w:del w:id="670" w:author="Christoffer Vissing" w:date="2023-08-07T14:28:00Z">
        <w:r w:rsidR="008A2E9A" w:rsidDel="0083228C">
          <w:rPr>
            <w:rFonts w:ascii="Roboto" w:hAnsi="Roboto"/>
            <w:sz w:val="22"/>
            <w:szCs w:val="22"/>
          </w:rPr>
          <w:delText xml:space="preserve"> </w:delText>
        </w:r>
      </w:del>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E5529F5"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ins w:id="671" w:author="Christoffer Vissing" w:date="2023-08-07T14:30:00Z">
        <w:r w:rsidR="0083228C">
          <w:rPr>
            <w:rFonts w:ascii="Roboto" w:hAnsi="Roboto"/>
            <w:sz w:val="22"/>
            <w:szCs w:val="22"/>
          </w:rPr>
          <w:t>s</w:t>
        </w:r>
      </w:ins>
      <w:r w:rsidR="00BB4E02">
        <w:rPr>
          <w:rFonts w:ascii="Roboto" w:hAnsi="Roboto"/>
          <w:sz w:val="22"/>
          <w:szCs w:val="22"/>
        </w:rPr>
        <w:t xml:space="preserve"> </w:t>
      </w:r>
      <w:del w:id="672" w:author="Christoffer Vissing" w:date="2023-08-07T14:30:00Z">
        <w:r w:rsidR="00FA685D" w:rsidDel="0083228C">
          <w:rPr>
            <w:rFonts w:ascii="Roboto" w:hAnsi="Roboto"/>
            <w:sz w:val="22"/>
            <w:szCs w:val="22"/>
          </w:rPr>
          <w:delText>was</w:delText>
        </w:r>
      </w:del>
      <w:ins w:id="673" w:author="Christoffer Vissing" w:date="2023-08-07T14:30:00Z">
        <w:r w:rsidR="0083228C">
          <w:rPr>
            <w:rFonts w:ascii="Roboto" w:hAnsi="Roboto"/>
            <w:sz w:val="22"/>
            <w:szCs w:val="22"/>
          </w:rPr>
          <w:t>were</w:t>
        </w:r>
      </w:ins>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del w:id="674" w:author="Christoffer Vissing" w:date="2023-08-07T14:29:00Z">
        <w:r w:rsidR="00BB4E02" w:rsidDel="0083228C">
          <w:rPr>
            <w:rFonts w:ascii="Roboto" w:hAnsi="Roboto"/>
            <w:sz w:val="22"/>
            <w:szCs w:val="22"/>
          </w:rPr>
          <w:delText>outcomes</w:delText>
        </w:r>
      </w:del>
      <w:ins w:id="675" w:author="Christoffer Vissing" w:date="2023-08-07T14:29:00Z">
        <w:r w:rsidR="0083228C">
          <w:rPr>
            <w:rFonts w:ascii="Roboto" w:hAnsi="Roboto"/>
            <w:sz w:val="22"/>
            <w:szCs w:val="22"/>
          </w:rPr>
          <w:t>atrial fibrillation</w:t>
        </w:r>
      </w:ins>
      <w:ins w:id="676" w:author="Christoffer Vissing" w:date="2023-08-07T14:30:00Z">
        <w:r w:rsidR="0083228C">
          <w:rPr>
            <w:rFonts w:ascii="Roboto" w:hAnsi="Roboto"/>
            <w:sz w:val="22"/>
            <w:szCs w:val="22"/>
          </w:rPr>
          <w:t>, ventricular arrhythmias</w:t>
        </w:r>
      </w:ins>
      <w:ins w:id="677" w:author="Christoffer Vissing" w:date="2023-08-07T14:29:00Z">
        <w:r w:rsidR="0083228C">
          <w:rPr>
            <w:rFonts w:ascii="Roboto" w:hAnsi="Roboto"/>
            <w:sz w:val="22"/>
            <w:szCs w:val="22"/>
          </w:rPr>
          <w:t xml:space="preserve"> and LVSD</w:t>
        </w:r>
      </w:ins>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del w:id="678" w:author="Christoffer Vissing" w:date="2023-08-07T14:30:00Z">
        <w:r w:rsidR="00BB4E02" w:rsidDel="0083228C">
          <w:rPr>
            <w:rFonts w:ascii="Roboto" w:hAnsi="Roboto"/>
            <w:sz w:val="22"/>
            <w:szCs w:val="22"/>
          </w:rPr>
          <w:delText xml:space="preserve">with </w:delText>
        </w:r>
      </w:del>
      <w:ins w:id="679" w:author="Christoffer Vissing" w:date="2023-08-07T14:30:00Z">
        <w:r w:rsidR="0083228C">
          <w:rPr>
            <w:rFonts w:ascii="Roboto" w:hAnsi="Roboto"/>
            <w:sz w:val="22"/>
            <w:szCs w:val="22"/>
          </w:rPr>
          <w:t xml:space="preserve">and </w:t>
        </w:r>
      </w:ins>
      <w:ins w:id="680" w:author="Christoffer Vissing" w:date="2023-08-07T14:31:00Z">
        <w:r w:rsidR="0083228C">
          <w:rPr>
            <w:rFonts w:ascii="Roboto" w:hAnsi="Roboto"/>
            <w:sz w:val="22"/>
            <w:szCs w:val="22"/>
          </w:rPr>
          <w:t xml:space="preserve">with a larger disease modifying effect </w:t>
        </w:r>
      </w:ins>
      <w:del w:id="681" w:author="Christoffer Vissing" w:date="2023-08-07T14:30:00Z">
        <w:r w:rsidR="00BB4E02" w:rsidDel="0083228C">
          <w:rPr>
            <w:rFonts w:ascii="Roboto" w:hAnsi="Roboto"/>
            <w:sz w:val="22"/>
            <w:szCs w:val="22"/>
          </w:rPr>
          <w:delText xml:space="preserve">a </w:delText>
        </w:r>
      </w:del>
      <w:del w:id="682" w:author="Christoffer Vissing" w:date="2023-08-07T14:31:00Z">
        <w:r w:rsidR="00BB4E02" w:rsidDel="0083228C">
          <w:rPr>
            <w:rFonts w:ascii="Roboto" w:hAnsi="Roboto"/>
            <w:sz w:val="22"/>
            <w:szCs w:val="22"/>
          </w:rPr>
          <w:delText xml:space="preserve">stronger association </w:delText>
        </w:r>
      </w:del>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w:t>
      </w:r>
      <w:r w:rsidRPr="00862521">
        <w:rPr>
          <w:rFonts w:ascii="Roboto" w:hAnsi="Roboto"/>
          <w:sz w:val="22"/>
          <w:szCs w:val="22"/>
        </w:rPr>
        <w:lastRenderedPageBreak/>
        <w:t xml:space="preserve">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3452CDF4"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del w:id="683" w:author="Ho, Carolyn Y.,MD" w:date="2023-08-19T14:31:00Z">
        <w:r w:rsidDel="00F55054">
          <w:rPr>
            <w:rFonts w:ascii="Roboto" w:hAnsi="Roboto"/>
            <w:sz w:val="22"/>
            <w:szCs w:val="22"/>
          </w:rPr>
          <w:delText xml:space="preserve">cardiac </w:delText>
        </w:r>
      </w:del>
      <w:ins w:id="684" w:author="Ho, Carolyn Y.,MD" w:date="2023-08-19T14:31:00Z">
        <w:r w:rsidR="00F55054">
          <w:rPr>
            <w:rFonts w:ascii="Roboto" w:hAnsi="Roboto"/>
            <w:sz w:val="22"/>
            <w:szCs w:val="22"/>
          </w:rPr>
          <w:t>ventricular and atrial</w:t>
        </w:r>
        <w:r w:rsidR="00F55054">
          <w:rPr>
            <w:rFonts w:ascii="Roboto" w:hAnsi="Roboto"/>
            <w:sz w:val="22"/>
            <w:szCs w:val="22"/>
          </w:rPr>
          <w:t xml:space="preserve"> </w:t>
        </w:r>
      </w:ins>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ins w:id="685" w:author="Christoffer Vissing" w:date="2023-08-07T14:33:00Z">
        <w:r w:rsidR="0083228C">
          <w:rPr>
            <w:rFonts w:ascii="Roboto" w:hAnsi="Roboto"/>
            <w:sz w:val="22"/>
            <w:szCs w:val="22"/>
          </w:rPr>
          <w:t xml:space="preserve">include </w:t>
        </w:r>
      </w:ins>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 xml:space="preserve">represent the general population of patients with HCM. Second, the study had a pragmatic, real-world, partially retrospective </w:t>
      </w:r>
      <w:r w:rsidRPr="00DB6D77">
        <w:rPr>
          <w:rFonts w:ascii="Roboto" w:hAnsi="Roboto"/>
          <w:sz w:val="22"/>
          <w:szCs w:val="22"/>
        </w:rPr>
        <w:lastRenderedPageBreak/>
        <w:t>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ins w:id="686" w:author="Christoffer Vissing" w:date="2023-08-07T14:34:00Z">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 xml:space="preserve">the time-scale. </w:t>
        </w:r>
      </w:ins>
      <w:ins w:id="687" w:author="Christoffer Vissing" w:date="2023-08-07T14:35:00Z">
        <w:r w:rsidR="00D62892">
          <w:rPr>
            <w:rFonts w:ascii="Roboto" w:hAnsi="Roboto"/>
            <w:sz w:val="22"/>
            <w:szCs w:val="22"/>
          </w:rPr>
          <w:t>Using</w:t>
        </w:r>
      </w:ins>
      <w:ins w:id="688" w:author="Christoffer Vissing" w:date="2023-08-07T14:34:00Z">
        <w:r w:rsidR="00D62892">
          <w:rPr>
            <w:rFonts w:ascii="Roboto" w:hAnsi="Roboto"/>
            <w:sz w:val="22"/>
            <w:szCs w:val="22"/>
          </w:rPr>
          <w:t xml:space="preserve"> standard fol</w:t>
        </w:r>
      </w:ins>
      <w:ins w:id="689" w:author="Christoffer Vissing" w:date="2023-08-07T14:35:00Z">
        <w:r w:rsidR="00D62892">
          <w:rPr>
            <w:rFonts w:ascii="Roboto" w:hAnsi="Roboto"/>
            <w:sz w:val="22"/>
            <w:szCs w:val="22"/>
          </w:rPr>
          <w:t>low-up from time of first visit as the time-scale would yield different results in assessing associations between differe</w:t>
        </w:r>
      </w:ins>
      <w:ins w:id="690" w:author="Christoffer Vissing" w:date="2023-08-07T14:36:00Z">
        <w:r w:rsidR="00D62892">
          <w:rPr>
            <w:rFonts w:ascii="Roboto" w:hAnsi="Roboto"/>
            <w:sz w:val="22"/>
            <w:szCs w:val="22"/>
          </w:rPr>
          <w:t>nt exposures and downstream outcomes.</w:t>
        </w:r>
      </w:ins>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ins w:id="691" w:author="Christoffer Vissing" w:date="2023-08-07T14:36:00Z">
        <w:r w:rsidR="00D62892">
          <w:rPr>
            <w:rFonts w:ascii="Roboto" w:hAnsi="Roboto"/>
            <w:sz w:val="22"/>
            <w:szCs w:val="22"/>
          </w:rPr>
          <w:t>in</w:t>
        </w:r>
      </w:ins>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Knud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Reinholdt W. Jorck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NoSpacing"/>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NoSpacing"/>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NoSpacing"/>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NoSpacing"/>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w:t>
      </w:r>
      <w:r w:rsidRPr="0083228C">
        <w:rPr>
          <w:rFonts w:ascii="Roboto" w:hAnsi="Roboto"/>
          <w:sz w:val="20"/>
        </w:rPr>
        <w:lastRenderedPageBreak/>
        <w:t xml:space="preserve">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3228C" w:rsidRDefault="0083228C" w:rsidP="0083228C">
      <w:pPr>
        <w:widowControl w:val="0"/>
        <w:autoSpaceDE w:val="0"/>
        <w:autoSpaceDN w:val="0"/>
        <w:adjustRightInd w:val="0"/>
        <w:rPr>
          <w:rFonts w:ascii="Roboto" w:hAnsi="Roboto"/>
          <w:sz w:val="20"/>
          <w:lang w:val="da-DK"/>
          <w:rPrChange w:id="692" w:author="Christoffer Vissing" w:date="2023-08-07T14:34: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3228C">
        <w:rPr>
          <w:rFonts w:ascii="Roboto" w:hAnsi="Roboto"/>
          <w:i/>
          <w:iCs/>
          <w:sz w:val="20"/>
          <w:lang w:val="da-DK"/>
          <w:rPrChange w:id="693" w:author="Christoffer Vissing" w:date="2023-08-07T14:34:00Z">
            <w:rPr>
              <w:rFonts w:ascii="Roboto" w:hAnsi="Roboto"/>
              <w:i/>
              <w:iCs/>
              <w:sz w:val="20"/>
            </w:rPr>
          </w:rPrChange>
        </w:rPr>
        <w:t>N. Engl. J. Med.</w:t>
      </w:r>
      <w:r w:rsidRPr="0083228C">
        <w:rPr>
          <w:rFonts w:ascii="Roboto" w:hAnsi="Roboto"/>
          <w:sz w:val="20"/>
          <w:lang w:val="da-DK"/>
          <w:rPrChange w:id="694" w:author="Christoffer Vissing" w:date="2023-08-07T14:34: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lang w:val="da-DK"/>
          <w:rPrChange w:id="695" w:author="Christoffer Vissing" w:date="2023-08-07T14:34:00Z">
            <w:rPr>
              <w:rFonts w:ascii="Roboto" w:hAnsi="Roboto"/>
              <w:sz w:val="20"/>
            </w:rPr>
          </w:rPrChange>
        </w:rPr>
        <w:t xml:space="preserve">22. </w:t>
      </w:r>
      <w:r w:rsidRPr="0083228C">
        <w:rPr>
          <w:rFonts w:ascii="Roboto" w:hAnsi="Roboto"/>
          <w:sz w:val="20"/>
          <w:lang w:val="da-DK"/>
          <w:rPrChange w:id="696" w:author="Christoffer Vissing" w:date="2023-08-07T14:34: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Change w:id="697" w:author="Christoffer Vissing" w:date="2023-08-08T12:38:00Z">
          <w:tblPr>
            <w:tblW w:w="9356" w:type="dxa"/>
            <w:jc w:val="center"/>
            <w:tblLayout w:type="fixed"/>
            <w:tblLook w:val="0420" w:firstRow="1" w:lastRow="0" w:firstColumn="0" w:lastColumn="0" w:noHBand="0" w:noVBand="1"/>
          </w:tblPr>
        </w:tblPrChange>
      </w:tblPr>
      <w:tblGrid>
        <w:gridCol w:w="3828"/>
        <w:gridCol w:w="2126"/>
        <w:gridCol w:w="2551"/>
        <w:gridCol w:w="993"/>
        <w:tblGridChange w:id="698">
          <w:tblGrid>
            <w:gridCol w:w="3261"/>
            <w:gridCol w:w="141"/>
            <w:gridCol w:w="2127"/>
            <w:gridCol w:w="2268"/>
            <w:gridCol w:w="425"/>
            <w:gridCol w:w="850"/>
            <w:gridCol w:w="284"/>
          </w:tblGrid>
        </w:tblGridChange>
      </w:tblGrid>
      <w:tr w:rsidR="00193C32" w:rsidRPr="00DB6D77" w14:paraId="205C441D" w14:textId="77777777" w:rsidTr="00122A66">
        <w:trPr>
          <w:tblHeader/>
          <w:jc w:val="center"/>
          <w:trPrChange w:id="699" w:author="Christoffer Vissing" w:date="2023-08-08T12:38:00Z">
            <w:trPr>
              <w:tblHeader/>
              <w:jc w:val="center"/>
            </w:trPr>
          </w:trPrChange>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700" w:author="Christoffer Vissing" w:date="2023-08-08T12:38:00Z">
              <w:tcPr>
                <w:tcW w:w="3402"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701" w:author="Christoffer Vissing" w:date="2023-08-08T12:38:00Z">
              <w:tcPr>
                <w:tcW w:w="212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702" w:author="Christoffer Vissing" w:date="2023-08-08T12:38:00Z">
              <w:tcPr>
                <w:tcW w:w="2693"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703" w:author="Christoffer Vissing" w:date="2023-08-08T12:38:00Z">
              <w:tcPr>
                <w:tcW w:w="1134"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122A66">
        <w:trPr>
          <w:jc w:val="center"/>
          <w:trPrChange w:id="704"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05"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06"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07"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0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122A66">
        <w:trPr>
          <w:jc w:val="center"/>
          <w:trPrChange w:id="70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1"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2"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3"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122A66">
        <w:trPr>
          <w:jc w:val="center"/>
          <w:trPrChange w:id="714"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5"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6"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7"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1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122A66">
        <w:trPr>
          <w:jc w:val="center"/>
          <w:trPrChange w:id="71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ins w:id="721" w:author="Christoffer Vissing" w:date="2023-08-08T12:37:00Z">
              <w:r w:rsidR="00122A66">
                <w:rPr>
                  <w:rFonts w:ascii="Roboto" w:eastAsia="Helvetica" w:hAnsi="Roboto"/>
                  <w:color w:val="000000"/>
                  <w:sz w:val="21"/>
                  <w:szCs w:val="21"/>
                </w:rPr>
                <w:t xml:space="preserve"> a</w:t>
              </w:r>
            </w:ins>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122A66">
        <w:trPr>
          <w:jc w:val="center"/>
          <w:trPrChange w:id="72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122A66">
        <w:trPr>
          <w:jc w:val="center"/>
          <w:trPrChange w:id="730"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1"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122A66">
        <w:trPr>
          <w:jc w:val="center"/>
          <w:trPrChange w:id="73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122A66">
        <w:trPr>
          <w:jc w:val="center"/>
          <w:trPrChange w:id="740"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1"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122A66">
        <w:trPr>
          <w:jc w:val="center"/>
          <w:trPrChange w:id="74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122A66">
        <w:trPr>
          <w:jc w:val="center"/>
          <w:ins w:id="750" w:author="Christoffer Vissing" w:date="2023-06-30T10:42:00Z"/>
          <w:trPrChange w:id="751"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52"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ins w:id="753" w:author="Christoffer Vissing" w:date="2023-06-30T10:42:00Z"/>
                <w:rFonts w:ascii="Roboto" w:eastAsia="Helvetica" w:hAnsi="Roboto"/>
                <w:color w:val="000000"/>
                <w:sz w:val="21"/>
                <w:szCs w:val="21"/>
              </w:rPr>
            </w:pPr>
            <w:ins w:id="754" w:author="Christoffer Vissing" w:date="2023-06-30T10:42:00Z">
              <w:r w:rsidRPr="00122A66">
                <w:rPr>
                  <w:rFonts w:ascii="Roboto" w:eastAsia="Helvetica" w:hAnsi="Roboto"/>
                  <w:color w:val="000000"/>
                  <w:sz w:val="21"/>
                  <w:szCs w:val="21"/>
                </w:rPr>
                <w:t>Other or Not Reported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5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756" w:author="Christoffer Vissing" w:date="2023-06-30T10:42:00Z"/>
                <w:rFonts w:ascii="Roboto" w:eastAsia="Helvetica" w:hAnsi="Roboto"/>
                <w:color w:val="000000"/>
                <w:sz w:val="21"/>
                <w:szCs w:val="21"/>
              </w:rPr>
            </w:pPr>
            <w:ins w:id="757" w:author="Christoffer Vissing" w:date="2023-06-30T10:42:00Z">
              <w:r w:rsidRPr="00122A66">
                <w:rPr>
                  <w:rFonts w:ascii="Roboto" w:eastAsia="Helvetica" w:hAnsi="Roboto"/>
                  <w:color w:val="000000"/>
                  <w:sz w:val="21"/>
                  <w:szCs w:val="21"/>
                </w:rPr>
                <w:t>205 (7.6%)</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5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759" w:author="Christoffer Vissing" w:date="2023-06-30T10:42:00Z"/>
                <w:rFonts w:ascii="Roboto" w:eastAsia="Helvetica" w:hAnsi="Roboto"/>
                <w:color w:val="000000"/>
                <w:sz w:val="21"/>
                <w:szCs w:val="21"/>
              </w:rPr>
            </w:pPr>
            <w:ins w:id="760" w:author="Christoffer Vissing" w:date="2023-06-30T10:42:00Z">
              <w:r w:rsidRPr="00122A66">
                <w:rPr>
                  <w:rFonts w:ascii="Roboto" w:eastAsia="Helvetica" w:hAnsi="Roboto"/>
                  <w:color w:val="000000"/>
                  <w:sz w:val="21"/>
                  <w:szCs w:val="21"/>
                </w:rPr>
                <w:t>280 (10%)</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1"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762" w:author="Christoffer Vissing" w:date="2023-06-30T10:42:00Z"/>
                <w:rFonts w:ascii="Roboto" w:hAnsi="Roboto"/>
                <w:sz w:val="21"/>
                <w:szCs w:val="21"/>
              </w:rPr>
            </w:pPr>
          </w:p>
        </w:tc>
      </w:tr>
      <w:tr w:rsidR="00592E28" w:rsidRPr="00DB6D77" w14:paraId="09E5A60D" w14:textId="77777777" w:rsidTr="00122A66">
        <w:trPr>
          <w:jc w:val="center"/>
          <w:trPrChange w:id="76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122A66">
        <w:trPr>
          <w:jc w:val="center"/>
          <w:trPrChange w:id="76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122A66">
        <w:trPr>
          <w:jc w:val="center"/>
          <w:trPrChange w:id="77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122A66">
        <w:trPr>
          <w:jc w:val="center"/>
          <w:trPrChange w:id="77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122A66">
        <w:trPr>
          <w:jc w:val="center"/>
          <w:trPrChange w:id="78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122A66">
        <w:trPr>
          <w:jc w:val="center"/>
          <w:trPrChange w:id="78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122A66">
        <w:trPr>
          <w:jc w:val="center"/>
          <w:trPrChange w:id="79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122A66">
        <w:trPr>
          <w:jc w:val="center"/>
          <w:trPrChange w:id="79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122A66">
        <w:trPr>
          <w:jc w:val="center"/>
          <w:trPrChange w:id="80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122A66">
        <w:trPr>
          <w:jc w:val="center"/>
          <w:trPrChange w:id="80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122A66">
        <w:trPr>
          <w:jc w:val="center"/>
          <w:trPrChange w:id="81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122A66">
        <w:trPr>
          <w:jc w:val="center"/>
          <w:ins w:id="818" w:author="Christoffer Vissing" w:date="2023-08-08T12:17:00Z"/>
          <w:trPrChange w:id="81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821" w:author="Christoffer Vissing" w:date="2023-08-08T12:17:00Z"/>
                <w:rFonts w:ascii="Roboto" w:eastAsia="Helvetica" w:hAnsi="Roboto"/>
                <w:bCs/>
                <w:color w:val="000000"/>
                <w:sz w:val="21"/>
                <w:szCs w:val="21"/>
              </w:rPr>
            </w:pPr>
            <w:ins w:id="822" w:author="Christoffer Vissing" w:date="2023-08-08T12:17:00Z">
              <w:r w:rsidRPr="00122A66">
                <w:rPr>
                  <w:rFonts w:ascii="Roboto" w:eastAsia="Helvetica" w:hAnsi="Roboto"/>
                  <w:b/>
                  <w:color w:val="000000"/>
                  <w:sz w:val="21"/>
                  <w:szCs w:val="21"/>
                </w:rPr>
                <w:t>Cardio</w:t>
              </w:r>
            </w:ins>
            <w:ins w:id="823"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4"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825" w:author="Christoffer Vissing" w:date="2023-08-08T12:17:00Z"/>
                <w:rFonts w:ascii="Roboto" w:eastAsia="Helvetica" w:hAnsi="Roboto"/>
                <w:color w:val="000000"/>
                <w:sz w:val="21"/>
                <w:szCs w:val="21"/>
              </w:rPr>
            </w:pPr>
            <w:ins w:id="826" w:author="Christoffer Vissing" w:date="2023-08-08T12:18:00Z">
              <w:r w:rsidRPr="00122A66">
                <w:rPr>
                  <w:rFonts w:ascii="Roboto" w:eastAsia="Helvetica" w:hAnsi="Roboto"/>
                  <w:color w:val="000000"/>
                  <w:sz w:val="21"/>
                  <w:szCs w:val="21"/>
                </w:rPr>
                <w:t>N</w:t>
              </w:r>
            </w:ins>
            <w:ins w:id="827"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829" w:author="Christoffer Vissing" w:date="2023-08-08T12:17:00Z"/>
                <w:rFonts w:ascii="Roboto" w:eastAsia="Helvetica" w:hAnsi="Roboto"/>
                <w:color w:val="000000"/>
                <w:sz w:val="21"/>
                <w:szCs w:val="21"/>
              </w:rPr>
            </w:pPr>
            <w:ins w:id="830" w:author="Christoffer Vissing" w:date="2023-08-08T12:18:00Z">
              <w:r w:rsidRPr="00122A66">
                <w:rPr>
                  <w:rFonts w:ascii="Roboto" w:eastAsia="Helvetica" w:hAnsi="Roboto"/>
                  <w:color w:val="000000"/>
                  <w:sz w:val="21"/>
                  <w:szCs w:val="21"/>
                </w:rPr>
                <w:t>N</w:t>
              </w:r>
            </w:ins>
            <w:ins w:id="831"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3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833" w:author="Christoffer Vissing" w:date="2023-08-08T12:17:00Z"/>
                <w:rFonts w:ascii="Roboto" w:eastAsia="Helvetica" w:hAnsi="Roboto"/>
                <w:color w:val="000000"/>
                <w:sz w:val="21"/>
                <w:szCs w:val="21"/>
              </w:rPr>
            </w:pPr>
          </w:p>
        </w:tc>
      </w:tr>
      <w:tr w:rsidR="003C0184" w:rsidRPr="00DB6D77" w14:paraId="52BDFAFD" w14:textId="77777777" w:rsidTr="00122A66">
        <w:trPr>
          <w:jc w:val="center"/>
          <w:ins w:id="834" w:author="Christoffer Vissing" w:date="2023-08-08T12:17:00Z"/>
          <w:trPrChange w:id="83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3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837" w:author="Christoffer Vissing" w:date="2023-08-08T12:17:00Z"/>
                <w:rFonts w:ascii="Roboto" w:eastAsia="Helvetica" w:hAnsi="Roboto"/>
                <w:bCs/>
                <w:color w:val="000000"/>
                <w:sz w:val="21"/>
                <w:szCs w:val="21"/>
              </w:rPr>
            </w:pPr>
            <w:ins w:id="838" w:author="Christoffer Vissing" w:date="2023-08-08T12:17:00Z">
              <w:r w:rsidRPr="00122A66">
                <w:rPr>
                  <w:rFonts w:ascii="Roboto" w:eastAsia="Helvetica" w:hAnsi="Roboto"/>
                  <w:bCs/>
                  <w:color w:val="000000"/>
                  <w:sz w:val="21"/>
                  <w:szCs w:val="21"/>
                </w:rPr>
                <w:t xml:space="preserve">    </w:t>
              </w:r>
            </w:ins>
            <w:ins w:id="839"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4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841" w:author="Christoffer Vissing" w:date="2023-08-08T12:17:00Z"/>
                <w:rFonts w:ascii="Roboto" w:eastAsia="Helvetica" w:hAnsi="Roboto"/>
                <w:color w:val="000000"/>
                <w:sz w:val="21"/>
                <w:szCs w:val="21"/>
              </w:rPr>
            </w:pPr>
            <w:ins w:id="842" w:author="Christoffer Vissing" w:date="2023-08-08T12:24:00Z">
              <w:r w:rsidRPr="00122A66">
                <w:rPr>
                  <w:rFonts w:ascii="Roboto" w:eastAsia="Helvetica" w:hAnsi="Roboto"/>
                  <w:color w:val="000000"/>
                  <w:sz w:val="21"/>
                  <w:szCs w:val="21"/>
                </w:rPr>
                <w:t>21.</w:t>
              </w:r>
            </w:ins>
            <w:ins w:id="843" w:author="Christoffer Vissing" w:date="2023-08-08T12:32:00Z">
              <w:r w:rsidR="00122A66" w:rsidRPr="00122A66">
                <w:rPr>
                  <w:rFonts w:ascii="Roboto" w:eastAsia="Helvetica" w:hAnsi="Roboto"/>
                  <w:color w:val="000000"/>
                  <w:sz w:val="21"/>
                  <w:szCs w:val="21"/>
                </w:rPr>
                <w:t>7</w:t>
              </w:r>
            </w:ins>
            <w:ins w:id="844" w:author="Christoffer Vissing" w:date="2023-08-08T12:24:00Z">
              <w:r w:rsidRPr="00122A66">
                <w:rPr>
                  <w:rFonts w:ascii="Roboto" w:eastAsia="Helvetica" w:hAnsi="Roboto"/>
                  <w:color w:val="000000"/>
                  <w:sz w:val="21"/>
                  <w:szCs w:val="21"/>
                </w:rPr>
                <w:t xml:space="preserve"> (</w:t>
              </w:r>
            </w:ins>
            <w:ins w:id="845" w:author="Christoffer Vissing" w:date="2023-08-08T12:25:00Z">
              <w:r w:rsidRPr="00122A66">
                <w:rPr>
                  <w:rFonts w:ascii="Roboto" w:eastAsia="Helvetica" w:hAnsi="Roboto"/>
                  <w:color w:val="000000"/>
                  <w:sz w:val="21"/>
                  <w:szCs w:val="21"/>
                </w:rPr>
                <w:t>16.5 to 2</w:t>
              </w:r>
            </w:ins>
            <w:ins w:id="846" w:author="Christoffer Vissing" w:date="2023-08-08T12:32:00Z">
              <w:r w:rsidR="00122A66" w:rsidRPr="00122A66">
                <w:rPr>
                  <w:rFonts w:ascii="Roboto" w:eastAsia="Helvetica" w:hAnsi="Roboto"/>
                  <w:color w:val="000000"/>
                  <w:sz w:val="21"/>
                  <w:szCs w:val="21"/>
                </w:rPr>
                <w:t>8</w:t>
              </w:r>
            </w:ins>
            <w:ins w:id="847" w:author="Christoffer Vissing" w:date="2023-08-08T12:25:00Z">
              <w:r w:rsidRPr="00122A66">
                <w:rPr>
                  <w:rFonts w:ascii="Roboto" w:eastAsia="Helvetica" w:hAnsi="Roboto"/>
                  <w:color w:val="000000"/>
                  <w:sz w:val="21"/>
                  <w:szCs w:val="21"/>
                </w:rPr>
                <w:t>.</w:t>
              </w:r>
            </w:ins>
            <w:ins w:id="848" w:author="Christoffer Vissing" w:date="2023-08-08T12:32:00Z">
              <w:r w:rsidR="00122A66" w:rsidRPr="00122A66">
                <w:rPr>
                  <w:rFonts w:ascii="Roboto" w:eastAsia="Helvetica" w:hAnsi="Roboto"/>
                  <w:color w:val="000000"/>
                  <w:sz w:val="21"/>
                  <w:szCs w:val="21"/>
                </w:rPr>
                <w:t>6</w:t>
              </w:r>
            </w:ins>
            <w:ins w:id="849"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50"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851" w:author="Christoffer Vissing" w:date="2023-08-08T12:17:00Z"/>
                <w:rFonts w:ascii="Roboto" w:eastAsia="Helvetica" w:hAnsi="Roboto"/>
                <w:color w:val="000000"/>
                <w:sz w:val="21"/>
                <w:szCs w:val="21"/>
              </w:rPr>
            </w:pPr>
            <w:ins w:id="852" w:author="Christoffer Vissing" w:date="2023-08-08T12:25:00Z">
              <w:r w:rsidRPr="00122A66">
                <w:rPr>
                  <w:rFonts w:ascii="Roboto" w:eastAsia="Helvetica" w:hAnsi="Roboto"/>
                  <w:color w:val="000000"/>
                  <w:sz w:val="21"/>
                  <w:szCs w:val="21"/>
                </w:rPr>
                <w:t>21</w:t>
              </w:r>
            </w:ins>
            <w:ins w:id="853" w:author="Christoffer Vissing" w:date="2023-08-08T12:17:00Z">
              <w:r w:rsidR="003C0184" w:rsidRPr="00122A66">
                <w:rPr>
                  <w:rFonts w:ascii="Roboto" w:eastAsia="Helvetica" w:hAnsi="Roboto"/>
                  <w:color w:val="000000"/>
                  <w:sz w:val="21"/>
                  <w:szCs w:val="21"/>
                </w:rPr>
                <w:t>.</w:t>
              </w:r>
            </w:ins>
            <w:ins w:id="854" w:author="Christoffer Vissing" w:date="2023-08-08T12:25:00Z">
              <w:r w:rsidRPr="00122A66">
                <w:rPr>
                  <w:rFonts w:ascii="Roboto" w:eastAsia="Helvetica" w:hAnsi="Roboto"/>
                  <w:color w:val="000000"/>
                  <w:sz w:val="21"/>
                  <w:szCs w:val="21"/>
                </w:rPr>
                <w:t>1</w:t>
              </w:r>
            </w:ins>
            <w:ins w:id="855" w:author="Christoffer Vissing" w:date="2023-08-08T12:17:00Z">
              <w:r w:rsidR="003C0184" w:rsidRPr="00122A66">
                <w:rPr>
                  <w:rFonts w:ascii="Roboto" w:eastAsia="Helvetica" w:hAnsi="Roboto"/>
                  <w:color w:val="000000"/>
                  <w:sz w:val="21"/>
                  <w:szCs w:val="21"/>
                </w:rPr>
                <w:t xml:space="preserve"> (</w:t>
              </w:r>
            </w:ins>
            <w:ins w:id="856" w:author="Christoffer Vissing" w:date="2023-08-08T12:25:00Z">
              <w:r w:rsidRPr="00122A66">
                <w:rPr>
                  <w:rFonts w:ascii="Roboto" w:eastAsia="Helvetica" w:hAnsi="Roboto"/>
                  <w:color w:val="000000"/>
                  <w:sz w:val="21"/>
                  <w:szCs w:val="21"/>
                </w:rPr>
                <w:t>16</w:t>
              </w:r>
            </w:ins>
            <w:ins w:id="857" w:author="Christoffer Vissing" w:date="2023-08-08T12:17:00Z">
              <w:r w:rsidR="003C0184" w:rsidRPr="00122A66">
                <w:rPr>
                  <w:rFonts w:ascii="Roboto" w:eastAsia="Helvetica" w:hAnsi="Roboto"/>
                  <w:color w:val="000000"/>
                  <w:sz w:val="21"/>
                  <w:szCs w:val="21"/>
                </w:rPr>
                <w:t>.</w:t>
              </w:r>
            </w:ins>
            <w:ins w:id="858" w:author="Christoffer Vissing" w:date="2023-08-08T12:32:00Z">
              <w:r w:rsidR="00122A66" w:rsidRPr="00122A66">
                <w:rPr>
                  <w:rFonts w:ascii="Roboto" w:eastAsia="Helvetica" w:hAnsi="Roboto"/>
                  <w:color w:val="000000"/>
                  <w:sz w:val="21"/>
                  <w:szCs w:val="21"/>
                </w:rPr>
                <w:t>6</w:t>
              </w:r>
            </w:ins>
            <w:ins w:id="859" w:author="Christoffer Vissing" w:date="2023-08-08T12:17:00Z">
              <w:r w:rsidR="003C0184" w:rsidRPr="00122A66">
                <w:rPr>
                  <w:rFonts w:ascii="Roboto" w:eastAsia="Helvetica" w:hAnsi="Roboto"/>
                  <w:color w:val="000000"/>
                  <w:sz w:val="21"/>
                  <w:szCs w:val="21"/>
                </w:rPr>
                <w:t xml:space="preserve"> to </w:t>
              </w:r>
            </w:ins>
            <w:ins w:id="860" w:author="Christoffer Vissing" w:date="2023-08-08T12:25:00Z">
              <w:r w:rsidRPr="00122A66">
                <w:rPr>
                  <w:rFonts w:ascii="Roboto" w:eastAsia="Helvetica" w:hAnsi="Roboto"/>
                  <w:color w:val="000000"/>
                  <w:sz w:val="21"/>
                  <w:szCs w:val="21"/>
                </w:rPr>
                <w:t>28.1</w:t>
              </w:r>
            </w:ins>
            <w:ins w:id="861"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863" w:author="Christoffer Vissing" w:date="2023-08-08T12:17:00Z"/>
                <w:rFonts w:ascii="Roboto" w:eastAsia="Helvetica" w:hAnsi="Roboto"/>
                <w:color w:val="000000"/>
                <w:sz w:val="21"/>
                <w:szCs w:val="21"/>
              </w:rPr>
            </w:pPr>
            <w:ins w:id="864" w:author="Christoffer Vissing" w:date="2023-08-08T12:26:00Z">
              <w:r w:rsidRPr="00122A66">
                <w:rPr>
                  <w:rFonts w:ascii="Roboto" w:eastAsia="Helvetica" w:hAnsi="Roboto"/>
                  <w:color w:val="000000"/>
                  <w:sz w:val="21"/>
                  <w:szCs w:val="21"/>
                </w:rPr>
                <w:t>0.3</w:t>
              </w:r>
            </w:ins>
            <w:ins w:id="865"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122A66">
        <w:trPr>
          <w:jc w:val="center"/>
          <w:ins w:id="866" w:author="Christoffer Vissing" w:date="2023-08-08T12:17:00Z"/>
          <w:trPrChange w:id="867"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8"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869" w:author="Christoffer Vissing" w:date="2023-08-08T12:17:00Z"/>
                <w:rFonts w:ascii="Roboto" w:eastAsia="Helvetica" w:hAnsi="Roboto"/>
                <w:bCs/>
                <w:color w:val="000000"/>
                <w:sz w:val="21"/>
                <w:szCs w:val="21"/>
              </w:rPr>
            </w:pPr>
            <w:ins w:id="870" w:author="Christoffer Vissing" w:date="2023-08-08T12:17:00Z">
              <w:r w:rsidRPr="00122A66">
                <w:rPr>
                  <w:rFonts w:ascii="Roboto" w:eastAsia="Helvetica" w:hAnsi="Roboto"/>
                  <w:bCs/>
                  <w:color w:val="000000"/>
                  <w:sz w:val="21"/>
                  <w:szCs w:val="21"/>
                </w:rPr>
                <w:t xml:space="preserve">    </w:t>
              </w:r>
            </w:ins>
            <w:ins w:id="871"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7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873" w:author="Christoffer Vissing" w:date="2023-08-08T12:17:00Z"/>
                <w:rFonts w:ascii="Roboto" w:eastAsia="Helvetica" w:hAnsi="Roboto"/>
                <w:color w:val="000000"/>
                <w:sz w:val="21"/>
                <w:szCs w:val="21"/>
              </w:rPr>
            </w:pPr>
            <w:ins w:id="874" w:author="Christoffer Vissing" w:date="2023-08-08T12:26:00Z">
              <w:r w:rsidRPr="00122A66">
                <w:rPr>
                  <w:rFonts w:ascii="Roboto" w:eastAsia="Helvetica" w:hAnsi="Roboto"/>
                  <w:color w:val="000000"/>
                  <w:sz w:val="21"/>
                  <w:szCs w:val="21"/>
                </w:rPr>
                <w:t>75</w:t>
              </w:r>
            </w:ins>
            <w:ins w:id="875" w:author="Christoffer Vissing" w:date="2023-08-08T12:17:00Z">
              <w:r w:rsidR="003C0184" w:rsidRPr="00122A66">
                <w:rPr>
                  <w:rFonts w:ascii="Roboto" w:eastAsia="Helvetica" w:hAnsi="Roboto"/>
                  <w:color w:val="000000"/>
                  <w:sz w:val="21"/>
                  <w:szCs w:val="21"/>
                </w:rPr>
                <w:t xml:space="preserve"> (</w:t>
              </w:r>
            </w:ins>
            <w:ins w:id="876" w:author="Christoffer Vissing" w:date="2023-08-08T12:26:00Z">
              <w:r w:rsidRPr="00122A66">
                <w:rPr>
                  <w:rFonts w:ascii="Roboto" w:eastAsia="Helvetica" w:hAnsi="Roboto"/>
                  <w:color w:val="000000"/>
                  <w:sz w:val="21"/>
                  <w:szCs w:val="21"/>
                </w:rPr>
                <w:t>61</w:t>
              </w:r>
            </w:ins>
            <w:ins w:id="877" w:author="Christoffer Vissing" w:date="2023-08-08T12:17:00Z">
              <w:r w:rsidR="003C0184" w:rsidRPr="00122A66">
                <w:rPr>
                  <w:rFonts w:ascii="Roboto" w:eastAsia="Helvetica" w:hAnsi="Roboto"/>
                  <w:color w:val="000000"/>
                  <w:sz w:val="21"/>
                  <w:szCs w:val="21"/>
                </w:rPr>
                <w:t xml:space="preserve"> to </w:t>
              </w:r>
            </w:ins>
            <w:ins w:id="878" w:author="Christoffer Vissing" w:date="2023-08-08T12:26:00Z">
              <w:r w:rsidRPr="00122A66">
                <w:rPr>
                  <w:rFonts w:ascii="Roboto" w:eastAsia="Helvetica" w:hAnsi="Roboto"/>
                  <w:color w:val="000000"/>
                  <w:sz w:val="21"/>
                  <w:szCs w:val="21"/>
                </w:rPr>
                <w:t>91</w:t>
              </w:r>
            </w:ins>
            <w:ins w:id="879"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80"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881" w:author="Christoffer Vissing" w:date="2023-08-08T12:17:00Z"/>
                <w:rFonts w:ascii="Roboto" w:eastAsia="Helvetica" w:hAnsi="Roboto"/>
                <w:color w:val="000000"/>
                <w:sz w:val="21"/>
                <w:szCs w:val="21"/>
              </w:rPr>
            </w:pPr>
            <w:ins w:id="882" w:author="Christoffer Vissing" w:date="2023-08-08T12:26:00Z">
              <w:r w:rsidRPr="00122A66">
                <w:rPr>
                  <w:rFonts w:ascii="Roboto" w:eastAsia="Helvetica" w:hAnsi="Roboto"/>
                  <w:color w:val="000000"/>
                  <w:sz w:val="21"/>
                  <w:szCs w:val="21"/>
                </w:rPr>
                <w:t>83</w:t>
              </w:r>
            </w:ins>
            <w:ins w:id="883" w:author="Christoffer Vissing" w:date="2023-08-08T12:17:00Z">
              <w:r w:rsidR="003C0184" w:rsidRPr="00122A66">
                <w:rPr>
                  <w:rFonts w:ascii="Roboto" w:eastAsia="Helvetica" w:hAnsi="Roboto"/>
                  <w:color w:val="000000"/>
                  <w:sz w:val="21"/>
                  <w:szCs w:val="21"/>
                </w:rPr>
                <w:t xml:space="preserve"> (</w:t>
              </w:r>
            </w:ins>
            <w:ins w:id="884" w:author="Christoffer Vissing" w:date="2023-08-08T12:26:00Z">
              <w:r w:rsidRPr="00122A66">
                <w:rPr>
                  <w:rFonts w:ascii="Roboto" w:eastAsia="Helvetica" w:hAnsi="Roboto"/>
                  <w:color w:val="000000"/>
                  <w:sz w:val="21"/>
                  <w:szCs w:val="21"/>
                </w:rPr>
                <w:t>69</w:t>
              </w:r>
            </w:ins>
            <w:ins w:id="885" w:author="Christoffer Vissing" w:date="2023-08-08T12:17:00Z">
              <w:r w:rsidR="003C0184" w:rsidRPr="00122A66">
                <w:rPr>
                  <w:rFonts w:ascii="Roboto" w:eastAsia="Helvetica" w:hAnsi="Roboto"/>
                  <w:color w:val="000000"/>
                  <w:sz w:val="21"/>
                  <w:szCs w:val="21"/>
                </w:rPr>
                <w:t xml:space="preserve"> to</w:t>
              </w:r>
            </w:ins>
            <w:ins w:id="886" w:author="Christoffer Vissing" w:date="2023-08-08T12:27:00Z">
              <w:r w:rsidRPr="00122A66">
                <w:rPr>
                  <w:rFonts w:ascii="Roboto" w:eastAsia="Helvetica" w:hAnsi="Roboto"/>
                  <w:color w:val="000000"/>
                  <w:sz w:val="21"/>
                  <w:szCs w:val="21"/>
                </w:rPr>
                <w:t xml:space="preserve"> 100</w:t>
              </w:r>
            </w:ins>
            <w:ins w:id="887"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8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889" w:author="Christoffer Vissing" w:date="2023-08-08T12:17:00Z"/>
                <w:rFonts w:ascii="Roboto" w:eastAsia="Helvetica" w:hAnsi="Roboto"/>
                <w:color w:val="000000"/>
                <w:sz w:val="21"/>
                <w:szCs w:val="21"/>
              </w:rPr>
            </w:pPr>
            <w:ins w:id="890"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122A66">
        <w:tblPrEx>
          <w:tblPrExChange w:id="891" w:author="Christoffer Vissing" w:date="2023-08-08T12:38:00Z">
            <w:tblPrEx>
              <w:tblW w:w="9072" w:type="dxa"/>
            </w:tblPrEx>
          </w:tblPrExChange>
        </w:tblPrEx>
        <w:trPr>
          <w:jc w:val="center"/>
          <w:trPrChange w:id="89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122A66">
        <w:tblPrEx>
          <w:tblPrExChange w:id="897" w:author="Christoffer Vissing" w:date="2023-08-08T12:38:00Z">
            <w:tblPrEx>
              <w:tblW w:w="9072" w:type="dxa"/>
            </w:tblPrEx>
          </w:tblPrExChange>
        </w:tblPrEx>
        <w:trPr>
          <w:jc w:val="center"/>
          <w:trPrChange w:id="89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122A66">
        <w:tblPrEx>
          <w:tblPrExChange w:id="903" w:author="Christoffer Vissing" w:date="2023-08-08T12:38:00Z">
            <w:tblPrEx>
              <w:tblW w:w="9072" w:type="dxa"/>
            </w:tblPrEx>
          </w:tblPrExChange>
        </w:tblPrEx>
        <w:trPr>
          <w:jc w:val="center"/>
          <w:trPrChange w:id="90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122A66">
        <w:tblPrEx>
          <w:tblPrExChange w:id="909" w:author="Christoffer Vissing" w:date="2023-08-08T12:38:00Z">
            <w:tblPrEx>
              <w:tblW w:w="9072" w:type="dxa"/>
            </w:tblPrEx>
          </w:tblPrExChange>
        </w:tblPrEx>
        <w:trPr>
          <w:jc w:val="center"/>
          <w:trPrChange w:id="91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122A66">
        <w:tblPrEx>
          <w:tblPrExChange w:id="915" w:author="Christoffer Vissing" w:date="2023-08-08T12:38:00Z">
            <w:tblPrEx>
              <w:tblW w:w="9072" w:type="dxa"/>
            </w:tblPrEx>
          </w:tblPrExChange>
        </w:tblPrEx>
        <w:trPr>
          <w:jc w:val="center"/>
          <w:trPrChange w:id="916"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7"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8"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9"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0"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122A66">
        <w:tblPrEx>
          <w:tblPrExChange w:id="921" w:author="Christoffer Vissing" w:date="2023-08-08T12:38:00Z">
            <w:tblPrEx>
              <w:tblW w:w="9072" w:type="dxa"/>
            </w:tblPrEx>
          </w:tblPrExChange>
        </w:tblPrEx>
        <w:trPr>
          <w:jc w:val="center"/>
          <w:trPrChange w:id="92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122A66">
        <w:tblPrEx>
          <w:tblPrExChange w:id="927" w:author="Christoffer Vissing" w:date="2023-08-08T12:38:00Z">
            <w:tblPrEx>
              <w:tblW w:w="9072" w:type="dxa"/>
            </w:tblPrEx>
          </w:tblPrExChange>
        </w:tblPrEx>
        <w:trPr>
          <w:jc w:val="center"/>
          <w:trPrChange w:id="92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122A66">
        <w:tblPrEx>
          <w:tblPrExChange w:id="933" w:author="Christoffer Vissing" w:date="2023-08-08T12:38:00Z">
            <w:tblPrEx>
              <w:tblW w:w="9072" w:type="dxa"/>
            </w:tblPrEx>
          </w:tblPrExChange>
        </w:tblPrEx>
        <w:trPr>
          <w:jc w:val="center"/>
          <w:trPrChange w:id="93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122A66">
        <w:tblPrEx>
          <w:tblPrExChange w:id="939" w:author="Christoffer Vissing" w:date="2023-08-08T12:38:00Z">
            <w:tblPrEx>
              <w:tblW w:w="9072" w:type="dxa"/>
            </w:tblPrEx>
          </w:tblPrExChange>
        </w:tblPrEx>
        <w:trPr>
          <w:jc w:val="center"/>
          <w:trPrChange w:id="94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122A66">
        <w:tblPrEx>
          <w:tblPrExChange w:id="945" w:author="Christoffer Vissing" w:date="2023-08-08T12:38:00Z">
            <w:tblPrEx>
              <w:tblW w:w="9072" w:type="dxa"/>
            </w:tblPrEx>
          </w:tblPrExChange>
        </w:tblPrEx>
        <w:trPr>
          <w:jc w:val="center"/>
          <w:trPrChange w:id="946"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7"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8"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9"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0"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122A66">
        <w:tblPrEx>
          <w:tblPrExChange w:id="951" w:author="Christoffer Vissing" w:date="2023-08-08T12:38:00Z">
            <w:tblPrEx>
              <w:tblW w:w="9072" w:type="dxa"/>
            </w:tblPrEx>
          </w:tblPrExChange>
        </w:tblPrEx>
        <w:trPr>
          <w:jc w:val="center"/>
          <w:trPrChange w:id="95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122A66">
        <w:tblPrEx>
          <w:tblPrExChange w:id="957" w:author="Christoffer Vissing" w:date="2023-08-08T12:38:00Z">
            <w:tblPrEx>
              <w:tblW w:w="9072" w:type="dxa"/>
            </w:tblPrEx>
          </w:tblPrExChange>
        </w:tblPrEx>
        <w:trPr>
          <w:jc w:val="center"/>
          <w:trPrChange w:id="95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122A66">
        <w:tblPrEx>
          <w:tblPrExChange w:id="963" w:author="Christoffer Vissing" w:date="2023-08-08T12:38:00Z">
            <w:tblPrEx>
              <w:tblW w:w="9072" w:type="dxa"/>
            </w:tblPrEx>
          </w:tblPrExChange>
        </w:tblPrEx>
        <w:trPr>
          <w:jc w:val="center"/>
          <w:trPrChange w:id="96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122A66">
        <w:tblPrEx>
          <w:tblPrExChange w:id="969" w:author="Christoffer Vissing" w:date="2023-08-08T12:38:00Z">
            <w:tblPrEx>
              <w:tblW w:w="9072" w:type="dxa"/>
            </w:tblPrEx>
          </w:tblPrExChange>
        </w:tblPrEx>
        <w:trPr>
          <w:jc w:val="center"/>
          <w:trPrChange w:id="97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122A66">
        <w:tblPrEx>
          <w:tblPrExChange w:id="975" w:author="Christoffer Vissing" w:date="2023-08-08T12:38:00Z">
            <w:tblPrEx>
              <w:tblW w:w="9072" w:type="dxa"/>
            </w:tblPrEx>
          </w:tblPrExChange>
        </w:tblPrEx>
        <w:trPr>
          <w:jc w:val="center"/>
          <w:trPrChange w:id="976" w:author="Christoffer Vissing" w:date="2023-08-08T12:38:00Z">
            <w:trPr>
              <w:gridAfter w:val="0"/>
              <w:jc w:val="center"/>
            </w:trPr>
          </w:trPrChange>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977" w:author="Christoffer Vissing" w:date="2023-08-08T12:38:00Z">
              <w:tcPr>
                <w:tcW w:w="326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978" w:author="Christoffer Vissing" w:date="2023-08-08T12:38:00Z">
              <w:tcPr>
                <w:tcW w:w="2268" w:type="dxa"/>
                <w:gridSpan w:val="2"/>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979" w:author="Christoffer Vissing" w:date="2023-08-08T12:38:00Z">
              <w:tcPr>
                <w:tcW w:w="226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980" w:author="Christoffer Vissing" w:date="2023-08-08T12:38:00Z">
              <w:tcPr>
                <w:tcW w:w="1275" w:type="dxa"/>
                <w:gridSpan w:val="2"/>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122A66">
        <w:tblPrEx>
          <w:tblPrExChange w:id="981" w:author="Christoffer Vissing" w:date="2023-08-08T12:38:00Z">
            <w:tblPrEx>
              <w:tblW w:w="9072" w:type="dxa"/>
            </w:tblPrEx>
          </w:tblPrExChange>
        </w:tblPrEx>
        <w:trPr>
          <w:jc w:val="center"/>
          <w:trPrChange w:id="982" w:author="Christoffer Vissing" w:date="2023-08-08T12:38:00Z">
            <w:trPr>
              <w:gridAfter w:val="0"/>
              <w:jc w:val="center"/>
            </w:trPr>
          </w:trPrChange>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983" w:author="Christoffer Vissing" w:date="2023-08-08T12:38:00Z">
              <w:tcPr>
                <w:tcW w:w="9072" w:type="dxa"/>
                <w:gridSpan w:val="6"/>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122A66">
        <w:tblPrEx>
          <w:tblPrExChange w:id="984" w:author="Christoffer Vissing" w:date="2023-08-08T12:38:00Z">
            <w:tblPrEx>
              <w:tblW w:w="9072" w:type="dxa"/>
            </w:tblPrEx>
          </w:tblPrExChange>
        </w:tblPrEx>
        <w:trPr>
          <w:jc w:val="center"/>
          <w:trPrChange w:id="985" w:author="Christoffer Vissing" w:date="2023-08-08T12:38:00Z">
            <w:trPr>
              <w:gridAfter w:val="0"/>
              <w:jc w:val="center"/>
            </w:trPr>
          </w:trPrChange>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986" w:author="Christoffer Vissing" w:date="2023-08-08T12:38:00Z">
              <w:tcPr>
                <w:tcW w:w="9072" w:type="dxa"/>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1"/>
        <w:gridCol w:w="2165"/>
        <w:gridCol w:w="2571"/>
        <w:gridCol w:w="1115"/>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ong"/>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ong"/>
                <w:rFonts w:ascii="Roboto" w:hAnsi="Roboto" w:cs="Segoe UI"/>
                <w:caps/>
                <w:color w:val="171717" w:themeColor="background2" w:themeShade="1A"/>
                <w:sz w:val="22"/>
                <w:szCs w:val="22"/>
              </w:rPr>
              <w:t>SARC(</w:t>
            </w:r>
            <w:proofErr w:type="gramEnd"/>
            <w:r w:rsidRPr="00F00275">
              <w:rPr>
                <w:rStyle w:val="Strong"/>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ong"/>
                <w:rFonts w:ascii="Roboto" w:hAnsi="Roboto" w:cs="Segoe UI"/>
                <w:caps/>
                <w:color w:val="171717" w:themeColor="background2" w:themeShade="1A"/>
                <w:sz w:val="22"/>
                <w:szCs w:val="22"/>
              </w:rPr>
              <w:t>SARC(</w:t>
            </w:r>
            <w:proofErr w:type="gramEnd"/>
            <w:r w:rsidRPr="00F00275">
              <w:rPr>
                <w:rStyle w:val="Strong"/>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ong"/>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29B13A67"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4">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del w:id="987" w:author="Christoffer Vissing" w:date="2023-06-28T14:21:00Z">
        <w:r w:rsidR="000F6E5D" w:rsidDel="003F641C">
          <w:rPr>
            <w:rFonts w:ascii="Roboto" w:hAnsi="Roboto"/>
          </w:rPr>
          <w:delText>vs</w:delText>
        </w:r>
      </w:del>
      <w:ins w:id="988" w:author="Christoffer Vissing" w:date="2023-06-28T14:21:00Z">
        <w:r w:rsidR="003F641C">
          <w:rPr>
            <w:rFonts w:ascii="Roboto" w:hAnsi="Roboto"/>
          </w:rPr>
          <w:t>versus</w:t>
        </w:r>
      </w:ins>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ins w:id="989" w:author="Christoffer Vissing" w:date="2023-06-28T15:04:00Z"/>
          <w:rFonts w:ascii="Roboto" w:hAnsi="Roboto"/>
          <w:b/>
          <w:bCs/>
        </w:rPr>
      </w:pPr>
      <w:ins w:id="990" w:author="Christoffer Vissing" w:date="2023-06-28T15:04:00Z">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5">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ins>
    </w:p>
    <w:p w14:paraId="76D59143" w14:textId="7ED8F899" w:rsidR="00BE15DA" w:rsidRDefault="00B9219B" w:rsidP="00EA6D3E">
      <w:pPr>
        <w:spacing w:after="160" w:line="259" w:lineRule="auto"/>
        <w:rPr>
          <w:rFonts w:ascii="Roboto" w:hAnsi="Roboto"/>
          <w:b/>
          <w:bCs/>
        </w:rPr>
      </w:pPr>
      <w:del w:id="991" w:author="Christoffer Vissing" w:date="2023-06-28T15:04:00Z">
        <w:r w:rsidDel="009B33BC">
          <w:rPr>
            <w:rFonts w:ascii="Roboto" w:hAnsi="Roboto"/>
            <w:b/>
            <w:bCs/>
            <w:noProof/>
            <w14:ligatures w14:val="standardContextual"/>
          </w:rPr>
          <w:lastRenderedPageBreak/>
          <w:drawing>
            <wp:inline distT="0" distB="0" distL="0" distR="0" wp14:anchorId="51519AD7" wp14:editId="64C60927">
              <wp:extent cx="6058535" cy="4440555"/>
              <wp:effectExtent l="0" t="0" r="0" b="4445"/>
              <wp:docPr id="194897708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7080" name="Billede 2"/>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del>
    </w:p>
    <w:p w14:paraId="7A32AF12" w14:textId="6BAC4731" w:rsidR="00EA6D3E" w:rsidRDefault="00EA6D3E" w:rsidP="00BE15DA">
      <w:pPr>
        <w:spacing w:line="276" w:lineRule="auto"/>
        <w:rPr>
          <w:rFonts w:ascii="Roboto" w:hAnsi="Roboto"/>
        </w:rPr>
      </w:pPr>
      <w:commentRangeStart w:id="992"/>
      <w:r w:rsidRPr="00FD4F8B">
        <w:rPr>
          <w:rFonts w:ascii="Roboto" w:hAnsi="Roboto"/>
          <w:b/>
          <w:bCs/>
          <w:sz w:val="22"/>
          <w:szCs w:val="22"/>
        </w:rPr>
        <w:t>Legend</w:t>
      </w:r>
      <w:commentRangeEnd w:id="992"/>
      <w:r w:rsidR="00C855CA">
        <w:rPr>
          <w:rStyle w:val="CommentReference"/>
        </w:rPr>
        <w:commentReference w:id="992"/>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ins w:id="993" w:author="Christoffer Vissing" w:date="2023-06-28T15:14:00Z">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w:t>
        </w:r>
      </w:ins>
      <w:ins w:id="994" w:author="Christoffer Vissing" w:date="2023-06-28T15:15:00Z">
        <w:r w:rsidR="00D64535">
          <w:rPr>
            <w:rFonts w:ascii="Roboto" w:hAnsi="Roboto"/>
            <w:sz w:val="22"/>
            <w:szCs w:val="22"/>
          </w:rPr>
          <w:t xml:space="preserve">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ins>
      <w:r w:rsidR="00105422">
        <w:rPr>
          <w:rFonts w:ascii="Roboto" w:hAnsi="Roboto"/>
          <w:sz w:val="22"/>
          <w:szCs w:val="22"/>
        </w:rPr>
        <w:t xml:space="preserve">. </w:t>
      </w:r>
      <w:ins w:id="995" w:author="Christoffer Vissing" w:date="2023-06-28T15:05:00Z">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ins>
      <w:del w:id="996" w:author="Christoffer Vissing" w:date="2023-06-28T15:05:00Z">
        <w:r w:rsidR="00105422" w:rsidRPr="009B33BC" w:rsidDel="009B33BC">
          <w:rPr>
            <w:rFonts w:ascii="Roboto" w:hAnsi="Roboto"/>
            <w:sz w:val="22"/>
            <w:szCs w:val="22"/>
          </w:rPr>
          <w:delText>A</w:delText>
        </w:r>
      </w:del>
      <w:r w:rsidR="001D30C0" w:rsidRPr="009B33BC">
        <w:rPr>
          <w:rFonts w:ascii="Roboto" w:hAnsi="Roboto"/>
          <w:sz w:val="22"/>
          <w:szCs w:val="22"/>
        </w:rPr>
        <w:t>trial</w:t>
      </w:r>
      <w:r w:rsidR="001D30C0">
        <w:rPr>
          <w:rFonts w:ascii="Roboto" w:hAnsi="Roboto"/>
          <w:sz w:val="22"/>
          <w:szCs w:val="22"/>
        </w:rPr>
        <w:t xml:space="preserve"> fibrillation</w:t>
      </w:r>
      <w:ins w:id="997" w:author="Christoffer Vissing" w:date="2023-06-28T15:05:00Z">
        <w:r w:rsidR="009B33BC">
          <w:rPr>
            <w:rFonts w:ascii="Roboto" w:hAnsi="Roboto"/>
            <w:sz w:val="22"/>
            <w:szCs w:val="22"/>
          </w:rPr>
          <w:t xml:space="preserve"> during follow-up</w:t>
        </w:r>
      </w:ins>
      <w:ins w:id="998" w:author="Christoffer Vissing" w:date="2023-06-28T15:42:00Z">
        <w:r w:rsidR="00EE54E5">
          <w:rPr>
            <w:rFonts w:ascii="Roboto" w:hAnsi="Roboto"/>
            <w:sz w:val="22"/>
            <w:szCs w:val="22"/>
          </w:rPr>
          <w:t>, including numbers at risk,</w:t>
        </w:r>
      </w:ins>
      <w:ins w:id="999" w:author="Christoffer Vissing" w:date="2023-06-28T15:05:00Z">
        <w:r w:rsidR="009B33BC">
          <w:rPr>
            <w:rFonts w:ascii="Roboto" w:hAnsi="Roboto"/>
            <w:sz w:val="22"/>
            <w:szCs w:val="22"/>
          </w:rPr>
          <w:t xml:space="preserve"> in </w:t>
        </w:r>
        <w:proofErr w:type="spellStart"/>
        <w:r w:rsidR="009B33BC">
          <w:rPr>
            <w:rFonts w:ascii="Roboto" w:hAnsi="Roboto"/>
            <w:sz w:val="22"/>
            <w:szCs w:val="22"/>
          </w:rPr>
          <w:t>sar</w:t>
        </w:r>
      </w:ins>
      <w:ins w:id="1000" w:author="Christoffer Vissing" w:date="2023-06-28T15:06:00Z">
        <w:r w:rsidR="009B33BC">
          <w:rPr>
            <w:rFonts w:ascii="Roboto" w:hAnsi="Roboto"/>
            <w:sz w:val="22"/>
            <w:szCs w:val="22"/>
          </w:rPr>
          <w:t>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HCM. Overall</w:t>
        </w:r>
      </w:ins>
      <w:ins w:id="1001" w:author="Christoffer Vissing" w:date="2023-06-28T15:10:00Z">
        <w:r w:rsidR="009B33BC">
          <w:rPr>
            <w:rFonts w:ascii="Roboto" w:hAnsi="Roboto"/>
            <w:sz w:val="22"/>
            <w:szCs w:val="22"/>
          </w:rPr>
          <w:t>,</w:t>
        </w:r>
      </w:ins>
      <w:ins w:id="1002" w:author="Christoffer Vissing" w:date="2023-06-28T15:06:00Z">
        <w:r w:rsidR="009B33BC">
          <w:rPr>
            <w:rFonts w:ascii="Roboto" w:hAnsi="Roboto"/>
            <w:sz w:val="22"/>
            <w:szCs w:val="22"/>
          </w:rPr>
          <w:t xml:space="preserve"> the cumulative incidence is similar </w:t>
        </w:r>
      </w:ins>
      <w:ins w:id="1003" w:author="Christoffer Vissing" w:date="2023-06-28T15:07:00Z">
        <w:r w:rsidR="009B33BC">
          <w:rPr>
            <w:rFonts w:ascii="Roboto" w:hAnsi="Roboto"/>
            <w:sz w:val="22"/>
            <w:szCs w:val="22"/>
          </w:rPr>
          <w:t xml:space="preserve">between the two groups, with a trend </w:t>
        </w:r>
      </w:ins>
      <w:ins w:id="1004" w:author="Christoffer Vissing" w:date="2023-06-28T15:11:00Z">
        <w:r w:rsidR="009B33BC">
          <w:rPr>
            <w:rFonts w:ascii="Roboto" w:hAnsi="Roboto"/>
            <w:sz w:val="22"/>
            <w:szCs w:val="22"/>
          </w:rPr>
          <w:t>towards</w:t>
        </w:r>
      </w:ins>
      <w:ins w:id="1005" w:author="Christoffer Vissing" w:date="2023-06-28T15:07:00Z">
        <w:r w:rsidR="009B33BC">
          <w:rPr>
            <w:rFonts w:ascii="Roboto" w:hAnsi="Roboto"/>
            <w:sz w:val="22"/>
            <w:szCs w:val="22"/>
          </w:rPr>
          <w:t xml:space="preserve"> </w:t>
        </w:r>
      </w:ins>
      <w:ins w:id="1006" w:author="Christoffer Vissing" w:date="2023-06-28T15:08:00Z">
        <w:r w:rsidR="009B33BC">
          <w:rPr>
            <w:rFonts w:ascii="Roboto" w:hAnsi="Roboto"/>
            <w:sz w:val="22"/>
            <w:szCs w:val="22"/>
          </w:rPr>
          <w:t xml:space="preserve">a </w:t>
        </w:r>
      </w:ins>
      <w:ins w:id="1007" w:author="Christoffer Vissing" w:date="2023-06-28T15:07:00Z">
        <w:r w:rsidR="009B33BC">
          <w:rPr>
            <w:rFonts w:ascii="Roboto" w:hAnsi="Roboto"/>
            <w:sz w:val="22"/>
            <w:szCs w:val="22"/>
          </w:rPr>
          <w:t>higher rate</w:t>
        </w:r>
      </w:ins>
      <w:ins w:id="1008" w:author="Christoffer Vissing" w:date="2023-06-28T15:08:00Z">
        <w:r w:rsidR="009B33BC">
          <w:rPr>
            <w:rFonts w:ascii="Roboto" w:hAnsi="Roboto"/>
            <w:sz w:val="22"/>
            <w:szCs w:val="22"/>
          </w:rPr>
          <w:t xml:space="preserv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w:t>
        </w:r>
      </w:ins>
      <w:ins w:id="1009" w:author="Christoffer Vissing" w:date="2023-06-28T15:11:00Z">
        <w:r w:rsidR="009B33BC">
          <w:rPr>
            <w:rFonts w:ascii="Roboto" w:hAnsi="Roboto"/>
            <w:sz w:val="22"/>
            <w:szCs w:val="22"/>
          </w:rPr>
          <w:t>the age-specific incidence rates of atrial fibrillation during follow-up</w:t>
        </w:r>
      </w:ins>
      <w:ins w:id="1010" w:author="Christoffer Vissing" w:date="2023-06-28T15:43:00Z">
        <w:r w:rsidR="00EE54E5">
          <w:rPr>
            <w:rFonts w:ascii="Roboto" w:hAnsi="Roboto"/>
            <w:sz w:val="22"/>
            <w:szCs w:val="22"/>
          </w:rPr>
          <w:t>, including accumulated years at risk,</w:t>
        </w:r>
      </w:ins>
      <w:ins w:id="1011" w:author="Christoffer Vissing" w:date="2023-06-28T15:11:00Z">
        <w:r w:rsidR="009B33BC">
          <w:rPr>
            <w:rFonts w:ascii="Roboto" w:hAnsi="Roboto"/>
            <w:sz w:val="22"/>
            <w:szCs w:val="22"/>
          </w:rPr>
          <w:t xml:space="preserve"> in the two groups. </w:t>
        </w:r>
      </w:ins>
      <w:ins w:id="1012" w:author="Christoffer Vissing" w:date="2023-06-28T15:12:00Z">
        <w:r w:rsidR="009B33BC">
          <w:rPr>
            <w:rFonts w:ascii="Roboto" w:hAnsi="Roboto"/>
            <w:sz w:val="22"/>
            <w:szCs w:val="22"/>
          </w:rPr>
          <w:t xml:space="preserve">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w:t>
        </w:r>
      </w:ins>
      <w:ins w:id="1013" w:author="Christoffer Vissing" w:date="2023-06-28T15:13:00Z">
        <w:r w:rsidR="009B33BC">
          <w:rPr>
            <w:rFonts w:ascii="Roboto" w:hAnsi="Roboto"/>
            <w:sz w:val="22"/>
            <w:szCs w:val="22"/>
          </w:rPr>
          <w:t xml:space="preserve">reaching statistical significance </w:t>
        </w:r>
      </w:ins>
      <w:ins w:id="1014" w:author="Christoffer Vissing" w:date="2023-06-28T15:12:00Z">
        <w:r w:rsidR="009B33BC">
          <w:rPr>
            <w:rFonts w:ascii="Roboto" w:hAnsi="Roboto"/>
            <w:sz w:val="22"/>
            <w:szCs w:val="22"/>
          </w:rPr>
          <w:t xml:space="preserve">in </w:t>
        </w:r>
      </w:ins>
      <w:ins w:id="1015" w:author="Christoffer Vissing" w:date="2023-06-28T15:13:00Z">
        <w:r w:rsidR="009B33BC">
          <w:rPr>
            <w:rFonts w:ascii="Roboto" w:hAnsi="Roboto"/>
            <w:sz w:val="22"/>
            <w:szCs w:val="22"/>
          </w:rPr>
          <w:t>the three youngest age-groups</w:t>
        </w:r>
      </w:ins>
      <w:ins w:id="1016" w:author="Christoffer Vissing" w:date="2023-06-28T15:39:00Z">
        <w:r w:rsidR="00EE54E5">
          <w:rPr>
            <w:rFonts w:ascii="Roboto" w:hAnsi="Roboto"/>
            <w:sz w:val="22"/>
            <w:szCs w:val="22"/>
          </w:rPr>
          <w:t>, and with a highly significant increased age-s</w:t>
        </w:r>
      </w:ins>
      <w:ins w:id="1017" w:author="Christoffer Vissing" w:date="2023-06-28T15:40:00Z">
        <w:r w:rsidR="00EE54E5">
          <w:rPr>
            <w:rFonts w:ascii="Roboto" w:hAnsi="Roboto"/>
            <w:sz w:val="22"/>
            <w:szCs w:val="22"/>
          </w:rPr>
          <w:t xml:space="preserve">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ins>
      <w:r w:rsidR="00105422">
        <w:rPr>
          <w:rFonts w:ascii="Roboto" w:hAnsi="Roboto"/>
          <w:sz w:val="22"/>
          <w:szCs w:val="22"/>
        </w:rPr>
        <w:t xml:space="preserve"> </w:t>
      </w:r>
      <w:del w:id="1018" w:author="Christoffer Vissing" w:date="2023-06-28T15:40:00Z">
        <w:r w:rsidR="00105422" w:rsidDel="00EE54E5">
          <w:rPr>
            <w:rFonts w:ascii="Roboto" w:hAnsi="Roboto"/>
            <w:sz w:val="22"/>
            <w:szCs w:val="22"/>
          </w:rPr>
          <w:delText>is shown in panels</w:delText>
        </w:r>
      </w:del>
      <w:ins w:id="1019" w:author="Christoffer Vissing" w:date="2023-06-28T15:40:00Z">
        <w:r w:rsidR="00EE54E5">
          <w:rPr>
            <w:rFonts w:ascii="Roboto" w:hAnsi="Roboto"/>
            <w:sz w:val="22"/>
            <w:szCs w:val="22"/>
          </w:rPr>
          <w:t>Panel</w:t>
        </w:r>
      </w:ins>
      <w:r w:rsidR="00105422">
        <w:rPr>
          <w:rFonts w:ascii="Roboto" w:hAnsi="Roboto"/>
          <w:sz w:val="22"/>
          <w:szCs w:val="22"/>
        </w:rPr>
        <w:t xml:space="preserve"> </w:t>
      </w:r>
      <w:del w:id="1020" w:author="Christoffer Vissing" w:date="2023-06-28T15:41:00Z">
        <w:r w:rsidR="001D30C0" w:rsidRPr="001D30C0" w:rsidDel="00EE54E5">
          <w:rPr>
            <w:rFonts w:ascii="Roboto" w:hAnsi="Roboto"/>
            <w:b/>
            <w:bCs/>
            <w:sz w:val="22"/>
            <w:szCs w:val="22"/>
          </w:rPr>
          <w:delText>A</w:delText>
        </w:r>
        <w:r w:rsidR="001D30C0" w:rsidDel="00EE54E5">
          <w:rPr>
            <w:rFonts w:ascii="Roboto" w:hAnsi="Roboto"/>
            <w:sz w:val="22"/>
            <w:szCs w:val="22"/>
          </w:rPr>
          <w:delText xml:space="preserve"> &amp; </w:delText>
        </w:r>
      </w:del>
      <w:r w:rsidR="001D30C0" w:rsidRPr="001D30C0">
        <w:rPr>
          <w:rFonts w:ascii="Roboto" w:hAnsi="Roboto"/>
          <w:b/>
          <w:bCs/>
          <w:sz w:val="22"/>
          <w:szCs w:val="22"/>
        </w:rPr>
        <w:t>C</w:t>
      </w:r>
      <w:ins w:id="1021" w:author="Christoffer Vissing" w:date="2023-06-28T15:41:00Z">
        <w:r w:rsidR="00EE54E5">
          <w:rPr>
            <w:rFonts w:ascii="Roboto" w:hAnsi="Roboto"/>
            <w:sz w:val="22"/>
            <w:szCs w:val="22"/>
          </w:rPr>
          <w:t>, shows the</w:t>
        </w:r>
      </w:ins>
      <w:del w:id="1022" w:author="Christoffer Vissing" w:date="2023-06-28T15:41:00Z">
        <w:r w:rsidR="00105422" w:rsidDel="00EE54E5">
          <w:rPr>
            <w:rFonts w:ascii="Roboto" w:hAnsi="Roboto"/>
            <w:sz w:val="22"/>
            <w:szCs w:val="22"/>
          </w:rPr>
          <w:delText xml:space="preserve">; </w:delText>
        </w:r>
        <w:r w:rsidR="001C44CF" w:rsidDel="00EE54E5">
          <w:rPr>
            <w:rFonts w:ascii="Roboto" w:hAnsi="Roboto"/>
            <w:sz w:val="22"/>
            <w:szCs w:val="22"/>
          </w:rPr>
          <w:delText>composite ventricular arrhythmia</w:delText>
        </w:r>
        <w:r w:rsidR="00105422" w:rsidDel="00EE54E5">
          <w:rPr>
            <w:rFonts w:ascii="Roboto" w:hAnsi="Roboto"/>
            <w:sz w:val="22"/>
            <w:szCs w:val="22"/>
          </w:rPr>
          <w:delText xml:space="preserve">s in panels </w:delText>
        </w:r>
        <w:r w:rsidR="001D30C0" w:rsidRPr="001D30C0" w:rsidDel="00EE54E5">
          <w:rPr>
            <w:rFonts w:ascii="Roboto" w:hAnsi="Roboto"/>
            <w:b/>
            <w:bCs/>
            <w:sz w:val="22"/>
            <w:szCs w:val="22"/>
          </w:rPr>
          <w:delText>B</w:delText>
        </w:r>
        <w:r w:rsidR="00105422" w:rsidDel="00EE54E5">
          <w:rPr>
            <w:rFonts w:ascii="Roboto" w:hAnsi="Roboto"/>
            <w:sz w:val="22"/>
            <w:szCs w:val="22"/>
          </w:rPr>
          <w:delText xml:space="preserve"> and D</w:delText>
        </w:r>
        <w:r w:rsidR="00C855CA" w:rsidDel="00EE54E5">
          <w:rPr>
            <w:rFonts w:ascii="Roboto" w:hAnsi="Roboto"/>
            <w:sz w:val="22"/>
            <w:szCs w:val="22"/>
          </w:rPr>
          <w:delText>; s</w:delText>
        </w:r>
        <w:r w:rsidR="00105422" w:rsidDel="00EE54E5">
          <w:rPr>
            <w:rFonts w:ascii="Roboto" w:hAnsi="Roboto"/>
            <w:sz w:val="22"/>
            <w:szCs w:val="22"/>
          </w:rPr>
          <w:delText>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pink)</w:delText>
        </w:r>
        <w:r w:rsidRPr="00FD4F8B" w:rsidDel="00EE54E5">
          <w:rPr>
            <w:rFonts w:ascii="Roboto" w:hAnsi="Roboto"/>
            <w:sz w:val="22"/>
            <w:szCs w:val="22"/>
          </w:rPr>
          <w:delText xml:space="preserve"> </w:delText>
        </w:r>
      </w:del>
      <w:del w:id="1023" w:author="Christoffer Vissing" w:date="2023-06-28T14:21:00Z">
        <w:r w:rsidRPr="00FD4F8B" w:rsidDel="003F641C">
          <w:rPr>
            <w:rFonts w:ascii="Roboto" w:hAnsi="Roboto"/>
            <w:sz w:val="22"/>
            <w:szCs w:val="22"/>
          </w:rPr>
          <w:delText>vs</w:delText>
        </w:r>
      </w:del>
      <w:del w:id="1024" w:author="Christoffer Vissing" w:date="2023-06-28T15:41:00Z">
        <w:r w:rsidRPr="00FD4F8B" w:rsidDel="00EE54E5">
          <w:rPr>
            <w:rFonts w:ascii="Roboto" w:hAnsi="Roboto"/>
            <w:sz w:val="22"/>
            <w:szCs w:val="22"/>
          </w:rPr>
          <w:delText xml:space="preserve"> </w:delText>
        </w:r>
        <w:r w:rsidR="00105422" w:rsidDel="00EE54E5">
          <w:rPr>
            <w:rFonts w:ascii="Roboto" w:hAnsi="Roboto"/>
            <w:sz w:val="22"/>
            <w:szCs w:val="22"/>
          </w:rPr>
          <w:delText>non-sarcomeric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blue)</w:delText>
        </w:r>
        <w:r w:rsidRPr="00FD4F8B" w:rsidDel="00EE54E5">
          <w:rPr>
            <w:rFonts w:ascii="Roboto" w:hAnsi="Roboto"/>
            <w:sz w:val="22"/>
            <w:szCs w:val="22"/>
          </w:rPr>
          <w:delText>.</w:delText>
        </w:r>
        <w:r w:rsidR="001D30C0" w:rsidDel="00EE54E5">
          <w:rPr>
            <w:rFonts w:ascii="Roboto" w:hAnsi="Roboto"/>
            <w:sz w:val="22"/>
            <w:szCs w:val="22"/>
          </w:rPr>
          <w:delText xml:space="preserve"> Panels</w:delText>
        </w:r>
        <w:r w:rsidRPr="00FD4F8B" w:rsidDel="00EE54E5">
          <w:rPr>
            <w:rFonts w:ascii="Roboto" w:hAnsi="Roboto"/>
            <w:sz w:val="22"/>
            <w:szCs w:val="22"/>
          </w:rPr>
          <w:delText xml:space="preserve"> </w:delText>
        </w:r>
        <w:r w:rsidRPr="00FD4F8B" w:rsidDel="00EE54E5">
          <w:rPr>
            <w:rFonts w:ascii="Roboto" w:hAnsi="Roboto"/>
            <w:b/>
            <w:bCs/>
            <w:sz w:val="22"/>
            <w:szCs w:val="22"/>
          </w:rPr>
          <w:delText>A</w:delText>
        </w:r>
        <w:r w:rsidR="001D30C0" w:rsidDel="00EE54E5">
          <w:rPr>
            <w:rFonts w:ascii="Roboto" w:hAnsi="Roboto"/>
            <w:b/>
            <w:bCs/>
            <w:sz w:val="22"/>
            <w:szCs w:val="22"/>
          </w:rPr>
          <w:delText>-B</w:delText>
        </w:r>
        <w:r w:rsidRPr="00FD4F8B" w:rsidDel="00EE54E5">
          <w:rPr>
            <w:rFonts w:ascii="Roboto" w:hAnsi="Roboto"/>
            <w:b/>
            <w:bCs/>
            <w:sz w:val="22"/>
            <w:szCs w:val="22"/>
          </w:rPr>
          <w:delText>.</w:delText>
        </w:r>
      </w:del>
      <w:r w:rsidRPr="00FD4F8B">
        <w:rPr>
          <w:rFonts w:ascii="Roboto" w:hAnsi="Roboto"/>
          <w:sz w:val="22"/>
          <w:szCs w:val="22"/>
        </w:rPr>
        <w:t xml:space="preserve"> </w:t>
      </w:r>
      <w:ins w:id="1025" w:author="Christoffer Vissing" w:date="2023-06-28T15:41:00Z">
        <w:r w:rsidR="00EE54E5">
          <w:rPr>
            <w:rFonts w:ascii="Roboto" w:hAnsi="Roboto"/>
            <w:sz w:val="22"/>
            <w:szCs w:val="22"/>
          </w:rPr>
          <w:t>c</w:t>
        </w:r>
      </w:ins>
      <w:del w:id="1026" w:author="Christoffer Vissing" w:date="2023-06-28T15:41:00Z">
        <w:r w:rsidRPr="00FD4F8B" w:rsidDel="00EE54E5">
          <w:rPr>
            <w:rFonts w:ascii="Roboto" w:hAnsi="Roboto"/>
            <w:sz w:val="22"/>
            <w:szCs w:val="22"/>
          </w:rPr>
          <w:delText>C</w:delText>
        </w:r>
      </w:del>
      <w:r w:rsidRPr="00FD4F8B">
        <w:rPr>
          <w:rFonts w:ascii="Roboto" w:hAnsi="Roboto"/>
          <w:sz w:val="22"/>
          <w:szCs w:val="22"/>
        </w:rPr>
        <w:t xml:space="preserve">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sidR="001D30C0">
        <w:rPr>
          <w:rFonts w:ascii="Roboto" w:hAnsi="Roboto"/>
          <w:sz w:val="22"/>
          <w:szCs w:val="22"/>
        </w:rPr>
        <w:t xml:space="preserve"> Panels</w:t>
      </w:r>
      <w:r w:rsidRPr="00FD4F8B">
        <w:rPr>
          <w:rFonts w:ascii="Roboto" w:hAnsi="Roboto"/>
          <w:sz w:val="22"/>
          <w:szCs w:val="22"/>
        </w:rPr>
        <w:t xml:space="preserve"> </w:t>
      </w:r>
      <w:r w:rsidR="001D30C0">
        <w:rPr>
          <w:rFonts w:ascii="Roboto" w:hAnsi="Roboto"/>
          <w:b/>
          <w:bCs/>
          <w:sz w:val="22"/>
          <w:szCs w:val="22"/>
        </w:rPr>
        <w:t>C-D</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w:t>
      </w:r>
      <w:r w:rsidR="0037016C" w:rsidRPr="00FD4F8B">
        <w:rPr>
          <w:rFonts w:ascii="Roboto" w:hAnsi="Roboto"/>
          <w:sz w:val="22"/>
          <w:szCs w:val="22"/>
        </w:rPr>
        <w:t xml:space="preserve"> The age-standardized incidence rate (ASI)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The standardized incidence ratio (SIR) has been added for each age-group at the bottom of the plot.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ins w:id="1027" w:author="Christoffer Vissing" w:date="2023-06-29T16:26:00Z"/>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ins w:id="1028" w:author="Christoffer Vissing" w:date="2023-06-29T16:27:00Z">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7">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ins>
    </w:p>
    <w:p w14:paraId="33CE4A2F" w14:textId="653D9A13" w:rsidR="00FD4F8B" w:rsidRDefault="00B9219B" w:rsidP="00D5141C">
      <w:pPr>
        <w:spacing w:line="480" w:lineRule="auto"/>
        <w:ind w:left="-270"/>
        <w:rPr>
          <w:rFonts w:ascii="Roboto" w:hAnsi="Roboto"/>
          <w:b/>
          <w:bCs/>
        </w:rPr>
      </w:pPr>
      <w:del w:id="1029" w:author="Christoffer Vissing" w:date="2023-06-29T16:30:00Z">
        <w:r w:rsidDel="00426080">
          <w:rPr>
            <w:rFonts w:ascii="Roboto" w:hAnsi="Roboto"/>
            <w:b/>
            <w:bCs/>
            <w:noProof/>
            <w14:ligatures w14:val="standardContextual"/>
          </w:rPr>
          <w:lastRenderedPageBreak/>
          <w:drawing>
            <wp:inline distT="0" distB="0" distL="0" distR="0" wp14:anchorId="2775BCA0" wp14:editId="074CB9E0">
              <wp:extent cx="6058535" cy="4544060"/>
              <wp:effectExtent l="0" t="0" r="0" b="2540"/>
              <wp:docPr id="10313718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1886" name="Billede 1031371886"/>
                      <pic:cNvPicPr/>
                    </pic:nvPicPr>
                    <pic:blipFill>
                      <a:blip r:embed="rId18">
                        <a:extLst>
                          <a:ext uri="{28A0092B-C50C-407E-A947-70E740481C1C}">
                            <a14:useLocalDpi xmlns:a14="http://schemas.microsoft.com/office/drawing/2010/main" val="0"/>
                          </a:ext>
                        </a:extLst>
                      </a:blip>
                      <a:stretch>
                        <a:fillRect/>
                      </a:stretch>
                    </pic:blipFill>
                    <pic:spPr>
                      <a:xfrm>
                        <a:off x="0" y="0"/>
                        <a:ext cx="6058535" cy="4544060"/>
                      </a:xfrm>
                      <a:prstGeom prst="rect">
                        <a:avLst/>
                      </a:prstGeom>
                    </pic:spPr>
                  </pic:pic>
                </a:graphicData>
              </a:graphic>
            </wp:inline>
          </w:drawing>
        </w:r>
      </w:del>
    </w:p>
    <w:p w14:paraId="0C00B60F" w14:textId="0F5FF9EF"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del w:id="1030" w:author="Christoffer Vissing" w:date="2023-06-29T16:30:00Z">
        <w:r w:rsidDel="00426080">
          <w:rPr>
            <w:rFonts w:ascii="Roboto" w:hAnsi="Roboto"/>
            <w:sz w:val="22"/>
            <w:szCs w:val="22"/>
          </w:rPr>
          <w:delText>Histogram</w:delText>
        </w:r>
      </w:del>
      <w:ins w:id="1031" w:author="Christoffer Vissing" w:date="2023-06-29T16:30:00Z">
        <w:r w:rsidR="00426080">
          <w:rPr>
            <w:rFonts w:ascii="Roboto" w:hAnsi="Roboto"/>
            <w:sz w:val="22"/>
            <w:szCs w:val="22"/>
          </w:rPr>
          <w:t>Density plots</w:t>
        </w:r>
      </w:ins>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ins w:id="1032" w:author="Christoffer Vissing" w:date="2023-06-29T16:30:00Z">
        <w:r w:rsidR="00426080">
          <w:rPr>
            <w:rFonts w:ascii="Roboto" w:hAnsi="Roboto"/>
            <w:sz w:val="22"/>
            <w:szCs w:val="22"/>
          </w:rPr>
          <w:t xml:space="preserve"> The dots denote the median age of HCM diagnosis in th</w:t>
        </w:r>
      </w:ins>
      <w:ins w:id="1033" w:author="Christoffer Vissing" w:date="2023-06-29T16:31:00Z">
        <w:r w:rsidR="00426080">
          <w:rPr>
            <w:rFonts w:ascii="Roboto" w:hAnsi="Roboto"/>
            <w:sz w:val="22"/>
            <w:szCs w:val="22"/>
          </w:rPr>
          <w:t>e two groups.</w:t>
        </w:r>
      </w:ins>
      <w:r w:rsidR="007401B1">
        <w:rPr>
          <w:rFonts w:ascii="Roboto" w:hAnsi="Roboto"/>
          <w:b/>
          <w:bCs/>
        </w:rPr>
        <w:br w:type="page"/>
      </w:r>
    </w:p>
    <w:p w14:paraId="12550DC8" w14:textId="77777777" w:rsidR="005F2993" w:rsidRDefault="005F2993" w:rsidP="001D711A">
      <w:pPr>
        <w:spacing w:line="480" w:lineRule="auto"/>
        <w:rPr>
          <w:ins w:id="1034" w:author="Christoffer Vissing" w:date="2023-08-07T14:13:00Z"/>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4D41AC4C" w14:textId="161BDADF" w:rsidR="00FF2BF4" w:rsidDel="006C51D5" w:rsidRDefault="00102552" w:rsidP="001D711A">
      <w:pPr>
        <w:spacing w:line="480" w:lineRule="auto"/>
        <w:rPr>
          <w:del w:id="1035" w:author="Christoffer Vissing" w:date="2023-08-01T15:05:00Z"/>
          <w:rFonts w:ascii="Roboto" w:hAnsi="Roboto"/>
        </w:rPr>
      </w:pPr>
      <w:ins w:id="1036" w:author="Christoffer Vissing" w:date="2023-08-07T14:13:00Z">
        <w:r>
          <w:rPr>
            <w:rFonts w:ascii="Roboto" w:hAnsi="Roboto"/>
            <w:noProof/>
            <w14:ligatures w14:val="standardContextual"/>
          </w:rPr>
          <w:drawing>
            <wp:inline distT="0" distB="0" distL="0" distR="0" wp14:anchorId="76922B59" wp14:editId="1487296A">
              <wp:extent cx="6058535" cy="4704080"/>
              <wp:effectExtent l="0" t="0" r="0" b="0"/>
              <wp:docPr id="124620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25" name="Billede 12462025"/>
                      <pic:cNvPicPr/>
                    </pic:nvPicPr>
                    <pic:blipFill>
                      <a:blip r:embed="rId19">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ins>
    </w:p>
    <w:p w14:paraId="63FE6B33" w14:textId="1DBD3A6C" w:rsidR="001748BF" w:rsidRDefault="00BB3F00" w:rsidP="00B9219B">
      <w:pPr>
        <w:spacing w:line="480" w:lineRule="auto"/>
        <w:rPr>
          <w:ins w:id="1037" w:author="Christoffer Vissing" w:date="2023-06-30T12:08:00Z"/>
          <w:rFonts w:ascii="Roboto" w:hAnsi="Roboto"/>
        </w:rPr>
      </w:pPr>
      <w:del w:id="1038" w:author="Christoffer Vissing" w:date="2023-06-30T12:10:00Z">
        <w:r w:rsidDel="00C02764">
          <w:rPr>
            <w:rFonts w:ascii="Roboto" w:hAnsi="Roboto"/>
            <w:noProof/>
            <w14:ligatures w14:val="standardContextual"/>
          </w:rPr>
          <w:drawing>
            <wp:inline distT="0" distB="0" distL="0" distR="0" wp14:anchorId="16278630" wp14:editId="7F77148D">
              <wp:extent cx="6058800" cy="3031200"/>
              <wp:effectExtent l="0" t="0" r="0" b="4445"/>
              <wp:docPr id="52369243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2435" name="Billede 523692435"/>
                      <pic:cNvPicPr/>
                    </pic:nvPicPr>
                    <pic:blipFill>
                      <a:blip r:embed="rId20">
                        <a:extLst>
                          <a:ext uri="{28A0092B-C50C-407E-A947-70E740481C1C}">
                            <a14:useLocalDpi xmlns:a14="http://schemas.microsoft.com/office/drawing/2010/main" val="0"/>
                          </a:ext>
                        </a:extLst>
                      </a:blip>
                      <a:stretch>
                        <a:fillRect/>
                      </a:stretch>
                    </pic:blipFill>
                    <pic:spPr>
                      <a:xfrm>
                        <a:off x="0" y="0"/>
                        <a:ext cx="6058800" cy="3031200"/>
                      </a:xfrm>
                      <a:prstGeom prst="rect">
                        <a:avLst/>
                      </a:prstGeom>
                    </pic:spPr>
                  </pic:pic>
                </a:graphicData>
              </a:graphic>
            </wp:inline>
          </w:drawing>
        </w:r>
      </w:del>
    </w:p>
    <w:p w14:paraId="43FFA8CB" w14:textId="005BCACC" w:rsidR="00C02764" w:rsidRPr="00B9219B" w:rsidDel="006C51D5" w:rsidRDefault="00C02764" w:rsidP="00B9219B">
      <w:pPr>
        <w:spacing w:line="480" w:lineRule="auto"/>
        <w:rPr>
          <w:del w:id="1039" w:author="Christoffer Vissing" w:date="2023-08-01T15:05:00Z"/>
          <w:rFonts w:ascii="Roboto" w:hAnsi="Roboto"/>
        </w:rPr>
      </w:pPr>
    </w:p>
    <w:p w14:paraId="3263708D" w14:textId="52FA37FB"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del w:id="1040" w:author="Ho, Carolyn Y.,MD" w:date="2023-08-19T13:44:00Z">
        <w:r w:rsidRPr="00FD4F8B" w:rsidDel="00361197">
          <w:rPr>
            <w:rFonts w:ascii="Roboto" w:hAnsi="Roboto"/>
            <w:sz w:val="22"/>
            <w:szCs w:val="22"/>
          </w:rPr>
          <w:delText>being exposed to one of</w:delText>
        </w:r>
      </w:del>
      <w:ins w:id="1041" w:author="Ho, Carolyn Y.,MD" w:date="2023-08-19T13:44:00Z">
        <w:r w:rsidR="00361197">
          <w:rPr>
            <w:rFonts w:ascii="Roboto" w:hAnsi="Roboto"/>
            <w:sz w:val="22"/>
            <w:szCs w:val="22"/>
          </w:rPr>
          <w:t>of the presence of one of</w:t>
        </w:r>
      </w:ins>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del w:id="1042" w:author="Ho, Carolyn Y.,MD" w:date="2023-08-19T13:44:00Z">
        <w:r w:rsidR="00D5141C" w:rsidRPr="00FD4F8B" w:rsidDel="00361197">
          <w:rPr>
            <w:rFonts w:ascii="Roboto" w:hAnsi="Roboto"/>
            <w:sz w:val="22"/>
            <w:szCs w:val="22"/>
          </w:rPr>
          <w:delText>features</w:delText>
        </w:r>
        <w:r w:rsidRPr="00FD4F8B" w:rsidDel="00361197">
          <w:rPr>
            <w:rFonts w:ascii="Roboto" w:hAnsi="Roboto"/>
            <w:sz w:val="22"/>
            <w:szCs w:val="22"/>
          </w:rPr>
          <w:delText xml:space="preserve"> </w:delText>
        </w:r>
      </w:del>
      <w:ins w:id="1043" w:author="Ho, Carolyn Y.,MD" w:date="2023-08-19T13:44:00Z">
        <w:r w:rsidR="00361197">
          <w:rPr>
            <w:rFonts w:ascii="Roboto" w:hAnsi="Roboto"/>
            <w:sz w:val="22"/>
            <w:szCs w:val="22"/>
          </w:rPr>
          <w:t>exposures</w:t>
        </w:r>
        <w:r w:rsidR="00361197" w:rsidRPr="00FD4F8B">
          <w:rPr>
            <w:rFonts w:ascii="Roboto" w:hAnsi="Roboto"/>
            <w:sz w:val="22"/>
            <w:szCs w:val="22"/>
          </w:rPr>
          <w:t xml:space="preserve"> </w:t>
        </w:r>
      </w:ins>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ins w:id="1044" w:author="Christoffer Vissing" w:date="2023-08-01T15:04:00Z">
        <w:r w:rsidR="006C51D5">
          <w:rPr>
            <w:rFonts w:ascii="Roboto" w:hAnsi="Roboto"/>
            <w:sz w:val="22"/>
            <w:szCs w:val="22"/>
          </w:rPr>
          <w:t>09</w:t>
        </w:r>
      </w:ins>
      <w:del w:id="1045" w:author="Christoffer Vissing" w:date="2023-08-01T15:03:00Z">
        <w:r w:rsidR="00F03C90" w:rsidDel="006C51D5">
          <w:rPr>
            <w:rFonts w:ascii="Roboto" w:hAnsi="Roboto"/>
            <w:sz w:val="22"/>
            <w:szCs w:val="22"/>
          </w:rPr>
          <w:delText>7</w:delText>
        </w:r>
      </w:del>
      <w:r w:rsidR="000101FA">
        <w:rPr>
          <w:rFonts w:ascii="Roboto" w:hAnsi="Roboto"/>
          <w:sz w:val="22"/>
          <w:szCs w:val="22"/>
        </w:rPr>
        <w:t>)</w:t>
      </w:r>
      <w:r w:rsidRPr="00FD4F8B">
        <w:rPr>
          <w:rFonts w:ascii="Roboto" w:hAnsi="Roboto"/>
          <w:sz w:val="22"/>
          <w:szCs w:val="22"/>
        </w:rPr>
        <w:t>.</w:t>
      </w:r>
      <w:ins w:id="1046" w:author="Christoffer Vissing" w:date="2023-08-01T15:06:00Z">
        <w:r w:rsidR="006C51D5">
          <w:rPr>
            <w:rFonts w:ascii="Roboto" w:hAnsi="Roboto"/>
            <w:sz w:val="22"/>
            <w:szCs w:val="22"/>
          </w:rPr>
          <w:t xml:space="preserve"> Colors indicate if an interaction with genetic subgroup</w:t>
        </w:r>
      </w:ins>
      <w:r w:rsidRPr="00FD4F8B">
        <w:rPr>
          <w:rFonts w:ascii="Roboto" w:hAnsi="Roboto"/>
          <w:sz w:val="22"/>
          <w:szCs w:val="22"/>
        </w:rPr>
        <w:t xml:space="preserve"> </w:t>
      </w:r>
      <w:ins w:id="1047" w:author="Christoffer Vissing" w:date="2023-08-01T15:15:00Z">
        <w:r w:rsidR="00783844">
          <w:rPr>
            <w:rFonts w:ascii="Roboto" w:hAnsi="Roboto"/>
            <w:sz w:val="22"/>
            <w:szCs w:val="22"/>
          </w:rPr>
          <w:t>was found</w:t>
        </w:r>
      </w:ins>
      <w:ins w:id="1048" w:author="Christoffer Vissing" w:date="2023-08-08T11:29:00Z">
        <w:r w:rsidR="00037B48">
          <w:rPr>
            <w:rFonts w:ascii="Roboto" w:hAnsi="Roboto"/>
            <w:sz w:val="22"/>
            <w:szCs w:val="22"/>
          </w:rPr>
          <w:t xml:space="preserve"> and </w:t>
        </w:r>
      </w:ins>
      <w:ins w:id="1049" w:author="Christoffer Vissing" w:date="2023-08-08T11:30:00Z">
        <w:r w:rsidR="00037B48">
          <w:rPr>
            <w:rFonts w:ascii="Roboto" w:hAnsi="Roboto"/>
            <w:sz w:val="22"/>
            <w:szCs w:val="22"/>
          </w:rPr>
          <w:t>if non-</w:t>
        </w:r>
        <w:proofErr w:type="spellStart"/>
        <w:r w:rsidR="00037B48">
          <w:rPr>
            <w:rFonts w:ascii="Roboto" w:hAnsi="Roboto"/>
            <w:sz w:val="22"/>
            <w:szCs w:val="22"/>
          </w:rPr>
          <w:t>sarcomeric</w:t>
        </w:r>
        <w:proofErr w:type="spellEnd"/>
        <w:r w:rsidR="00037B48">
          <w:rPr>
            <w:rFonts w:ascii="Roboto" w:hAnsi="Roboto"/>
            <w:sz w:val="22"/>
            <w:szCs w:val="22"/>
          </w:rPr>
          <w:t xml:space="preserve"> HCM status attenuated the effect (blue) </w:t>
        </w:r>
      </w:ins>
      <w:ins w:id="1050" w:author="Christoffer Vissing" w:date="2023-08-08T11:31:00Z">
        <w:r w:rsidR="00037B48">
          <w:rPr>
            <w:rFonts w:ascii="Roboto" w:hAnsi="Roboto"/>
            <w:sz w:val="22"/>
            <w:szCs w:val="22"/>
          </w:rPr>
          <w:t xml:space="preserve">or </w:t>
        </w:r>
        <w:proofErr w:type="spellStart"/>
        <w:r w:rsidR="00037B48">
          <w:rPr>
            <w:rFonts w:ascii="Roboto" w:hAnsi="Roboto"/>
            <w:sz w:val="22"/>
            <w:szCs w:val="22"/>
          </w:rPr>
          <w:t>sarcomeric</w:t>
        </w:r>
        <w:proofErr w:type="spellEnd"/>
        <w:r w:rsidR="00037B48">
          <w:rPr>
            <w:rFonts w:ascii="Roboto" w:hAnsi="Roboto"/>
            <w:sz w:val="22"/>
            <w:szCs w:val="22"/>
          </w:rPr>
          <w:t xml:space="preserve"> HCM status did (pink). Hazard ratios are adjusted for sex and if a significant </w:t>
        </w:r>
      </w:ins>
      <w:ins w:id="1051" w:author="Christoffer Vissing" w:date="2023-08-08T11:32:00Z">
        <w:r w:rsidR="00037B48">
          <w:rPr>
            <w:rFonts w:ascii="Roboto" w:hAnsi="Roboto"/>
            <w:sz w:val="22"/>
            <w:szCs w:val="22"/>
          </w:rPr>
          <w:t>interaction was observed stratified analysis was performed.</w:t>
        </w:r>
      </w:ins>
      <w:ins w:id="1052" w:author="Christoffer Vissing" w:date="2023-08-08T11:31:00Z">
        <w:r w:rsidR="00037B48">
          <w:rPr>
            <w:rFonts w:ascii="Roboto" w:hAnsi="Roboto"/>
            <w:sz w:val="22"/>
            <w:szCs w:val="22"/>
          </w:rPr>
          <w:t xml:space="preserve"> </w:t>
        </w:r>
      </w:ins>
      <w:ins w:id="1053" w:author="Christoffer Vissing" w:date="2023-08-08T11:29:00Z">
        <w:r w:rsidR="00037B48">
          <w:rPr>
            <w:rFonts w:ascii="Roboto" w:hAnsi="Roboto"/>
            <w:sz w:val="22"/>
            <w:szCs w:val="22"/>
          </w:rPr>
          <w:t xml:space="preserve"> </w:t>
        </w:r>
      </w:ins>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ins w:id="1054" w:author="Christoffer Vissing" w:date="2023-06-30T11:37:00Z"/>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ins w:id="1055" w:author="Christoffer Vissing" w:date="2023-06-30T11:36:00Z"/>
          <w:rFonts w:ascii="Roboto" w:hAnsi="Roboto"/>
          <w:b/>
          <w:bCs/>
        </w:rPr>
      </w:pPr>
      <w:ins w:id="1056" w:author="Christoffer Vissing" w:date="2023-06-30T11:37:00Z">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1">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ins>
    </w:p>
    <w:p w14:paraId="5A17EC92" w14:textId="15489BB3" w:rsidR="00B06391" w:rsidRDefault="00B06391">
      <w:pPr>
        <w:rPr>
          <w:rFonts w:ascii="Roboto" w:hAnsi="Roboto"/>
          <w:b/>
          <w:bCs/>
        </w:rPr>
      </w:pPr>
    </w:p>
    <w:p w14:paraId="1BD9B259" w14:textId="431A5FB1" w:rsidR="00E66BD0" w:rsidRDefault="002E4BE9">
      <w:pPr>
        <w:rPr>
          <w:rFonts w:ascii="Roboto" w:hAnsi="Roboto"/>
          <w:b/>
          <w:bCs/>
        </w:rPr>
      </w:pPr>
      <w:del w:id="1057" w:author="Christoffer Vissing" w:date="2023-06-30T11:37:00Z">
        <w:r w:rsidDel="00B06391">
          <w:rPr>
            <w:rFonts w:ascii="Roboto" w:hAnsi="Roboto"/>
            <w:b/>
            <w:bCs/>
            <w:noProof/>
            <w14:ligatures w14:val="standardContextual"/>
          </w:rPr>
          <w:lastRenderedPageBreak/>
          <w:drawing>
            <wp:inline distT="0" distB="0" distL="0" distR="0" wp14:anchorId="724EEBA4" wp14:editId="65D5D8F3">
              <wp:extent cx="4969163" cy="6470693"/>
              <wp:effectExtent l="0" t="0" r="0" b="0"/>
              <wp:docPr id="173504921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9216" name="Billede 1735049216"/>
                      <pic:cNvPicPr/>
                    </pic:nvPicPr>
                    <pic:blipFill>
                      <a:blip r:embed="rId22">
                        <a:extLst>
                          <a:ext uri="{28A0092B-C50C-407E-A947-70E740481C1C}">
                            <a14:useLocalDpi xmlns:a14="http://schemas.microsoft.com/office/drawing/2010/main" val="0"/>
                          </a:ext>
                        </a:extLst>
                      </a:blip>
                      <a:stretch>
                        <a:fillRect/>
                      </a:stretch>
                    </pic:blipFill>
                    <pic:spPr>
                      <a:xfrm>
                        <a:off x="0" y="0"/>
                        <a:ext cx="4976653" cy="6480447"/>
                      </a:xfrm>
                      <a:prstGeom prst="rect">
                        <a:avLst/>
                      </a:prstGeom>
                    </pic:spPr>
                  </pic:pic>
                </a:graphicData>
              </a:graphic>
            </wp:inline>
          </w:drawing>
        </w:r>
      </w:del>
    </w:p>
    <w:p w14:paraId="099BB8E8" w14:textId="36311AE1"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del w:id="1058" w:author="Christoffer Vissing" w:date="2023-06-28T14:21:00Z">
        <w:r w:rsidRPr="00FD4F8B" w:rsidDel="003F641C">
          <w:rPr>
            <w:rFonts w:ascii="Roboto" w:hAnsi="Roboto"/>
            <w:sz w:val="22"/>
            <w:szCs w:val="22"/>
          </w:rPr>
          <w:delText>vs</w:delText>
        </w:r>
      </w:del>
      <w:ins w:id="1059" w:author="Christoffer Vissing" w:date="2023-06-28T14:21:00Z">
        <w:r w:rsidR="003F641C">
          <w:rPr>
            <w:rFonts w:ascii="Roboto" w:hAnsi="Roboto"/>
            <w:sz w:val="22"/>
            <w:szCs w:val="22"/>
          </w:rPr>
          <w:t>versus</w:t>
        </w:r>
      </w:ins>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36115514" w14:textId="7777777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3">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1995BFD4"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del w:id="1060" w:author="Christoffer Vissing" w:date="2023-06-28T14:21:00Z">
        <w:r w:rsidRPr="00DB6D77" w:rsidDel="003F641C">
          <w:rPr>
            <w:rFonts w:ascii="Roboto" w:hAnsi="Roboto"/>
          </w:rPr>
          <w:delText>vs</w:delText>
        </w:r>
      </w:del>
      <w:ins w:id="1061"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4">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6E5D9E0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del w:id="1062" w:author="Christoffer Vissing" w:date="2023-06-28T14:21:00Z">
        <w:r w:rsidRPr="00DB6D77" w:rsidDel="003F641C">
          <w:rPr>
            <w:rFonts w:ascii="Roboto" w:hAnsi="Roboto"/>
          </w:rPr>
          <w:delText>vs</w:delText>
        </w:r>
      </w:del>
      <w:ins w:id="1063"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w:t>
      </w:r>
      <w:r w:rsidRPr="00DB6D77">
        <w:rPr>
          <w:rFonts w:ascii="Roboto" w:hAnsi="Roboto"/>
        </w:rPr>
        <w:lastRenderedPageBreak/>
        <w:t xml:space="preserv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1064" w:author="Christoffer Vissing" w:date="2023-08-08T11:34:00Z"/>
          <w:rFonts w:ascii="Roboto" w:hAnsi="Roboto"/>
        </w:rPr>
      </w:pPr>
      <w:del w:id="1065"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5">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ins w:id="1066" w:author="Christoffer Vissing" w:date="2023-08-08T11:33:00Z"/>
          <w:rFonts w:ascii="Roboto" w:hAnsi="Roboto"/>
        </w:rPr>
      </w:pPr>
      <w:del w:id="1067"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ins w:id="1068" w:author="Christoffer Vissing" w:date="2023-08-08T11:34:00Z"/>
          <w:rFonts w:ascii="Roboto" w:hAnsi="Roboto"/>
        </w:rPr>
      </w:pPr>
      <w:ins w:id="1069" w:author="Christoffer Vissing" w:date="2023-08-08T11:33:00Z">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6">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ins>
    </w:p>
    <w:p w14:paraId="413853F3" w14:textId="1128B6A7" w:rsidR="006D51BB" w:rsidRDefault="00037B48" w:rsidP="00AA7BBD">
      <w:pPr>
        <w:tabs>
          <w:tab w:val="left" w:pos="3946"/>
        </w:tabs>
        <w:spacing w:line="480" w:lineRule="auto"/>
        <w:rPr>
          <w:ins w:id="1070" w:author="Christoffer Vissing" w:date="2023-08-08T11:46:00Z"/>
          <w:rFonts w:ascii="Roboto" w:hAnsi="Roboto"/>
        </w:rPr>
      </w:pPr>
      <w:ins w:id="1071" w:author="Christoffer Vissing" w:date="2023-08-08T11:34:00Z">
        <w:r w:rsidRPr="00037B48">
          <w:rPr>
            <w:rFonts w:ascii="Roboto" w:hAnsi="Roboto"/>
            <w:b/>
            <w:bCs/>
            <w:rPrChange w:id="1072" w:author="Christoffer Vissing" w:date="2023-08-08T11:34:00Z">
              <w:rPr>
                <w:rFonts w:ascii="Roboto" w:hAnsi="Roboto"/>
              </w:rPr>
            </w:rPrChange>
          </w:rPr>
          <w:t>Legend</w:t>
        </w:r>
        <w:r>
          <w:rPr>
            <w:rFonts w:ascii="Roboto" w:hAnsi="Roboto"/>
          </w:rPr>
          <w:t>: Heatmaps showing the</w:t>
        </w:r>
      </w:ins>
      <w:ins w:id="1073" w:author="Christoffer Vissing" w:date="2023-08-08T11:36:00Z">
        <w:r>
          <w:rPr>
            <w:rFonts w:ascii="Roboto" w:hAnsi="Roboto"/>
          </w:rPr>
          <w:t xml:space="preserve"> time-adjusted hazard ratios for</w:t>
        </w:r>
      </w:ins>
      <w:ins w:id="1074" w:author="Christoffer Vissing" w:date="2023-08-08T11:34:00Z">
        <w:r>
          <w:rPr>
            <w:rFonts w:ascii="Roboto" w:hAnsi="Roboto"/>
          </w:rPr>
          <w:t xml:space="preserve"> </w:t>
        </w:r>
      </w:ins>
      <w:ins w:id="1075" w:author="Christoffer Vissing" w:date="2023-08-08T11:37:00Z">
        <w:r>
          <w:rPr>
            <w:rFonts w:ascii="Roboto" w:hAnsi="Roboto"/>
          </w:rPr>
          <w:t xml:space="preserve">the </w:t>
        </w:r>
      </w:ins>
      <w:ins w:id="1076" w:author="Christoffer Vissing" w:date="2023-08-08T11:34:00Z">
        <w:r>
          <w:rPr>
            <w:rFonts w:ascii="Roboto" w:hAnsi="Roboto"/>
          </w:rPr>
          <w:t xml:space="preserve">combined effect of </w:t>
        </w:r>
      </w:ins>
      <w:ins w:id="1077" w:author="Christoffer Vissing" w:date="2023-08-08T11:36:00Z">
        <w:r>
          <w:rPr>
            <w:rFonts w:ascii="Roboto" w:hAnsi="Roboto"/>
          </w:rPr>
          <w:t>each</w:t>
        </w:r>
      </w:ins>
      <w:ins w:id="1078" w:author="Christoffer Vissing" w:date="2023-08-08T11:35:00Z">
        <w:r>
          <w:rPr>
            <w:rFonts w:ascii="Roboto" w:hAnsi="Roboto"/>
          </w:rPr>
          <w:t xml:space="preserve"> </w:t>
        </w:r>
      </w:ins>
      <w:ins w:id="1079" w:author="Christoffer Vissing" w:date="2023-08-08T11:37:00Z">
        <w:r>
          <w:rPr>
            <w:rFonts w:ascii="Roboto" w:hAnsi="Roboto"/>
          </w:rPr>
          <w:t xml:space="preserve">individual </w:t>
        </w:r>
      </w:ins>
      <w:ins w:id="1080" w:author="Christoffer Vissing" w:date="2023-08-08T11:35:00Z">
        <w:r>
          <w:rPr>
            <w:rFonts w:ascii="Roboto" w:hAnsi="Roboto"/>
          </w:rPr>
          <w:t>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ins>
      <w:ins w:id="1081" w:author="Christoffer Vissing" w:date="2023-08-08T11:44:00Z">
        <w:r w:rsidR="006D51BB">
          <w:rPr>
            <w:rFonts w:ascii="Roboto" w:hAnsi="Roboto"/>
          </w:rPr>
          <w:t xml:space="preserve"> on the hazard of investigated outcomes</w:t>
        </w:r>
      </w:ins>
      <w:ins w:id="1082" w:author="Christoffer Vissing" w:date="2023-08-08T11:37:00Z">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w:t>
        </w:r>
      </w:ins>
      <w:ins w:id="1083" w:author="Christoffer Vissing" w:date="2023-08-08T11:38:00Z">
        <w:r>
          <w:rPr>
            <w:rFonts w:ascii="Roboto" w:hAnsi="Roboto"/>
          </w:rPr>
          <w:t xml:space="preserve"> Only exposure-outcome pairs in which a significant interaction </w:t>
        </w:r>
      </w:ins>
      <w:ins w:id="1084" w:author="Christoffer Vissing" w:date="2023-08-08T11:45:00Z">
        <w:r w:rsidR="006D51BB">
          <w:rPr>
            <w:rFonts w:ascii="Roboto" w:hAnsi="Roboto"/>
          </w:rPr>
          <w:t>was</w:t>
        </w:r>
      </w:ins>
      <w:ins w:id="1085" w:author="Christoffer Vissing" w:date="2023-08-08T11:44:00Z">
        <w:r w:rsidR="006D51BB">
          <w:rPr>
            <w:rFonts w:ascii="Roboto" w:hAnsi="Roboto"/>
          </w:rPr>
          <w:t xml:space="preserve"> found are</w:t>
        </w:r>
      </w:ins>
      <w:ins w:id="1086" w:author="Christoffer Vissing" w:date="2023-08-08T11:39:00Z">
        <w:r>
          <w:rPr>
            <w:rFonts w:ascii="Roboto" w:hAnsi="Roboto"/>
          </w:rPr>
          <w:t xml:space="preserve"> included</w:t>
        </w:r>
      </w:ins>
      <w:ins w:id="1087" w:author="Christoffer Vissing" w:date="2023-08-08T11:44:00Z">
        <w:r w:rsidR="006D51BB">
          <w:rPr>
            <w:rFonts w:ascii="Roboto" w:hAnsi="Roboto"/>
          </w:rPr>
          <w:t>.</w:t>
        </w:r>
      </w:ins>
      <w:ins w:id="1088" w:author="Christoffer Vissing" w:date="2023-08-08T11:39:00Z">
        <w:r>
          <w:rPr>
            <w:rFonts w:ascii="Roboto" w:hAnsi="Roboto"/>
          </w:rPr>
          <w:t xml:space="preserve"> </w:t>
        </w:r>
      </w:ins>
      <w:ins w:id="1089" w:author="Christoffer Vissing" w:date="2023-08-08T11:44:00Z">
        <w:r w:rsidR="006D51BB">
          <w:rPr>
            <w:rFonts w:ascii="Roboto" w:hAnsi="Roboto"/>
          </w:rPr>
          <w:lastRenderedPageBreak/>
          <w:t>T</w:t>
        </w:r>
      </w:ins>
      <w:ins w:id="1090" w:author="Christoffer Vissing" w:date="2023-08-08T11:39:00Z">
        <w:r>
          <w:rPr>
            <w:rFonts w:ascii="Roboto" w:hAnsi="Roboto"/>
          </w:rPr>
          <w:t xml:space="preserve">he colors </w:t>
        </w:r>
      </w:ins>
      <w:ins w:id="1091" w:author="Christoffer Vissing" w:date="2023-08-08T11:44:00Z">
        <w:r w:rsidR="006D51BB">
          <w:rPr>
            <w:rFonts w:ascii="Roboto" w:hAnsi="Roboto"/>
          </w:rPr>
          <w:t xml:space="preserve">of the </w:t>
        </w:r>
      </w:ins>
      <w:ins w:id="1092" w:author="Christoffer Vissing" w:date="2023-08-08T11:45:00Z">
        <w:r w:rsidR="006D51BB">
          <w:rPr>
            <w:rFonts w:ascii="Roboto" w:hAnsi="Roboto"/>
          </w:rPr>
          <w:t xml:space="preserve">circles in the plots </w:t>
        </w:r>
      </w:ins>
      <w:ins w:id="1093" w:author="Christoffer Vissing" w:date="2023-08-08T11:39:00Z">
        <w:r>
          <w:rPr>
            <w:rFonts w:ascii="Roboto" w:hAnsi="Roboto"/>
          </w:rPr>
          <w:t xml:space="preserve">signify </w:t>
        </w:r>
        <w:r w:rsidR="006D51BB">
          <w:rPr>
            <w:rFonts w:ascii="Roboto" w:hAnsi="Roboto"/>
          </w:rPr>
          <w:t xml:space="preserve">the relative effect of </w:t>
        </w:r>
      </w:ins>
      <w:ins w:id="1094" w:author="Christoffer Vissing" w:date="2023-08-08T11:40:00Z">
        <w:r w:rsidR="006D51BB">
          <w:rPr>
            <w:rFonts w:ascii="Roboto" w:hAnsi="Roboto"/>
          </w:rPr>
          <w:t>genetic status on the</w:t>
        </w:r>
        <w:r w:rsidR="006D51BB" w:rsidRPr="006D51BB">
          <w:rPr>
            <w:rFonts w:ascii="Roboto" w:hAnsi="Roboto"/>
          </w:rPr>
          <w:t xml:space="preserve"> </w:t>
        </w:r>
        <w:r w:rsidR="006D51BB">
          <w:rPr>
            <w:rFonts w:ascii="Roboto" w:hAnsi="Roboto"/>
          </w:rPr>
          <w:t xml:space="preserve">disease-modifying effect of the exposure on the outcome. Darker blue colors signify </w:t>
        </w:r>
      </w:ins>
      <w:ins w:id="1095" w:author="Christoffer Vissing" w:date="2023-08-08T11:41:00Z">
        <w:r w:rsidR="006D51BB">
          <w:rPr>
            <w:rFonts w:ascii="Roboto" w:hAnsi="Roboto"/>
          </w:rPr>
          <w:t>a larger additive effect of having</w:t>
        </w:r>
      </w:ins>
      <w:ins w:id="1096" w:author="Christoffer Vissing" w:date="2023-08-08T11:40:00Z">
        <w:r w:rsidR="006D51BB">
          <w:rPr>
            <w:rFonts w:ascii="Roboto" w:hAnsi="Roboto"/>
          </w:rPr>
          <w:t xml:space="preserve"> n</w:t>
        </w:r>
      </w:ins>
      <w:ins w:id="1097" w:author="Christoffer Vissing" w:date="2023-08-08T11:41:00Z">
        <w:r w:rsidR="006D51BB">
          <w:rPr>
            <w:rFonts w:ascii="Roboto" w:hAnsi="Roboto"/>
          </w:rPr>
          <w:t>on-</w:t>
        </w:r>
        <w:proofErr w:type="spellStart"/>
        <w:r w:rsidR="006D51BB">
          <w:rPr>
            <w:rFonts w:ascii="Roboto" w:hAnsi="Roboto"/>
          </w:rPr>
          <w:t>sarcomeric</w:t>
        </w:r>
        <w:proofErr w:type="spellEnd"/>
        <w:r w:rsidR="006D51BB">
          <w:rPr>
            <w:rFonts w:ascii="Roboto" w:hAnsi="Roboto"/>
          </w:rPr>
          <w:t xml:space="preserve"> HCM</w:t>
        </w:r>
      </w:ins>
      <w:ins w:id="1098" w:author="Christoffer Vissing" w:date="2023-08-08T11:42:00Z">
        <w:r w:rsidR="006D51BB">
          <w:rPr>
            <w:rFonts w:ascii="Roboto" w:hAnsi="Roboto"/>
          </w:rPr>
          <w:t xml:space="preserve">, while darker pink is used for a larger additive effect of </w:t>
        </w:r>
        <w:proofErr w:type="spellStart"/>
        <w:r w:rsidR="006D51BB">
          <w:rPr>
            <w:rFonts w:ascii="Roboto" w:hAnsi="Roboto"/>
          </w:rPr>
          <w:t>sarcomeric</w:t>
        </w:r>
        <w:proofErr w:type="spellEnd"/>
        <w:r w:rsidR="006D51BB">
          <w:rPr>
            <w:rFonts w:ascii="Roboto" w:hAnsi="Roboto"/>
          </w:rPr>
          <w:t xml:space="preserve"> H</w:t>
        </w:r>
      </w:ins>
      <w:ins w:id="1099" w:author="Christoffer Vissing" w:date="2023-08-08T11:43:00Z">
        <w:r w:rsidR="006D51BB">
          <w:rPr>
            <w:rFonts w:ascii="Roboto" w:hAnsi="Roboto"/>
          </w:rPr>
          <w:t>CM.</w:t>
        </w:r>
      </w:ins>
      <w:ins w:id="1100" w:author="Christoffer Vissing" w:date="2023-08-08T11:39:00Z">
        <w:r w:rsidR="006D51BB">
          <w:rPr>
            <w:rFonts w:ascii="Roboto" w:hAnsi="Roboto"/>
          </w:rPr>
          <w:t xml:space="preserve"> </w:t>
        </w:r>
      </w:ins>
    </w:p>
    <w:p w14:paraId="61F3DC30" w14:textId="77777777" w:rsidR="006D51BB" w:rsidRDefault="006D51BB">
      <w:pPr>
        <w:rPr>
          <w:ins w:id="1101" w:author="Christoffer Vissing" w:date="2023-08-08T11:46:00Z"/>
          <w:rFonts w:ascii="Roboto" w:hAnsi="Roboto"/>
        </w:rPr>
      </w:pPr>
      <w:ins w:id="1102" w:author="Christoffer Vissing" w:date="2023-08-08T11:46:00Z">
        <w:r>
          <w:rPr>
            <w:rFonts w:ascii="Roboto" w:hAnsi="Roboto"/>
          </w:rPr>
          <w:br w:type="page"/>
        </w:r>
      </w:ins>
    </w:p>
    <w:p w14:paraId="6CA1AAF7" w14:textId="6146464F" w:rsidR="00037B48" w:rsidRPr="006D51BB" w:rsidRDefault="006D51BB" w:rsidP="00AA7BBD">
      <w:pPr>
        <w:tabs>
          <w:tab w:val="left" w:pos="3946"/>
        </w:tabs>
        <w:spacing w:line="480" w:lineRule="auto"/>
        <w:rPr>
          <w:ins w:id="1103" w:author="Christoffer Vissing" w:date="2023-08-08T11:46:00Z"/>
          <w:rFonts w:ascii="Roboto" w:hAnsi="Roboto"/>
          <w:b/>
          <w:bCs/>
          <w:rPrChange w:id="1104" w:author="Christoffer Vissing" w:date="2023-08-08T11:47:00Z">
            <w:rPr>
              <w:ins w:id="1105" w:author="Christoffer Vissing" w:date="2023-08-08T11:46:00Z"/>
              <w:rFonts w:ascii="Roboto" w:hAnsi="Roboto"/>
            </w:rPr>
          </w:rPrChange>
        </w:rPr>
      </w:pPr>
      <w:ins w:id="1106" w:author="Christoffer Vissing" w:date="2023-08-08T11:46:00Z">
        <w:r w:rsidRPr="006D51BB">
          <w:rPr>
            <w:rFonts w:ascii="Roboto" w:hAnsi="Roboto"/>
            <w:b/>
            <w:bCs/>
            <w:rPrChange w:id="1107" w:author="Christoffer Vissing" w:date="2023-08-08T11:47:00Z">
              <w:rPr>
                <w:rFonts w:ascii="Roboto" w:hAnsi="Roboto"/>
              </w:rPr>
            </w:rPrChange>
          </w:rPr>
          <w:lastRenderedPageBreak/>
          <w:t>Supplementary Figure 4</w:t>
        </w:r>
      </w:ins>
    </w:p>
    <w:p w14:paraId="2AF76D3E" w14:textId="63FF4380" w:rsidR="006D51BB" w:rsidRDefault="006D51BB" w:rsidP="00AA7BBD">
      <w:pPr>
        <w:tabs>
          <w:tab w:val="left" w:pos="3946"/>
        </w:tabs>
        <w:spacing w:line="480" w:lineRule="auto"/>
        <w:rPr>
          <w:ins w:id="1108" w:author="Christoffer Vissing" w:date="2023-08-08T11:47:00Z"/>
          <w:rFonts w:ascii="Roboto" w:hAnsi="Roboto"/>
        </w:rPr>
      </w:pPr>
      <w:ins w:id="1109" w:author="Christoffer Vissing" w:date="2023-08-08T11:46:00Z">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7">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ins>
    </w:p>
    <w:p w14:paraId="5189CCC0" w14:textId="4391DDC4" w:rsidR="006D51BB" w:rsidRPr="00DB6D77" w:rsidRDefault="006D51BB" w:rsidP="00AA7BBD">
      <w:pPr>
        <w:tabs>
          <w:tab w:val="left" w:pos="3946"/>
        </w:tabs>
        <w:spacing w:line="480" w:lineRule="auto"/>
        <w:rPr>
          <w:rFonts w:ascii="Roboto" w:hAnsi="Roboto"/>
        </w:rPr>
      </w:pPr>
      <w:ins w:id="1110" w:author="Christoffer Vissing" w:date="2023-08-08T11:47:00Z">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ins>
    </w:p>
    <w:sectPr w:rsidR="006D51BB" w:rsidRPr="00DB6D77" w:rsidSect="00185ED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Ho, Carolyn Y.,MD" w:date="2023-08-13T13:47:00Z" w:initials="HCY">
    <w:p w14:paraId="71AAA52D" w14:textId="77777777" w:rsidR="00107191" w:rsidRDefault="00060459">
      <w:pPr>
        <w:pStyle w:val="CommentText"/>
      </w:pPr>
      <w:r>
        <w:rPr>
          <w:rStyle w:val="CommentReference"/>
        </w:rPr>
        <w:annotationRef/>
      </w:r>
      <w:r w:rsidR="00107191">
        <w:t>This and the What's New section don't really capture the sequence of events.</w:t>
      </w:r>
    </w:p>
    <w:p w14:paraId="3A8F9C85" w14:textId="77777777" w:rsidR="00107191" w:rsidRDefault="00107191">
      <w:pPr>
        <w:pStyle w:val="CommentText"/>
      </w:pPr>
    </w:p>
    <w:p w14:paraId="327466D2" w14:textId="77777777" w:rsidR="00107191" w:rsidRDefault="00107191">
      <w:pPr>
        <w:pStyle w:val="CommentTex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CommentText"/>
      </w:pPr>
    </w:p>
    <w:p w14:paraId="054C5510" w14:textId="77777777" w:rsidR="00107191" w:rsidRDefault="00107191" w:rsidP="00F52773">
      <w:pPr>
        <w:pStyle w:val="CommentText"/>
      </w:pPr>
      <w:r>
        <w:t>It would be good to highlight those more as they are a bit buried. Ok to condense the other findings to make room</w:t>
      </w:r>
    </w:p>
  </w:comment>
  <w:comment w:id="35" w:author="Ho, Carolyn Y.,MD" w:date="2023-08-13T22:21:00Z" w:initials="HCY">
    <w:p w14:paraId="34E0877D" w14:textId="1F1AFC4B" w:rsidR="00107191" w:rsidRDefault="00976566" w:rsidP="00F263D4">
      <w:pPr>
        <w:pStyle w:val="CommentText"/>
      </w:pPr>
      <w:r>
        <w:rPr>
          <w:rStyle w:val="CommentReference"/>
        </w:rPr>
        <w:annotationRef/>
      </w:r>
      <w:r w:rsidR="00107191">
        <w:t>T1 suggests Sarc HCM have more LVH?</w:t>
      </w:r>
    </w:p>
  </w:comment>
  <w:comment w:id="96" w:author="Ho, Carolyn Y.,MD" w:date="2023-08-13T12:54:00Z" w:initials="HCY">
    <w:p w14:paraId="54FD5045" w14:textId="0461E0BF" w:rsidR="00627F19" w:rsidRDefault="008410A5">
      <w:pPr>
        <w:pStyle w:val="CommentText"/>
      </w:pPr>
      <w:r>
        <w:rPr>
          <w:rStyle w:val="CommentReference"/>
        </w:rPr>
        <w:annotationRef/>
      </w:r>
      <w:r w:rsidR="00627F19">
        <w:t>How does this fit with our 2018 findings that the HR for all-cause mortality was higher in sarc HCM?</w:t>
      </w:r>
    </w:p>
    <w:p w14:paraId="65F43F96" w14:textId="16AEFF08" w:rsidR="00627F19" w:rsidRDefault="00627F19" w:rsidP="007135D5">
      <w:pPr>
        <w:pStyle w:val="CommentText"/>
      </w:pPr>
      <w:r>
        <w:rPr>
          <w:noProof/>
          <w14:ligatures w14:val="standardContextual"/>
        </w:rPr>
        <w:drawing>
          <wp:inline distT="0" distB="0" distL="0" distR="0" wp14:anchorId="527A9871" wp14:editId="18977346">
            <wp:extent cx="5847619" cy="6371429"/>
            <wp:effectExtent l="0" t="0" r="1270" b="0"/>
            <wp:docPr id="8396577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177" w:author="Ho, Carolyn Y.,MD" w:date="2023-08-13T22:19:00Z" w:initials="HCY">
    <w:p w14:paraId="7DDA6A9E" w14:textId="77777777" w:rsidR="00CD5D89" w:rsidRDefault="00CD5D89" w:rsidP="00307467">
      <w:pPr>
        <w:pStyle w:val="CommentText"/>
      </w:pPr>
      <w:r>
        <w:rPr>
          <w:rStyle w:val="CommentReference"/>
        </w:rPr>
        <w:annotationRef/>
      </w:r>
      <w:r>
        <w:t>Need to define composite VT outcomes (and label as composite ventricular arrhythmia (VA)outcomes since not just VT)</w:t>
      </w:r>
    </w:p>
  </w:comment>
  <w:comment w:id="190" w:author="Christoffer Vissing" w:date="2023-08-08T13:50:00Z" w:initials="CRV">
    <w:p w14:paraId="1EE60C23" w14:textId="5EE92949" w:rsidR="00881562" w:rsidRDefault="00D66F04" w:rsidP="009D4E14">
      <w:pPr>
        <w:pStyle w:val="CommentText"/>
      </w:pPr>
      <w:r>
        <w:rPr>
          <w:rStyle w:val="CommentReference"/>
        </w:rPr>
        <w:annotationRef/>
      </w:r>
      <w:r w:rsidR="00881562">
        <w:t>This has been somewhat toned down (not explicitly investigated in results), so should perhaps be deleted?</w:t>
      </w:r>
    </w:p>
  </w:comment>
  <w:comment w:id="191" w:author="Ho, Carolyn Y.,MD" w:date="2023-08-13T13:45:00Z" w:initials="HCY">
    <w:p w14:paraId="27198477" w14:textId="77777777" w:rsidR="00881562" w:rsidRDefault="00F51D8D" w:rsidP="00F472F2">
      <w:pPr>
        <w:pStyle w:val="CommentText"/>
      </w:pPr>
      <w:r>
        <w:rPr>
          <w:rStyle w:val="CommentReference"/>
        </w:rPr>
        <w:annotationRef/>
      </w:r>
      <w:r w:rsidR="00881562">
        <w:t>Agree with deleting</w:t>
      </w:r>
    </w:p>
  </w:comment>
  <w:comment w:id="204" w:author="Ho, Carolyn Y.,MD" w:date="2023-08-13T22:02:00Z" w:initials="HCY">
    <w:p w14:paraId="1724A09C" w14:textId="77777777" w:rsidR="006652DF" w:rsidRDefault="006652DF" w:rsidP="004A34A8">
      <w:pPr>
        <w:pStyle w:val="CommentText"/>
      </w:pPr>
      <w:r>
        <w:rPr>
          <w:rStyle w:val="CommentReference"/>
        </w:rPr>
        <w:annotationRef/>
      </w:r>
      <w:r>
        <w:t>What does this mean?</w:t>
      </w:r>
    </w:p>
  </w:comment>
  <w:comment w:id="234" w:author="Ho, Carolyn Y.,MD" w:date="2023-08-13T22:08:00Z" w:initials="HCY">
    <w:p w14:paraId="6909F518" w14:textId="77777777" w:rsidR="00AB4648" w:rsidRDefault="00AB4648" w:rsidP="00EC0ED3">
      <w:pPr>
        <w:pStyle w:val="CommentText"/>
      </w:pPr>
      <w:r>
        <w:rPr>
          <w:rStyle w:val="CommentReference"/>
        </w:rPr>
        <w:annotationRef/>
      </w:r>
      <w:r>
        <w:t>Need to define what this is</w:t>
      </w:r>
    </w:p>
  </w:comment>
  <w:comment w:id="315" w:author="Ho, Carolyn Y.,MD" w:date="2023-08-13T22:16:00Z" w:initials="HCY">
    <w:p w14:paraId="61F39C92" w14:textId="77777777" w:rsidR="00AC1A8D" w:rsidRDefault="00CD5D89" w:rsidP="00777AD7">
      <w:pPr>
        <w:pStyle w:val="CommentText"/>
      </w:pPr>
      <w:r>
        <w:rPr>
          <w:rStyle w:val="CommentReference"/>
        </w:rPr>
        <w:annotationRef/>
      </w:r>
      <w:r w:rsidR="00AC1A8D">
        <w:t>T1 indicates NYHA III-IV 7% in sarc vs 9% in non-sarc?</w:t>
      </w:r>
    </w:p>
  </w:comment>
  <w:comment w:id="335" w:author="Ho, Carolyn Y.,MD" w:date="2023-08-19T13:08:00Z" w:initials="HCY">
    <w:p w14:paraId="09DF1D39" w14:textId="77777777" w:rsidR="006D0A92" w:rsidRDefault="006D0A92">
      <w:pPr>
        <w:pStyle w:val="CommentText"/>
      </w:pPr>
      <w:r>
        <w:rPr>
          <w:rStyle w:val="CommentReference"/>
        </w:rPr>
        <w:annotationRef/>
      </w:r>
      <w:r>
        <w:t xml:space="preserve">It might be better just to present here and remove from T1 since unadjusted p values and raw values are flipped. </w:t>
      </w:r>
    </w:p>
    <w:p w14:paraId="4F70CA41" w14:textId="77777777" w:rsidR="006D0A92" w:rsidRDefault="006D0A92">
      <w:pPr>
        <w:pStyle w:val="CommentText"/>
      </w:pPr>
    </w:p>
    <w:p w14:paraId="7C636112" w14:textId="77777777" w:rsidR="006D0A92" w:rsidRDefault="006D0A92" w:rsidP="001B1C89">
      <w:pPr>
        <w:pStyle w:val="CommentText"/>
      </w:pPr>
      <w:r>
        <w:t>Also present %predicted PVO2 here in the text with adjusted p values.</w:t>
      </w:r>
    </w:p>
  </w:comment>
  <w:comment w:id="346" w:author="Ho, Carolyn Y.,MD" w:date="2023-08-19T13:06:00Z" w:initials="HCY">
    <w:p w14:paraId="16C65A1F" w14:textId="28C6994C" w:rsidR="006D0A92" w:rsidRDefault="006D0A92">
      <w:pPr>
        <w:pStyle w:val="CommentText"/>
      </w:pPr>
      <w:r>
        <w:rPr>
          <w:rStyle w:val="CommentReference"/>
        </w:rPr>
        <w:annotationRef/>
      </w:r>
      <w:r>
        <w:t>What does this p value refer to? RER or pVO2?</w:t>
      </w:r>
    </w:p>
    <w:p w14:paraId="45966D74" w14:textId="77777777" w:rsidR="006D0A92" w:rsidRDefault="006D0A92" w:rsidP="00022AC4">
      <w:pPr>
        <w:pStyle w:val="CommentText"/>
      </w:pPr>
      <w:r>
        <w:t>Ok to leave out unadjusted p values</w:t>
      </w:r>
    </w:p>
  </w:comment>
  <w:comment w:id="351" w:author="Ho, Carolyn Y.,MD" w:date="2023-08-19T13:27:00Z" w:initials="HCY">
    <w:p w14:paraId="57C8FB1F" w14:textId="77777777" w:rsidR="00CA4258" w:rsidRDefault="00CA4258">
      <w:pPr>
        <w:pStyle w:val="CommentText"/>
      </w:pPr>
      <w:r>
        <w:rPr>
          <w:rStyle w:val="CommentReference"/>
        </w:rPr>
        <w:annotationRef/>
      </w:r>
      <w:r>
        <w:t xml:space="preserve">Maybe condense this since not entirely novel. </w:t>
      </w:r>
    </w:p>
    <w:p w14:paraId="27ED68F8" w14:textId="77777777" w:rsidR="00CA4258" w:rsidRDefault="00CA4258" w:rsidP="00C22CA2">
      <w:pPr>
        <w:pStyle w:val="CommentText"/>
      </w:pPr>
      <w:r>
        <w:t xml:space="preserve">New elements are the greater cumulative incidence (not just prevalence) and not accounted for by comorbidities. </w:t>
      </w:r>
    </w:p>
  </w:comment>
  <w:comment w:id="353" w:author="Ho, Carolyn Y.,MD" w:date="2023-08-19T13:09:00Z" w:initials="HCY">
    <w:p w14:paraId="781EBAD5" w14:textId="1F0E0E57" w:rsidR="006D0A92" w:rsidRDefault="006D0A92" w:rsidP="00D16013">
      <w:pPr>
        <w:pStyle w:val="CommentText"/>
      </w:pPr>
      <w:r>
        <w:rPr>
          <w:rStyle w:val="CommentReference"/>
        </w:rPr>
        <w:annotationRef/>
      </w:r>
      <w:r>
        <w:t>What are both measures?</w:t>
      </w:r>
    </w:p>
  </w:comment>
  <w:comment w:id="364" w:author="Ho, Carolyn Y.,MD" w:date="2023-08-19T13:20:00Z" w:initials="HCY">
    <w:p w14:paraId="0729B761" w14:textId="77777777" w:rsidR="00107191" w:rsidRDefault="00107191" w:rsidP="001221AC">
      <w:pPr>
        <w:pStyle w:val="CommentText"/>
      </w:pPr>
      <w:r>
        <w:rPr>
          <w:rStyle w:val="CommentReference"/>
        </w:rPr>
        <w:annotationRef/>
      </w:r>
      <w:r>
        <w:t>Is there anyway to adjust cumulative incidence for age, obesity and HTN? Those may also contribute to AF risk</w:t>
      </w:r>
    </w:p>
  </w:comment>
  <w:comment w:id="365" w:author="Ho, Carolyn Y.,MD" w:date="2023-08-19T13:16:00Z" w:initials="HCY">
    <w:p w14:paraId="0C0F216C" w14:textId="742CA14D" w:rsidR="00107191" w:rsidRDefault="00107191" w:rsidP="00662388">
      <w:pPr>
        <w:pStyle w:val="CommentText"/>
      </w:pPr>
      <w:r>
        <w:rPr>
          <w:rStyle w:val="CommentReference"/>
        </w:rPr>
        <w:annotationRef/>
      </w:r>
      <w:r>
        <w:t>Is this an accurate statement?</w:t>
      </w:r>
    </w:p>
  </w:comment>
  <w:comment w:id="386" w:author="Ho, Carolyn Y.,MD" w:date="2023-08-19T13:28:00Z" w:initials="HCY">
    <w:p w14:paraId="05E18D93" w14:textId="77777777" w:rsidR="00CA4258" w:rsidRDefault="00CA4258" w:rsidP="001E3A65">
      <w:pPr>
        <w:pStyle w:val="CommentText"/>
      </w:pPr>
      <w:r>
        <w:rPr>
          <w:rStyle w:val="CommentReference"/>
        </w:rPr>
        <w:annotationRef/>
      </w:r>
      <w:r>
        <w:t xml:space="preserve">I tried to make this a new section since this is the more innovative work and it is getting a bit buried. </w:t>
      </w:r>
    </w:p>
  </w:comment>
  <w:comment w:id="417" w:author="Ho, Carolyn Y.,MD" w:date="2023-08-19T13:54:00Z" w:initials="HCY">
    <w:p w14:paraId="696E88F3" w14:textId="77777777" w:rsidR="00A02633" w:rsidRDefault="002F2FB6">
      <w:pPr>
        <w:pStyle w:val="CommentText"/>
      </w:pPr>
      <w:r>
        <w:rPr>
          <w:rStyle w:val="CommentReference"/>
        </w:rPr>
        <w:annotationRef/>
      </w:r>
      <w:r w:rsidR="00A02633">
        <w:t>This is a lot to unpack and the figure it a bit difficult to digest.</w:t>
      </w:r>
    </w:p>
    <w:p w14:paraId="5088CDE9" w14:textId="77777777" w:rsidR="00A02633" w:rsidRDefault="00A02633">
      <w:pPr>
        <w:pStyle w:val="CommentText"/>
      </w:pPr>
      <w:r>
        <w:t>The side figures showing sarc vs nonsarc in SF3 are more user friendly, but the blue shading on the sarc+ side and pink shading on the sarc- side are confusing to me. What about a traditional heat map representation with shades of red?</w:t>
      </w:r>
    </w:p>
    <w:p w14:paraId="2B50323F" w14:textId="77777777" w:rsidR="00A02633" w:rsidRDefault="00A02633">
      <w:pPr>
        <w:pStyle w:val="CommentText"/>
      </w:pPr>
    </w:p>
    <w:p w14:paraId="48A8899A" w14:textId="77777777" w:rsidR="00A02633" w:rsidRDefault="00A02633" w:rsidP="003C1FCE">
      <w:pPr>
        <w:pStyle w:val="CommentText"/>
      </w:pPr>
      <w:r>
        <w:t xml:space="preserve">Spend some more words spelling out the findings </w:t>
      </w:r>
    </w:p>
  </w:comment>
  <w:comment w:id="563" w:author="Ho, Carolyn Y.,MD" w:date="2023-08-19T13:55:00Z" w:initials="HCY">
    <w:p w14:paraId="71275D06" w14:textId="437B53A2" w:rsidR="002F2FB6" w:rsidRDefault="002F2FB6">
      <w:pPr>
        <w:pStyle w:val="CommentText"/>
      </w:pPr>
      <w:r>
        <w:rPr>
          <w:rStyle w:val="CommentReference"/>
        </w:rPr>
        <w:annotationRef/>
      </w:r>
      <w:r>
        <w:t>This is a bit too compact.</w:t>
      </w:r>
    </w:p>
    <w:p w14:paraId="28E28599" w14:textId="77777777" w:rsidR="002F2FB6" w:rsidRDefault="002F2FB6" w:rsidP="0034502D">
      <w:pPr>
        <w:pStyle w:val="CommentText"/>
      </w:pPr>
      <w:r>
        <w:t>Try to spell it out a little more</w:t>
      </w:r>
    </w:p>
  </w:comment>
  <w:comment w:id="588" w:author="Ho, Carolyn Y.,MD" w:date="2023-08-19T13:59:00Z" w:initials="HCY">
    <w:p w14:paraId="20D571A3" w14:textId="77777777" w:rsidR="002F2FB6" w:rsidRDefault="002F2FB6" w:rsidP="00004A9B">
      <w:pPr>
        <w:pStyle w:val="CommentText"/>
      </w:pPr>
      <w:r>
        <w:rPr>
          <w:rStyle w:val="CommentReference"/>
        </w:rPr>
        <w:annotationRef/>
      </w:r>
      <w:r>
        <w:t>Remind people what HCM-related is</w:t>
      </w:r>
    </w:p>
  </w:comment>
  <w:comment w:id="589" w:author="Ho, Carolyn Y.,MD" w:date="2023-08-19T14:00:00Z" w:initials="HCY">
    <w:p w14:paraId="3443E810" w14:textId="77777777" w:rsidR="002F2FB6" w:rsidRDefault="002F2FB6">
      <w:pPr>
        <w:pStyle w:val="CommentText"/>
      </w:pPr>
      <w:r>
        <w:rPr>
          <w:rStyle w:val="CommentReference"/>
        </w:rPr>
        <w:annotationRef/>
      </w:r>
      <w:r>
        <w:t>Is this different than sarcomeric HCM?</w:t>
      </w:r>
    </w:p>
    <w:p w14:paraId="2C2A785E" w14:textId="77777777" w:rsidR="002F2FB6" w:rsidRDefault="002F2FB6">
      <w:pPr>
        <w:pStyle w:val="CommentText"/>
      </w:pPr>
      <w:r>
        <w:t>Why is all-cause mortality higher? Is this age-standardized all-cause mortality?</w:t>
      </w:r>
    </w:p>
    <w:p w14:paraId="7F876227" w14:textId="77777777" w:rsidR="002F2FB6" w:rsidRDefault="002F2FB6" w:rsidP="008A1462">
      <w:pPr>
        <w:pStyle w:val="CommentText"/>
      </w:pPr>
      <w:r>
        <w:t xml:space="preserve">If so, I would work in with the story above rather than presenting separately as that gets confusing. </w:t>
      </w:r>
    </w:p>
  </w:comment>
  <w:comment w:id="590" w:author="Ho, Carolyn Y.,MD" w:date="2023-08-19T14:34:00Z" w:initials="HCY">
    <w:p w14:paraId="426FEC15" w14:textId="77777777" w:rsidR="006917FD" w:rsidRDefault="006917FD">
      <w:pPr>
        <w:pStyle w:val="CommentText"/>
      </w:pPr>
      <w:r>
        <w:rPr>
          <w:rStyle w:val="CommentReference"/>
        </w:rPr>
        <w:annotationRef/>
      </w:r>
      <w:r>
        <w:t xml:space="preserve">Try to condense the geno-pheno info more succinctly, highlighting what is new. </w:t>
      </w:r>
    </w:p>
    <w:p w14:paraId="6E43996D" w14:textId="77777777" w:rsidR="006917FD" w:rsidRDefault="006917FD" w:rsidP="00AC3436">
      <w:pPr>
        <w:pStyle w:val="CommentText"/>
      </w:pPr>
      <w:r>
        <w:t>Then try to summarize and contextualize the incident events and temporal sequence info</w:t>
      </w:r>
    </w:p>
  </w:comment>
  <w:comment w:id="592" w:author="Ho, Carolyn Y.,MD" w:date="2023-08-19T14:09:00Z" w:initials="HCY">
    <w:p w14:paraId="5712E47A" w14:textId="2F7195EE" w:rsidR="00A02633" w:rsidRDefault="00A02633" w:rsidP="00265FA8">
      <w:pPr>
        <w:pStyle w:val="CommentText"/>
      </w:pPr>
      <w:r>
        <w:rPr>
          <w:rStyle w:val="CommentReference"/>
        </w:rPr>
        <w:annotationRef/>
      </w:r>
      <w:r>
        <w:t>Here, maybe briefly summarize age specific incidence findings AF, VT, LVSD and then the temporal sequence findings.</w:t>
      </w:r>
    </w:p>
  </w:comment>
  <w:comment w:id="609" w:author="Ho, Carolyn Y.,MD" w:date="2023-08-19T14:13:00Z" w:initials="HCY">
    <w:p w14:paraId="221A7C39" w14:textId="77777777" w:rsidR="00A02633" w:rsidRDefault="00A02633" w:rsidP="00FE06A5">
      <w:pPr>
        <w:pStyle w:val="CommentText"/>
      </w:pPr>
      <w:r>
        <w:rPr>
          <w:rStyle w:val="CommentReference"/>
        </w:rPr>
        <w:annotationRef/>
      </w:r>
      <w:r>
        <w:t>List the factors</w:t>
      </w:r>
    </w:p>
  </w:comment>
  <w:comment w:id="610" w:author="Ho, Carolyn Y.,MD" w:date="2023-08-19T14:14:00Z" w:initials="HCY">
    <w:p w14:paraId="17359838" w14:textId="77777777" w:rsidR="00442031" w:rsidRDefault="00442031">
      <w:pPr>
        <w:pStyle w:val="CommentText"/>
      </w:pPr>
      <w:r>
        <w:rPr>
          <w:rStyle w:val="CommentReference"/>
        </w:rPr>
        <w:annotationRef/>
      </w:r>
      <w:r>
        <w:t>May also want to say something about biological differences/ impact of cardiomyopathy?</w:t>
      </w:r>
    </w:p>
    <w:p w14:paraId="7E1D6027" w14:textId="77777777" w:rsidR="00442031" w:rsidRDefault="00442031">
      <w:pPr>
        <w:pStyle w:val="CommentText"/>
      </w:pPr>
    </w:p>
    <w:p w14:paraId="6EB37296" w14:textId="77777777" w:rsidR="00442031" w:rsidRDefault="00442031" w:rsidP="006A317C">
      <w:pPr>
        <w:pStyle w:val="CommentText"/>
      </w:pPr>
      <w:r>
        <w:t>I would probably not mention exercise training. Our data don't really speak to that and it is a thorny issue. Plus, everybody should exercise more regardless of genotype.</w:t>
      </w:r>
    </w:p>
  </w:comment>
  <w:comment w:id="646" w:author="Carolyn Ho" w:date="2023-06-27T14:50:00Z" w:initials="HCY">
    <w:p w14:paraId="6D167638" w14:textId="0E6A6EED" w:rsidR="00AA4526" w:rsidRDefault="00AA4526">
      <w:pPr>
        <w:pStyle w:val="CommentText"/>
      </w:pPr>
      <w:r>
        <w:rPr>
          <w:rStyle w:val="CommentReference"/>
        </w:rPr>
        <w:annotationRef/>
      </w:r>
      <w:r>
        <w:t>Correct/specify</w:t>
      </w:r>
    </w:p>
  </w:comment>
  <w:comment w:id="653" w:author="Carolyn Ho" w:date="2023-06-27T14:53:00Z" w:initials="HCY">
    <w:p w14:paraId="5D0E0F44" w14:textId="694618A6" w:rsidR="0032350E" w:rsidRDefault="0032350E">
      <w:pPr>
        <w:pStyle w:val="CommentText"/>
      </w:pPr>
      <w:r>
        <w:rPr>
          <w:rStyle w:val="CommentReference"/>
        </w:rPr>
        <w:annotationRef/>
      </w:r>
      <w:r>
        <w:t>Doesn’t table 1 indicate 38% of non-sarc had HTN?</w:t>
      </w:r>
    </w:p>
  </w:comment>
  <w:comment w:id="992" w:author="Carolyn Ho" w:date="2023-06-26T17:06:00Z" w:initials="HCY">
    <w:p w14:paraId="1203B64B" w14:textId="77777777" w:rsidR="00C855CA" w:rsidRDefault="00C855CA">
      <w:r>
        <w:rPr>
          <w:rStyle w:val="CommentReference"/>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CommentTex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34E0877D" w15:done="0"/>
  <w15:commentEx w15:paraId="65F43F96" w15:done="0"/>
  <w15:commentEx w15:paraId="7DDA6A9E" w15:done="0"/>
  <w15:commentEx w15:paraId="1EE60C23" w15:done="0"/>
  <w15:commentEx w15:paraId="27198477" w15:paraIdParent="1EE60C23" w15:done="0"/>
  <w15:commentEx w15:paraId="1724A09C" w15:done="0"/>
  <w15:commentEx w15:paraId="6909F518" w15:done="0"/>
  <w15:commentEx w15:paraId="61F39C92" w15:done="0"/>
  <w15:commentEx w15:paraId="7C636112" w15:done="0"/>
  <w15:commentEx w15:paraId="45966D74" w15:done="0"/>
  <w15:commentEx w15:paraId="27ED68F8" w15:done="0"/>
  <w15:commentEx w15:paraId="781EBAD5" w15:done="0"/>
  <w15:commentEx w15:paraId="0729B761" w15:done="0"/>
  <w15:commentEx w15:paraId="0C0F216C" w15:done="0"/>
  <w15:commentEx w15:paraId="05E18D93" w15:done="0"/>
  <w15:commentEx w15:paraId="48A8899A" w15:done="0"/>
  <w15:commentEx w15:paraId="28E28599" w15:done="0"/>
  <w15:commentEx w15:paraId="20D571A3" w15:done="0"/>
  <w15:commentEx w15:paraId="7F876227" w15:done="0"/>
  <w15:commentEx w15:paraId="6E43996D" w15:done="0"/>
  <w15:commentEx w15:paraId="5712E47A" w15:done="0"/>
  <w15:commentEx w15:paraId="221A7C39" w15:done="0"/>
  <w15:commentEx w15:paraId="6EB37296" w15:done="0"/>
  <w15:commentEx w15:paraId="6D167638" w15:done="0"/>
  <w15:commentEx w15:paraId="5D0E0F44" w15:done="0"/>
  <w15:commentEx w15:paraId="02323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2883D5F6" w16cex:dateUtc="2023-08-14T02:21:00Z"/>
  <w16cex:commentExtensible w16cex:durableId="288350FF" w16cex:dateUtc="2023-08-13T16:54:00Z"/>
  <w16cex:commentExtensible w16cex:durableId="2883D562" w16cex:dateUtc="2023-08-14T02:19: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3D2D8" w16cex:dateUtc="2023-08-14T02:08:00Z"/>
  <w16cex:commentExtensible w16cex:durableId="2883D4A8" w16cex:dateUtc="2023-08-14T02:16:00Z"/>
  <w16cex:commentExtensible w16cex:durableId="288B3D4E" w16cex:dateUtc="2023-08-19T17:08:00Z"/>
  <w16cex:commentExtensible w16cex:durableId="288B3CF2" w16cex:dateUtc="2023-08-19T17:06:00Z"/>
  <w16cex:commentExtensible w16cex:durableId="288B41D3" w16cex:dateUtc="2023-08-19T17:27:00Z"/>
  <w16cex:commentExtensible w16cex:durableId="288B3D9E" w16cex:dateUtc="2023-08-19T17:09:00Z"/>
  <w16cex:commentExtensible w16cex:durableId="288B4013" w16cex:dateUtc="2023-08-19T17:20:00Z"/>
  <w16cex:commentExtensible w16cex:durableId="288B3F3A" w16cex:dateUtc="2023-08-19T17:16:00Z"/>
  <w16cex:commentExtensible w16cex:durableId="288B41FF" w16cex:dateUtc="2023-08-19T17:28:00Z"/>
  <w16cex:commentExtensible w16cex:durableId="288B4812" w16cex:dateUtc="2023-08-19T17:54:00Z"/>
  <w16cex:commentExtensible w16cex:durableId="288B483B" w16cex:dateUtc="2023-08-19T17:55:00Z"/>
  <w16cex:commentExtensible w16cex:durableId="288B4955" w16cex:dateUtc="2023-08-19T17:59: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88B4CCD" w16cex:dateUtc="2023-08-19T18:14:00Z"/>
  <w16cex:commentExtensible w16cex:durableId="284575B5" w16cex:dateUtc="2023-06-27T18:50:00Z"/>
  <w16cex:commentExtensible w16cex:durableId="28457673" w16cex:dateUtc="2023-06-27T18:53:00Z"/>
  <w16cex:commentExtensible w16cex:durableId="28444405"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34E0877D" w16cid:durableId="2883D5F6"/>
  <w16cid:commentId w16cid:paraId="65F43F96" w16cid:durableId="288350FF"/>
  <w16cid:commentId w16cid:paraId="7DDA6A9E" w16cid:durableId="2883D562"/>
  <w16cid:commentId w16cid:paraId="1EE60C23" w16cid:durableId="287CC69D"/>
  <w16cid:commentId w16cid:paraId="27198477" w16cid:durableId="28835CE0"/>
  <w16cid:commentId w16cid:paraId="1724A09C" w16cid:durableId="2883D179"/>
  <w16cid:commentId w16cid:paraId="6909F518" w16cid:durableId="2883D2D8"/>
  <w16cid:commentId w16cid:paraId="61F39C92" w16cid:durableId="2883D4A8"/>
  <w16cid:commentId w16cid:paraId="7C636112" w16cid:durableId="288B3D4E"/>
  <w16cid:commentId w16cid:paraId="45966D74" w16cid:durableId="288B3CF2"/>
  <w16cid:commentId w16cid:paraId="27ED68F8" w16cid:durableId="288B41D3"/>
  <w16cid:commentId w16cid:paraId="781EBAD5" w16cid:durableId="288B3D9E"/>
  <w16cid:commentId w16cid:paraId="0729B761" w16cid:durableId="288B4013"/>
  <w16cid:commentId w16cid:paraId="0C0F216C" w16cid:durableId="288B3F3A"/>
  <w16cid:commentId w16cid:paraId="05E18D93" w16cid:durableId="288B41FF"/>
  <w16cid:commentId w16cid:paraId="48A8899A" w16cid:durableId="288B4812"/>
  <w16cid:commentId w16cid:paraId="28E28599" w16cid:durableId="288B483B"/>
  <w16cid:commentId w16cid:paraId="20D571A3" w16cid:durableId="288B4955"/>
  <w16cid:commentId w16cid:paraId="7F876227" w16cid:durableId="288B4998"/>
  <w16cid:commentId w16cid:paraId="6E43996D" w16cid:durableId="288B5169"/>
  <w16cid:commentId w16cid:paraId="5712E47A" w16cid:durableId="288B4BB7"/>
  <w16cid:commentId w16cid:paraId="221A7C39" w16cid:durableId="288B4C91"/>
  <w16cid:commentId w16cid:paraId="6EB37296" w16cid:durableId="288B4CCD"/>
  <w16cid:commentId w16cid:paraId="6D167638" w16cid:durableId="284575B5"/>
  <w16cid:commentId w16cid:paraId="5D0E0F44" w16cid:durableId="28457673"/>
  <w16cid:commentId w16cid:paraId="02323975" w16cid:durableId="2844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2CE63" w14:textId="77777777" w:rsidR="00AB1292" w:rsidRDefault="00AB1292">
      <w:r>
        <w:separator/>
      </w:r>
    </w:p>
  </w:endnote>
  <w:endnote w:type="continuationSeparator" w:id="0">
    <w:p w14:paraId="23E1DA23" w14:textId="77777777" w:rsidR="00AB1292" w:rsidRDefault="00AB1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Times">
    <w:altName w:val="Times New Roman"/>
    <w:panose1 w:val="02020603050405020304"/>
    <w:charset w:val="00"/>
    <w:family w:val="auto"/>
    <w:pitch w:val="variable"/>
    <w:sig w:usb0="E0002EFF" w:usb1="D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2459853"/>
      <w:docPartObj>
        <w:docPartGallery w:val="Page Numbers (Bottom of Page)"/>
        <w:docPartUnique/>
      </w:docPartObj>
    </w:sdtPr>
    <w:sdtContent>
      <w:p w14:paraId="2E529984" w14:textId="77777777" w:rsidR="00FE26BF" w:rsidRDefault="001B3DE8" w:rsidP="00CE3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823FD" w14:textId="77777777" w:rsidR="00FE26BF" w:rsidRDefault="00FE26BF" w:rsidP="00DA53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351201"/>
      <w:docPartObj>
        <w:docPartGallery w:val="Page Numbers (Bottom of Page)"/>
        <w:docPartUnique/>
      </w:docPartObj>
    </w:sdtPr>
    <w:sdtContent>
      <w:p w14:paraId="52769EB4" w14:textId="77777777" w:rsidR="00FE26BF" w:rsidRDefault="001B3DE8" w:rsidP="00CE3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2BB342AC" w14:textId="77777777" w:rsidR="00FE26BF" w:rsidRDefault="00FE26BF" w:rsidP="00DA534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5334408"/>
      <w:docPartObj>
        <w:docPartGallery w:val="Page Numbers (Bottom of Page)"/>
        <w:docPartUnique/>
      </w:docPartObj>
    </w:sdtPr>
    <w:sdtContent>
      <w:p w14:paraId="62B12278" w14:textId="77777777" w:rsidR="00FE26BF" w:rsidRDefault="001B3DE8" w:rsidP="00CE3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430A2" w14:textId="77777777" w:rsidR="00FE26BF" w:rsidRDefault="00FE26BF" w:rsidP="00DA534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0806176"/>
      <w:docPartObj>
        <w:docPartGallery w:val="Page Numbers (Bottom of Page)"/>
        <w:docPartUnique/>
      </w:docPartObj>
    </w:sdtPr>
    <w:sdtContent>
      <w:p w14:paraId="07DA5C48" w14:textId="77777777" w:rsidR="00FE26BF" w:rsidRDefault="001B3DE8" w:rsidP="00CE3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F12E403" w14:textId="77777777" w:rsidR="00FE26BF" w:rsidRDefault="00FE26BF" w:rsidP="00DA534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7B211" w14:textId="77777777" w:rsidR="00AB1292" w:rsidRDefault="00AB1292">
      <w:r>
        <w:separator/>
      </w:r>
    </w:p>
  </w:footnote>
  <w:footnote w:type="continuationSeparator" w:id="0">
    <w:p w14:paraId="33C0E0D5" w14:textId="77777777" w:rsidR="00AB1292" w:rsidRDefault="00AB1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 Carolyn Y.,MD">
    <w15:presenceInfo w15:providerId="AD" w15:userId="S::cho@bwh.harvard.edu::fb697271-ea8d-4cac-b506-842628907a6b"/>
  </w15:person>
  <w15:person w15:author="Christoffer Vissing">
    <w15:presenceInfo w15:providerId="None" w15:userId="Christoffer Vissing"/>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7938"/>
    <w:rsid w:val="00037B48"/>
    <w:rsid w:val="0004148E"/>
    <w:rsid w:val="00044362"/>
    <w:rsid w:val="00045C43"/>
    <w:rsid w:val="00045FF8"/>
    <w:rsid w:val="00047633"/>
    <w:rsid w:val="00051EAF"/>
    <w:rsid w:val="00056EEB"/>
    <w:rsid w:val="00060459"/>
    <w:rsid w:val="00066095"/>
    <w:rsid w:val="00071ECC"/>
    <w:rsid w:val="0007751F"/>
    <w:rsid w:val="00080A63"/>
    <w:rsid w:val="0008357F"/>
    <w:rsid w:val="000B140C"/>
    <w:rsid w:val="000B753D"/>
    <w:rsid w:val="000D0076"/>
    <w:rsid w:val="000E3A07"/>
    <w:rsid w:val="000E754A"/>
    <w:rsid w:val="000F3B75"/>
    <w:rsid w:val="000F6E5D"/>
    <w:rsid w:val="000F7E82"/>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4227C"/>
    <w:rsid w:val="00260767"/>
    <w:rsid w:val="00261839"/>
    <w:rsid w:val="002823F4"/>
    <w:rsid w:val="002834B5"/>
    <w:rsid w:val="00292911"/>
    <w:rsid w:val="002970A1"/>
    <w:rsid w:val="002A2493"/>
    <w:rsid w:val="002B10D0"/>
    <w:rsid w:val="002B3BD2"/>
    <w:rsid w:val="002B5172"/>
    <w:rsid w:val="002B6640"/>
    <w:rsid w:val="002C1AB4"/>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D6095"/>
    <w:rsid w:val="003D647E"/>
    <w:rsid w:val="003E2EB5"/>
    <w:rsid w:val="003E33A6"/>
    <w:rsid w:val="003F0B99"/>
    <w:rsid w:val="003F641C"/>
    <w:rsid w:val="00406508"/>
    <w:rsid w:val="004125E5"/>
    <w:rsid w:val="00422DA9"/>
    <w:rsid w:val="00426080"/>
    <w:rsid w:val="00433EF5"/>
    <w:rsid w:val="00436E9C"/>
    <w:rsid w:val="00442031"/>
    <w:rsid w:val="00444074"/>
    <w:rsid w:val="004451B2"/>
    <w:rsid w:val="0044712F"/>
    <w:rsid w:val="004536C1"/>
    <w:rsid w:val="00461927"/>
    <w:rsid w:val="004629A8"/>
    <w:rsid w:val="004636E0"/>
    <w:rsid w:val="004640FE"/>
    <w:rsid w:val="0047289B"/>
    <w:rsid w:val="0048195E"/>
    <w:rsid w:val="00482E50"/>
    <w:rsid w:val="004908BF"/>
    <w:rsid w:val="0049191A"/>
    <w:rsid w:val="00493348"/>
    <w:rsid w:val="004A06D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559AF"/>
    <w:rsid w:val="00556B72"/>
    <w:rsid w:val="00567A14"/>
    <w:rsid w:val="00575C41"/>
    <w:rsid w:val="00580470"/>
    <w:rsid w:val="005868E2"/>
    <w:rsid w:val="00592E28"/>
    <w:rsid w:val="00595F0C"/>
    <w:rsid w:val="005B164B"/>
    <w:rsid w:val="005B2913"/>
    <w:rsid w:val="005B44F4"/>
    <w:rsid w:val="005C4292"/>
    <w:rsid w:val="005D1D14"/>
    <w:rsid w:val="005D6489"/>
    <w:rsid w:val="005E3EFD"/>
    <w:rsid w:val="005E42C7"/>
    <w:rsid w:val="005E755E"/>
    <w:rsid w:val="005F2993"/>
    <w:rsid w:val="006174CC"/>
    <w:rsid w:val="00625C27"/>
    <w:rsid w:val="00626F13"/>
    <w:rsid w:val="00627F19"/>
    <w:rsid w:val="00630A55"/>
    <w:rsid w:val="00632C1C"/>
    <w:rsid w:val="006368C7"/>
    <w:rsid w:val="00636E22"/>
    <w:rsid w:val="0064270F"/>
    <w:rsid w:val="006463CE"/>
    <w:rsid w:val="00653619"/>
    <w:rsid w:val="006645EA"/>
    <w:rsid w:val="006652DF"/>
    <w:rsid w:val="00667385"/>
    <w:rsid w:val="0069060A"/>
    <w:rsid w:val="006917FD"/>
    <w:rsid w:val="00691A4A"/>
    <w:rsid w:val="00696138"/>
    <w:rsid w:val="00696771"/>
    <w:rsid w:val="006A4628"/>
    <w:rsid w:val="006A5983"/>
    <w:rsid w:val="006A67A7"/>
    <w:rsid w:val="006B1975"/>
    <w:rsid w:val="006B7AE7"/>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621F1"/>
    <w:rsid w:val="007748D5"/>
    <w:rsid w:val="00777B4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E5235"/>
    <w:rsid w:val="007F100A"/>
    <w:rsid w:val="007F67CF"/>
    <w:rsid w:val="0080039F"/>
    <w:rsid w:val="00801D10"/>
    <w:rsid w:val="00805553"/>
    <w:rsid w:val="0083228C"/>
    <w:rsid w:val="00832D41"/>
    <w:rsid w:val="00833357"/>
    <w:rsid w:val="0084063E"/>
    <w:rsid w:val="008410A5"/>
    <w:rsid w:val="00842AF6"/>
    <w:rsid w:val="00861833"/>
    <w:rsid w:val="00862521"/>
    <w:rsid w:val="00867A97"/>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3497"/>
    <w:rsid w:val="0090368F"/>
    <w:rsid w:val="0090387A"/>
    <w:rsid w:val="009426C3"/>
    <w:rsid w:val="0094582D"/>
    <w:rsid w:val="00945B98"/>
    <w:rsid w:val="009470FC"/>
    <w:rsid w:val="00954CA0"/>
    <w:rsid w:val="00976566"/>
    <w:rsid w:val="009859BB"/>
    <w:rsid w:val="0099151C"/>
    <w:rsid w:val="0099298A"/>
    <w:rsid w:val="00993A56"/>
    <w:rsid w:val="009B33BC"/>
    <w:rsid w:val="009B391A"/>
    <w:rsid w:val="009C7FDC"/>
    <w:rsid w:val="009D1EBF"/>
    <w:rsid w:val="009D36E1"/>
    <w:rsid w:val="009D52A5"/>
    <w:rsid w:val="009E0DC7"/>
    <w:rsid w:val="009E16F1"/>
    <w:rsid w:val="009E1C4D"/>
    <w:rsid w:val="00A008C6"/>
    <w:rsid w:val="00A02633"/>
    <w:rsid w:val="00A031F7"/>
    <w:rsid w:val="00A201CC"/>
    <w:rsid w:val="00A22769"/>
    <w:rsid w:val="00A26503"/>
    <w:rsid w:val="00A330FA"/>
    <w:rsid w:val="00A77028"/>
    <w:rsid w:val="00A947DB"/>
    <w:rsid w:val="00A95177"/>
    <w:rsid w:val="00A961C0"/>
    <w:rsid w:val="00AA4526"/>
    <w:rsid w:val="00AA65AF"/>
    <w:rsid w:val="00AA77DE"/>
    <w:rsid w:val="00AA7BBD"/>
    <w:rsid w:val="00AB1292"/>
    <w:rsid w:val="00AB4648"/>
    <w:rsid w:val="00AB5658"/>
    <w:rsid w:val="00AB7056"/>
    <w:rsid w:val="00AB77FA"/>
    <w:rsid w:val="00AC0D72"/>
    <w:rsid w:val="00AC1A8D"/>
    <w:rsid w:val="00AC26B8"/>
    <w:rsid w:val="00AC5E31"/>
    <w:rsid w:val="00AC5E6D"/>
    <w:rsid w:val="00AC7B4E"/>
    <w:rsid w:val="00AD1CB4"/>
    <w:rsid w:val="00AE167C"/>
    <w:rsid w:val="00AE4D82"/>
    <w:rsid w:val="00AE4DF8"/>
    <w:rsid w:val="00AE60F7"/>
    <w:rsid w:val="00AE7D20"/>
    <w:rsid w:val="00AF0B6D"/>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5E79"/>
    <w:rsid w:val="00C465D3"/>
    <w:rsid w:val="00C47A54"/>
    <w:rsid w:val="00C55FA8"/>
    <w:rsid w:val="00C6106B"/>
    <w:rsid w:val="00C72953"/>
    <w:rsid w:val="00C81A0B"/>
    <w:rsid w:val="00C81C49"/>
    <w:rsid w:val="00C82067"/>
    <w:rsid w:val="00C855CA"/>
    <w:rsid w:val="00C9056B"/>
    <w:rsid w:val="00CA4002"/>
    <w:rsid w:val="00CA4258"/>
    <w:rsid w:val="00CA7329"/>
    <w:rsid w:val="00CB1A1E"/>
    <w:rsid w:val="00CB59D1"/>
    <w:rsid w:val="00CC68F6"/>
    <w:rsid w:val="00CD14BC"/>
    <w:rsid w:val="00CD1602"/>
    <w:rsid w:val="00CD38FF"/>
    <w:rsid w:val="00CD5D89"/>
    <w:rsid w:val="00CE536D"/>
    <w:rsid w:val="00CF5CE8"/>
    <w:rsid w:val="00CF65F0"/>
    <w:rsid w:val="00D01BF0"/>
    <w:rsid w:val="00D04DBA"/>
    <w:rsid w:val="00D06A7A"/>
    <w:rsid w:val="00D11238"/>
    <w:rsid w:val="00D21631"/>
    <w:rsid w:val="00D3112F"/>
    <w:rsid w:val="00D3206F"/>
    <w:rsid w:val="00D33261"/>
    <w:rsid w:val="00D50E7D"/>
    <w:rsid w:val="00D5141C"/>
    <w:rsid w:val="00D5159C"/>
    <w:rsid w:val="00D519C3"/>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67FA"/>
    <w:rsid w:val="00DA7CE3"/>
    <w:rsid w:val="00DB6D77"/>
    <w:rsid w:val="00DD0515"/>
    <w:rsid w:val="00DD175D"/>
    <w:rsid w:val="00DD6282"/>
    <w:rsid w:val="00DE0329"/>
    <w:rsid w:val="00DE73A8"/>
    <w:rsid w:val="00DF1022"/>
    <w:rsid w:val="00DF496A"/>
    <w:rsid w:val="00DF4CC9"/>
    <w:rsid w:val="00DF5A0F"/>
    <w:rsid w:val="00E0082F"/>
    <w:rsid w:val="00E11272"/>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51D8D"/>
    <w:rsid w:val="00F54EFA"/>
    <w:rsid w:val="00F55054"/>
    <w:rsid w:val="00F6627E"/>
    <w:rsid w:val="00F70620"/>
    <w:rsid w:val="00F826AF"/>
    <w:rsid w:val="00F8500F"/>
    <w:rsid w:val="00F904AB"/>
    <w:rsid w:val="00F9152D"/>
    <w:rsid w:val="00FA0FD1"/>
    <w:rsid w:val="00FA685D"/>
    <w:rsid w:val="00FB109B"/>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DefaultParagraphFont"/>
    <w:link w:val="EndNoteBibliography"/>
    <w:rsid w:val="001D711A"/>
    <w:rPr>
      <w:rFonts w:ascii="Calibri" w:eastAsia="Times New Roman" w:hAnsi="Calibri" w:cs="Calibri"/>
      <w:noProof/>
      <w:kern w:val="0"/>
      <w:sz w:val="22"/>
      <w:lang w:val="en-US"/>
      <w14:ligatures w14:val="none"/>
    </w:rPr>
  </w:style>
  <w:style w:type="paragraph" w:styleId="BalloonText">
    <w:name w:val="Balloon Text"/>
    <w:basedOn w:val="Normal"/>
    <w:link w:val="BalloonTextChar"/>
    <w:uiPriority w:val="99"/>
    <w:semiHidden/>
    <w:unhideWhenUsed/>
    <w:rsid w:val="001D71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DefaultParagraphFont"/>
    <w:uiPriority w:val="99"/>
    <w:unhideWhenUsed/>
    <w:rsid w:val="001D711A"/>
    <w:rPr>
      <w:color w:val="0563C1" w:themeColor="hyperlink"/>
      <w:u w:val="single"/>
    </w:rPr>
  </w:style>
  <w:style w:type="paragraph" w:styleId="NoSpacing">
    <w:name w:val="No Spacing"/>
    <w:uiPriority w:val="1"/>
    <w:qFormat/>
    <w:rsid w:val="001D711A"/>
    <w:rPr>
      <w:kern w:val="0"/>
      <w:sz w:val="22"/>
      <w:szCs w:val="22"/>
      <w:lang w:val="en-US"/>
      <w14:ligatures w14:val="none"/>
    </w:rPr>
  </w:style>
  <w:style w:type="character" w:styleId="CommentReference">
    <w:name w:val="annotation reference"/>
    <w:basedOn w:val="DefaultParagraphFont"/>
    <w:uiPriority w:val="99"/>
    <w:semiHidden/>
    <w:unhideWhenUsed/>
    <w:rsid w:val="001D711A"/>
    <w:rPr>
      <w:sz w:val="16"/>
      <w:szCs w:val="16"/>
    </w:rPr>
  </w:style>
  <w:style w:type="paragraph" w:styleId="CommentText">
    <w:name w:val="annotation text"/>
    <w:basedOn w:val="Normal"/>
    <w:link w:val="CommentTextChar"/>
    <w:uiPriority w:val="99"/>
    <w:unhideWhenUsed/>
    <w:rsid w:val="001D711A"/>
    <w:rPr>
      <w:sz w:val="20"/>
      <w:szCs w:val="20"/>
    </w:rPr>
  </w:style>
  <w:style w:type="character" w:customStyle="1" w:styleId="CommentTextChar">
    <w:name w:val="Comment Text Char"/>
    <w:basedOn w:val="DefaultParagraphFont"/>
    <w:link w:val="CommentText"/>
    <w:uiPriority w:val="99"/>
    <w:rsid w:val="001D711A"/>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D711A"/>
    <w:rPr>
      <w:b/>
      <w:bCs/>
    </w:rPr>
  </w:style>
  <w:style w:type="character" w:customStyle="1" w:styleId="CommentSubjectChar">
    <w:name w:val="Comment Subject Char"/>
    <w:basedOn w:val="CommentTextChar"/>
    <w:link w:val="CommentSubject"/>
    <w:uiPriority w:val="99"/>
    <w:semiHidden/>
    <w:rsid w:val="001D711A"/>
    <w:rPr>
      <w:rFonts w:ascii="Times New Roman" w:eastAsia="Times New Roman" w:hAnsi="Times New Roman" w:cs="Times New Roman"/>
      <w:b/>
      <w:bCs/>
      <w:kern w:val="0"/>
      <w:sz w:val="20"/>
      <w:szCs w:val="20"/>
      <w:lang w:val="en-US"/>
      <w14:ligatures w14:val="none"/>
    </w:rPr>
  </w:style>
  <w:style w:type="table" w:styleId="TableGrid">
    <w:name w:val="Table Grid"/>
    <w:basedOn w:val="Table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711A"/>
    <w:pPr>
      <w:tabs>
        <w:tab w:val="center" w:pos="4819"/>
        <w:tab w:val="right" w:pos="9638"/>
      </w:tabs>
    </w:pPr>
    <w:rPr>
      <w:lang w:val="da-DK"/>
    </w:rPr>
  </w:style>
  <w:style w:type="character" w:customStyle="1" w:styleId="HeaderChar">
    <w:name w:val="Header Char"/>
    <w:basedOn w:val="DefaultParagraphFont"/>
    <w:link w:val="Header"/>
    <w:uiPriority w:val="99"/>
    <w:rsid w:val="001D711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D711A"/>
    <w:pPr>
      <w:tabs>
        <w:tab w:val="center" w:pos="4819"/>
        <w:tab w:val="right" w:pos="9638"/>
      </w:tabs>
    </w:pPr>
    <w:rPr>
      <w:lang w:val="da-DK"/>
    </w:rPr>
  </w:style>
  <w:style w:type="character" w:customStyle="1" w:styleId="FooterChar">
    <w:name w:val="Footer Char"/>
    <w:basedOn w:val="DefaultParagraphFont"/>
    <w:link w:val="Footer"/>
    <w:uiPriority w:val="99"/>
    <w:rsid w:val="001D711A"/>
    <w:rPr>
      <w:rFonts w:ascii="Times New Roman" w:eastAsia="Times New Roman" w:hAnsi="Times New Roman" w:cs="Times New Roman"/>
      <w:kern w:val="0"/>
      <w14:ligatures w14:val="none"/>
    </w:rPr>
  </w:style>
  <w:style w:type="paragraph" w:styleId="Revision">
    <w:name w:val="Revision"/>
    <w:hidden/>
    <w:uiPriority w:val="99"/>
    <w:semiHidden/>
    <w:rsid w:val="001D711A"/>
    <w:rPr>
      <w:kern w:val="0"/>
      <w:sz w:val="22"/>
      <w:szCs w:val="22"/>
      <w:lang w:val="en-US"/>
      <w14:ligatures w14:val="none"/>
    </w:rPr>
  </w:style>
  <w:style w:type="character" w:styleId="PlaceholderText">
    <w:name w:val="Placeholder Text"/>
    <w:basedOn w:val="DefaultParagraphFont"/>
    <w:uiPriority w:val="99"/>
    <w:semiHidden/>
    <w:rsid w:val="001D711A"/>
    <w:rPr>
      <w:color w:val="808080"/>
    </w:rPr>
  </w:style>
  <w:style w:type="character" w:styleId="LineNumber">
    <w:name w:val="line number"/>
    <w:basedOn w:val="DefaultParagraphFont"/>
    <w:uiPriority w:val="99"/>
    <w:semiHidden/>
    <w:unhideWhenUsed/>
    <w:rsid w:val="001D711A"/>
  </w:style>
  <w:style w:type="paragraph" w:styleId="ListParagraph">
    <w:name w:val="List Paragraph"/>
    <w:basedOn w:val="Normal"/>
    <w:uiPriority w:val="34"/>
    <w:qFormat/>
    <w:rsid w:val="001D711A"/>
    <w:pPr>
      <w:ind w:left="720"/>
      <w:contextualSpacing/>
    </w:pPr>
  </w:style>
  <w:style w:type="character" w:styleId="PageNumber">
    <w:name w:val="page number"/>
    <w:basedOn w:val="DefaultParagraphFont"/>
    <w:uiPriority w:val="99"/>
    <w:semiHidden/>
    <w:unhideWhenUsed/>
    <w:rsid w:val="001D711A"/>
  </w:style>
  <w:style w:type="character" w:customStyle="1" w:styleId="docsum-pmid">
    <w:name w:val="docsum-pmid"/>
    <w:basedOn w:val="DefaultParagraphFon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CommentTextChar"/>
    <w:link w:val="EndNoteCategoryHeading"/>
    <w:rsid w:val="001D711A"/>
    <w:rPr>
      <w:rFonts w:ascii="Times New Roman" w:eastAsia="Times New Roman" w:hAnsi="Times New Roman" w:cs="Times New Roman"/>
      <w:b/>
      <w:kern w:val="0"/>
      <w:sz w:val="20"/>
      <w:szCs w:val="20"/>
      <w:lang w:val="en-US"/>
      <w14:ligatures w14:val="none"/>
    </w:rPr>
  </w:style>
  <w:style w:type="character" w:styleId="UnresolvedMention">
    <w:name w:val="Unresolved Mention"/>
    <w:basedOn w:val="DefaultParagraphFon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DefaultParagraphFon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DefaultParagraphFont"/>
    <w:link w:val="Bibliografi2"/>
    <w:rsid w:val="00632C1C"/>
    <w:rPr>
      <w:rFonts w:ascii="Roboto" w:eastAsia="Times New Roman" w:hAnsi="Roboto" w:cs="Times New Roman"/>
      <w:kern w:val="0"/>
      <w:sz w:val="22"/>
      <w:szCs w:val="22"/>
      <w:lang w:val="en-US"/>
      <w14:ligatures w14:val="none"/>
    </w:rPr>
  </w:style>
  <w:style w:type="character" w:styleId="Strong">
    <w:name w:val="Strong"/>
    <w:basedOn w:val="DefaultParagraphFont"/>
    <w:uiPriority w:val="22"/>
    <w:qFormat/>
    <w:rsid w:val="0004148E"/>
    <w:rPr>
      <w:b/>
      <w:bCs/>
    </w:rPr>
  </w:style>
  <w:style w:type="character" w:customStyle="1" w:styleId="gtfootnotemarks">
    <w:name w:val="gt_footnote_marks"/>
    <w:basedOn w:val="DefaultParagraphFon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emf"/><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emf"/><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footer" Target="footer3.xml"/><Relationship Id="rId35" Type="http://schemas.microsoft.com/office/2011/relationships/people" Target="people.xml"/><Relationship Id="rId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41</Pages>
  <Words>25959</Words>
  <Characters>147971</Characters>
  <Application>Microsoft Office Word</Application>
  <DocSecurity>0</DocSecurity>
  <Lines>1233</Lines>
  <Paragraphs>347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173583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Ho, Carolyn Y.,MD</cp:lastModifiedBy>
  <cp:revision>23</cp:revision>
  <dcterms:created xsi:type="dcterms:W3CDTF">2023-08-12T21:09:00Z</dcterms:created>
  <dcterms:modified xsi:type="dcterms:W3CDTF">2023-08-19T18:34:00Z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