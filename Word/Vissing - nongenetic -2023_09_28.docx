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Rossano, MD, MS; Sara Saberi, MD; Dominic J. Abrams, MD; Euan A. Ashley, MD, PhD;  Christopher Semsarian, MBBS, PhD, MPH: John C. Stendahl,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Erin Miller, MS, CGC; Thomas D. Ryan, MD, PhD; Mark W. Russell, MD, Sharlene M. Day, MD; Iacopo Olivotto,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Centre for Population Genomics, Garvan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41170E" w:rsidRDefault="001D711A" w:rsidP="001D711A">
      <w:pPr>
        <w:pStyle w:val="Ingenafstand"/>
        <w:rPr>
          <w:rFonts w:ascii="Roboto" w:hAnsi="Roboto" w:cs="Times New Roman"/>
          <w:sz w:val="18"/>
          <w:szCs w:val="18"/>
        </w:rPr>
      </w:pPr>
      <w:r w:rsidRPr="0041170E">
        <w:rPr>
          <w:rFonts w:ascii="Roboto" w:hAnsi="Roboto" w:cs="Times New Roman"/>
          <w:sz w:val="18"/>
          <w:szCs w:val="18"/>
        </w:rPr>
        <w:t xml:space="preserve">Email: </w:t>
      </w:r>
      <w:hyperlink r:id="rId9" w:history="1">
        <w:r w:rsidR="004C6F6D" w:rsidRPr="0041170E">
          <w:rPr>
            <w:rStyle w:val="Hyperlink"/>
            <w:rFonts w:ascii="Roboto" w:hAnsi="Roboto" w:cs="Times New Roman"/>
            <w:sz w:val="18"/>
            <w:szCs w:val="18"/>
          </w:rPr>
          <w:t>christoffer.rasmus.vissing@regionh</w:t>
        </w:r>
      </w:hyperlink>
      <w:r w:rsidRPr="0041170E">
        <w:rPr>
          <w:rFonts w:ascii="Roboto" w:hAnsi="Roboto" w:cs="Times New Roman"/>
          <w:sz w:val="18"/>
          <w:szCs w:val="18"/>
        </w:rPr>
        <w:t>.dk</w:t>
      </w:r>
    </w:p>
    <w:p w14:paraId="7FDB389F" w14:textId="77777777" w:rsidR="001D711A" w:rsidRPr="0003136F" w:rsidRDefault="001D711A" w:rsidP="001D711A">
      <w:pPr>
        <w:pStyle w:val="Ingenafstand"/>
        <w:rPr>
          <w:rFonts w:ascii="Roboto" w:hAnsi="Roboto" w:cs="Times New Roman"/>
          <w:sz w:val="18"/>
          <w:szCs w:val="18"/>
        </w:rPr>
      </w:pPr>
      <w:r w:rsidRPr="0003136F">
        <w:rPr>
          <w:rFonts w:ascii="Roboto" w:hAnsi="Roboto" w:cs="Times New Roman"/>
          <w:sz w:val="18"/>
          <w:szCs w:val="18"/>
        </w:rPr>
        <w:t>Tel: +45 20 86 63 96</w:t>
      </w:r>
      <w:r w:rsidR="00F15144" w:rsidRPr="0003136F">
        <w:rPr>
          <w:rFonts w:ascii="Roboto" w:hAnsi="Roboto" w:cs="Times New Roman"/>
          <w:sz w:val="18"/>
          <w:szCs w:val="18"/>
        </w:rPr>
        <w:t xml:space="preserve"> 7 / </w:t>
      </w:r>
      <w:r w:rsidR="00F15144" w:rsidRPr="0003136F">
        <w:rPr>
          <w:rFonts w:ascii="Roboto" w:hAnsi="Roboto"/>
          <w:sz w:val="18"/>
          <w:szCs w:val="18"/>
        </w:rPr>
        <w:t>+1 857-707-2233</w:t>
      </w:r>
    </w:p>
    <w:p w14:paraId="18183449" w14:textId="77777777" w:rsidR="001D711A" w:rsidRPr="0003136F"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50EC18ED" w:rsidR="001D711A" w:rsidRPr="00DB6D77" w:rsidRDefault="001D711A" w:rsidP="001D711A">
      <w:pPr>
        <w:rPr>
          <w:rFonts w:ascii="Roboto" w:hAnsi="Roboto"/>
          <w:sz w:val="18"/>
          <w:szCs w:val="18"/>
        </w:rPr>
      </w:pPr>
      <w:r w:rsidRPr="00DB6D77">
        <w:rPr>
          <w:rFonts w:ascii="Roboto" w:hAnsi="Roboto"/>
          <w:sz w:val="18"/>
          <w:szCs w:val="18"/>
        </w:rPr>
        <w:t xml:space="preserve">Abstract:  </w:t>
      </w:r>
      <w:r w:rsidR="006A5983">
        <w:rPr>
          <w:rFonts w:ascii="Roboto" w:hAnsi="Roboto"/>
          <w:sz w:val="18"/>
          <w:szCs w:val="18"/>
        </w:rPr>
        <w:t>346</w:t>
      </w:r>
      <w:r w:rsidR="006A5983"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0C4FBD0D"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r w:rsidR="008A4596">
        <w:rPr>
          <w:rFonts w:ascii="Roboto" w:hAnsi="Roboto"/>
          <w:sz w:val="18"/>
          <w:szCs w:val="18"/>
        </w:rPr>
        <w:t>4185</w:t>
      </w:r>
      <w:r w:rsidR="008A4596"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10"/>
          <w:footerReference w:type="default" r:id="rId11"/>
          <w:pgSz w:w="12240" w:h="15840"/>
          <w:pgMar w:top="1440" w:right="1440" w:bottom="992" w:left="1259" w:header="720" w:footer="720" w:gutter="0"/>
          <w:cols w:space="720"/>
          <w:titlePg/>
          <w:docGrid w:linePitch="360"/>
        </w:sectPr>
      </w:pPr>
      <w:bookmarkStart w:id="1" w:name="_Hlk113459148"/>
    </w:p>
    <w:p w14:paraId="530D91CE" w14:textId="77777777" w:rsidR="001D711A" w:rsidRPr="00DB6D77" w:rsidRDefault="001D711A" w:rsidP="001D711A">
      <w:pPr>
        <w:spacing w:line="259" w:lineRule="auto"/>
        <w:rPr>
          <w:rFonts w:ascii="Roboto" w:hAnsi="Roboto"/>
          <w:b/>
          <w:bCs/>
        </w:rPr>
      </w:pPr>
      <w:commentRangeStart w:id="2"/>
      <w:r w:rsidRPr="00DB6D77">
        <w:rPr>
          <w:rFonts w:ascii="Roboto" w:hAnsi="Roboto"/>
          <w:b/>
          <w:bCs/>
        </w:rPr>
        <w:lastRenderedPageBreak/>
        <w:t>ABSTRACT</w:t>
      </w:r>
      <w:commentRangeEnd w:id="2"/>
      <w:r w:rsidR="00060459">
        <w:rPr>
          <w:rStyle w:val="Kommentarhenvisning"/>
        </w:rPr>
        <w:commentReference w:id="2"/>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14AAC3CA"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 xml:space="preserve">in </w:t>
      </w:r>
      <w:del w:id="3" w:author="Christoffer Vissing" w:date="2023-09-28T12:15:00Z">
        <w:r w:rsidR="004636E0" w:rsidDel="00780625">
          <w:rPr>
            <w:rFonts w:ascii="Roboto" w:hAnsi="Roboto"/>
            <w:sz w:val="22"/>
            <w:szCs w:val="22"/>
          </w:rPr>
          <w:delText>a significant proportion of</w:delText>
        </w:r>
      </w:del>
      <w:ins w:id="4" w:author="Christoffer Vissing" w:date="2023-09-28T12:15:00Z">
        <w:r w:rsidR="00780625">
          <w:rPr>
            <w:rFonts w:ascii="Roboto" w:hAnsi="Roboto"/>
            <w:sz w:val="22"/>
            <w:szCs w:val="22"/>
          </w:rPr>
          <w:t>most</w:t>
        </w:r>
      </w:ins>
      <w:r w:rsidR="004636E0">
        <w:rPr>
          <w:rFonts w:ascii="Roboto" w:hAnsi="Roboto"/>
          <w:sz w:val="22"/>
          <w:szCs w:val="22"/>
        </w:rPr>
        <w:t xml:space="preserve">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 xml:space="preserve">differences between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ins w:id="5" w:author="Ho, Carolyn Y.,MD" w:date="2023-08-19T13:24:00Z">
        <w:r w:rsidR="00107191">
          <w:rPr>
            <w:rFonts w:ascii="Roboto" w:hAnsi="Roboto"/>
            <w:sz w:val="22"/>
            <w:szCs w:val="22"/>
          </w:rPr>
          <w:t xml:space="preserve"> *ALSO ADD SOMETHING ABOUT TEMPORAL SEQUENCE, ETC**</w:t>
        </w:r>
      </w:ins>
    </w:p>
    <w:p w14:paraId="636955FB" w14:textId="5267F485"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57E83847"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r w:rsidR="008C5F58">
        <w:rPr>
          <w:rFonts w:ascii="Roboto" w:hAnsi="Roboto"/>
          <w:sz w:val="22"/>
          <w:szCs w:val="22"/>
        </w:rPr>
        <w:t xml:space="preserve">~13 years </w:t>
      </w:r>
      <w:r w:rsidR="000B140C">
        <w:rPr>
          <w:rFonts w:ascii="Roboto" w:hAnsi="Roboto"/>
          <w:sz w:val="22"/>
          <w:szCs w:val="22"/>
        </w:rPr>
        <w:t>younger at diagnosis (</w:t>
      </w:r>
      <w:r w:rsidR="000B140C" w:rsidRPr="00DB6D77">
        <w:rPr>
          <w:rFonts w:ascii="Roboto" w:hAnsi="Roboto"/>
          <w:sz w:val="22"/>
          <w:szCs w:val="22"/>
        </w:rPr>
        <w:t xml:space="preserve">median age 36.7 </w:t>
      </w:r>
      <w:r w:rsidR="003F641C">
        <w:rPr>
          <w:rFonts w:ascii="Roboto" w:hAnsi="Roboto"/>
          <w:sz w:val="22"/>
          <w:szCs w:val="22"/>
        </w:rPr>
        <w:t>versus</w:t>
      </w:r>
      <w:r w:rsidR="000B140C" w:rsidRPr="00DB6D77">
        <w:rPr>
          <w:rFonts w:ascii="Roboto" w:hAnsi="Roboto"/>
          <w:sz w:val="22"/>
          <w:szCs w:val="22"/>
        </w:rPr>
        <w:t xml:space="preserve"> 49.6 years</w:t>
      </w:r>
      <w:r w:rsidR="00894A5E">
        <w:rPr>
          <w:rFonts w:ascii="Roboto" w:hAnsi="Roboto"/>
          <w:sz w:val="22"/>
          <w:szCs w:val="22"/>
        </w:rPr>
        <w:t>)</w:t>
      </w:r>
      <w:r w:rsidR="007F67CF">
        <w:rPr>
          <w:rFonts w:ascii="Roboto" w:hAnsi="Roboto"/>
          <w:sz w:val="22"/>
          <w:szCs w:val="22"/>
        </w:rPr>
        <w:t xml:space="preserve"> and had a lower burden of cardiovascular comorbidities (obesity, hypertension).</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r w:rsidR="00D84162">
        <w:rPr>
          <w:rFonts w:ascii="Roboto" w:hAnsi="Roboto"/>
          <w:sz w:val="22"/>
          <w:szCs w:val="22"/>
        </w:rPr>
        <w:t xml:space="preserve"> </w:t>
      </w:r>
      <w:r w:rsidR="00894A5E" w:rsidRPr="00894A5E">
        <w:rPr>
          <w:rFonts w:ascii="Roboto" w:hAnsi="Roboto"/>
          <w:sz w:val="22"/>
          <w:szCs w:val="22"/>
        </w:rPr>
        <w:t xml:space="preserve">higher </w:t>
      </w:r>
      <w:r w:rsidR="008410A5">
        <w:rPr>
          <w:rFonts w:ascii="Roboto" w:hAnsi="Roboto"/>
          <w:sz w:val="22"/>
          <w:szCs w:val="22"/>
        </w:rPr>
        <w:t>left ventricular (</w:t>
      </w:r>
      <w:r w:rsidR="00894A5E" w:rsidRPr="00894A5E">
        <w:rPr>
          <w:rFonts w:ascii="Roboto" w:hAnsi="Roboto"/>
          <w:sz w:val="22"/>
          <w:szCs w:val="22"/>
        </w:rPr>
        <w:t>LV</w:t>
      </w:r>
      <w:r w:rsidR="008410A5">
        <w:rPr>
          <w:rFonts w:ascii="Roboto" w:hAnsi="Roboto"/>
          <w:sz w:val="22"/>
          <w:szCs w:val="22"/>
        </w:rPr>
        <w:t>)</w:t>
      </w:r>
      <w:r w:rsidR="00894A5E" w:rsidRPr="00894A5E">
        <w:rPr>
          <w:rFonts w:ascii="Roboto" w:hAnsi="Roboto"/>
          <w:sz w:val="22"/>
          <w:szCs w:val="22"/>
        </w:rPr>
        <w:t xml:space="preserve"> ejection fraction</w:t>
      </w:r>
      <w:r w:rsidR="007F67CF">
        <w:rPr>
          <w:rFonts w:ascii="Roboto" w:hAnsi="Roboto"/>
          <w:sz w:val="22"/>
          <w:szCs w:val="22"/>
        </w:rPr>
        <w:t xml:space="preserve"> (</w:t>
      </w:r>
      <w:r w:rsidR="007F67CF" w:rsidRPr="00DB6D77">
        <w:rPr>
          <w:rFonts w:ascii="Roboto" w:hAnsi="Roboto"/>
          <w:sz w:val="22"/>
          <w:szCs w:val="22"/>
        </w:rPr>
        <w:t>+</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6</w:t>
      </w:r>
      <w:r w:rsidR="007F67CF" w:rsidRPr="00DB6D77">
        <w:rPr>
          <w:rFonts w:ascii="Roboto" w:hAnsi="Roboto"/>
          <w:sz w:val="22"/>
          <w:szCs w:val="22"/>
        </w:rPr>
        <w:t xml:space="preserve"> % [CI: 1.</w:t>
      </w:r>
      <w:r w:rsidR="007F67CF">
        <w:rPr>
          <w:rFonts w:ascii="Roboto" w:hAnsi="Roboto"/>
          <w:sz w:val="22"/>
          <w:szCs w:val="22"/>
        </w:rPr>
        <w:t>0-</w:t>
      </w:r>
      <w:r w:rsidR="007F67CF" w:rsidRPr="00DB6D77">
        <w:rPr>
          <w:rFonts w:ascii="Roboto" w:hAnsi="Roboto"/>
          <w:sz w:val="22"/>
          <w:szCs w:val="22"/>
        </w:rPr>
        <w:t>2.</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w:t>
      </w:r>
      <w:r w:rsidR="00894A5E" w:rsidRPr="00894A5E">
        <w:rPr>
          <w:rFonts w:ascii="Roboto" w:hAnsi="Roboto"/>
          <w:sz w:val="22"/>
          <w:szCs w:val="22"/>
        </w:rPr>
        <w:t xml:space="preserve"> and</w:t>
      </w:r>
      <w:r w:rsidR="008410A5">
        <w:rPr>
          <w:rFonts w:ascii="Roboto" w:hAnsi="Roboto"/>
          <w:sz w:val="22"/>
          <w:szCs w:val="22"/>
        </w:rPr>
        <w:t xml:space="preserve"> </w:t>
      </w:r>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but </w:t>
      </w:r>
      <w:commentRangeStart w:id="6"/>
      <w:r w:rsidR="00D62A43">
        <w:rPr>
          <w:rFonts w:ascii="Roboto" w:hAnsi="Roboto"/>
          <w:sz w:val="22"/>
          <w:szCs w:val="22"/>
        </w:rPr>
        <w:t>less</w:t>
      </w:r>
      <w:r w:rsidR="00D62A43" w:rsidRPr="00894A5E">
        <w:rPr>
          <w:rFonts w:ascii="Roboto" w:hAnsi="Roboto"/>
          <w:sz w:val="22"/>
          <w:szCs w:val="22"/>
        </w:rPr>
        <w:t xml:space="preserve"> </w:t>
      </w:r>
      <w:r w:rsidR="00894A5E" w:rsidRPr="00894A5E">
        <w:rPr>
          <w:rFonts w:ascii="Roboto" w:hAnsi="Roboto"/>
          <w:sz w:val="22"/>
          <w:szCs w:val="22"/>
        </w:rPr>
        <w:t xml:space="preserve">LV </w:t>
      </w:r>
      <w:r w:rsidR="00D62A43">
        <w:rPr>
          <w:rFonts w:ascii="Roboto" w:hAnsi="Roboto"/>
          <w:sz w:val="22"/>
          <w:szCs w:val="22"/>
        </w:rPr>
        <w:t>hypertrophy</w:t>
      </w:r>
      <w:r w:rsidR="00E36FFA">
        <w:rPr>
          <w:rFonts w:ascii="Roboto" w:hAnsi="Roboto"/>
          <w:sz w:val="22"/>
          <w:szCs w:val="22"/>
        </w:rPr>
        <w:t xml:space="preserve"> </w:t>
      </w:r>
      <w:r w:rsidR="00E36FFA" w:rsidRPr="00DB6D77">
        <w:rPr>
          <w:rFonts w:ascii="Roboto" w:hAnsi="Roboto"/>
          <w:sz w:val="22"/>
          <w:szCs w:val="22"/>
        </w:rPr>
        <w:t>(</w:t>
      </w:r>
      <w:r w:rsidR="00D80E46">
        <w:rPr>
          <w:rFonts w:ascii="Roboto" w:hAnsi="Roboto"/>
          <w:sz w:val="22"/>
          <w:szCs w:val="22"/>
        </w:rPr>
        <w:t xml:space="preserve">maximal </w:t>
      </w:r>
      <w:r w:rsidR="00D62A43">
        <w:rPr>
          <w:rFonts w:ascii="Roboto" w:hAnsi="Roboto"/>
          <w:sz w:val="22"/>
          <w:szCs w:val="22"/>
        </w:rPr>
        <w:t>LV wall thickness -</w:t>
      </w:r>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w:t>
      </w:r>
      <w:commentRangeEnd w:id="6"/>
      <w:r w:rsidR="00976566">
        <w:rPr>
          <w:rStyle w:val="Kommentarhenvisning"/>
        </w:rPr>
        <w:commentReference w:id="6"/>
      </w:r>
      <w:r w:rsidR="00E36FFA" w:rsidRPr="00DB6D77">
        <w:rPr>
          <w:rFonts w:ascii="Roboto" w:hAnsi="Roboto"/>
          <w:sz w:val="22"/>
          <w:szCs w:val="22"/>
        </w:rPr>
        <w:t xml:space="preserve">[CI: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r w:rsidR="00D62A43">
        <w:rPr>
          <w:rFonts w:ascii="Roboto" w:hAnsi="Roboto"/>
          <w:sz w:val="22"/>
          <w:szCs w:val="22"/>
        </w:rPr>
        <w:t>Although obstructive physiology</w:t>
      </w:r>
      <w:r w:rsidR="00894A5E" w:rsidRPr="00894A5E">
        <w:rPr>
          <w:rFonts w:ascii="Roboto" w:hAnsi="Roboto"/>
          <w:sz w:val="22"/>
          <w:szCs w:val="22"/>
        </w:rPr>
        <w:t xml:space="preserve"> </w:t>
      </w:r>
      <w:r w:rsidR="00D62A43">
        <w:rPr>
          <w:rFonts w:ascii="Roboto" w:hAnsi="Roboto"/>
          <w:sz w:val="22"/>
          <w:szCs w:val="22"/>
        </w:rPr>
        <w:t xml:space="preserve">was twice </w:t>
      </w:r>
      <w:r w:rsidR="008410A5">
        <w:rPr>
          <w:rFonts w:ascii="Roboto" w:hAnsi="Roboto"/>
          <w:sz w:val="22"/>
          <w:szCs w:val="22"/>
        </w:rPr>
        <w:t>as frequent</w:t>
      </w:r>
      <w:r w:rsidR="00D62A43">
        <w:rPr>
          <w:rFonts w:ascii="Roboto" w:hAnsi="Roboto"/>
          <w:sz w:val="22"/>
          <w:szCs w:val="22"/>
        </w:rPr>
        <w:t xml:space="preserve"> in patients with</w:t>
      </w:r>
      <w:r w:rsidR="00894A5E" w:rsidRPr="00894A5E">
        <w:rPr>
          <w:rFonts w:ascii="Roboto" w:hAnsi="Roboto"/>
          <w:sz w:val="22"/>
          <w:szCs w:val="22"/>
        </w:rPr>
        <w:t xml:space="preserve">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w:t>
      </w:r>
      <w:r w:rsidR="00D62A43">
        <w:rPr>
          <w:rFonts w:ascii="Roboto" w:hAnsi="Roboto"/>
          <w:sz w:val="22"/>
          <w:szCs w:val="22"/>
        </w:rPr>
        <w:t xml:space="preserve">it </w:t>
      </w:r>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r w:rsidR="00D84162">
        <w:rPr>
          <w:rFonts w:ascii="Roboto" w:hAnsi="Roboto"/>
          <w:sz w:val="22"/>
          <w:szCs w:val="22"/>
        </w:rPr>
        <w:t xml:space="preserve"> </w:t>
      </w:r>
      <w:r w:rsidR="00493348">
        <w:rPr>
          <w:rFonts w:ascii="Roboto" w:hAnsi="Roboto"/>
          <w:sz w:val="22"/>
          <w:szCs w:val="22"/>
        </w:rPr>
        <w:t>A</w:t>
      </w:r>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r w:rsidR="00493348">
        <w:rPr>
          <w:rFonts w:ascii="Roboto" w:hAnsi="Roboto"/>
          <w:sz w:val="22"/>
          <w:szCs w:val="22"/>
        </w:rPr>
        <w:t>were more frequent</w:t>
      </w:r>
      <w:r w:rsidR="00F54EFA">
        <w:rPr>
          <w:rFonts w:ascii="Roboto" w:hAnsi="Roboto"/>
          <w:sz w:val="22"/>
          <w:szCs w:val="22"/>
        </w:rPr>
        <w:t xml:space="preserve">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r w:rsidR="006A5983">
        <w:rPr>
          <w:rFonts w:ascii="Roboto" w:hAnsi="Roboto"/>
          <w:sz w:val="22"/>
          <w:szCs w:val="22"/>
        </w:rPr>
        <w:t xml:space="preserve"> Time-to-event analysis </w:t>
      </w:r>
      <w:r w:rsidR="008410A5">
        <w:rPr>
          <w:rFonts w:ascii="Roboto" w:hAnsi="Roboto"/>
          <w:sz w:val="22"/>
          <w:szCs w:val="22"/>
        </w:rPr>
        <w:t>revealed</w:t>
      </w:r>
      <w:r w:rsidR="006A5983">
        <w:rPr>
          <w:rFonts w:ascii="Roboto" w:hAnsi="Roboto"/>
          <w:sz w:val="22"/>
          <w:szCs w:val="22"/>
        </w:rPr>
        <w:t xml:space="preserve"> </w:t>
      </w:r>
      <w:r w:rsidR="008410A5">
        <w:rPr>
          <w:rFonts w:ascii="Roboto" w:hAnsi="Roboto"/>
          <w:sz w:val="22"/>
          <w:szCs w:val="22"/>
        </w:rPr>
        <w:t>great</w:t>
      </w:r>
      <w:r w:rsidR="006A5983">
        <w:rPr>
          <w:rFonts w:ascii="Roboto" w:hAnsi="Roboto"/>
          <w:sz w:val="22"/>
          <w:szCs w:val="22"/>
        </w:rPr>
        <w:t xml:space="preserve">er additive effect of cardiovascular co-morbidities on developing atrial fibrillation, ventricular arrhythmias, heart failure outcomes and death in patients with </w:t>
      </w:r>
      <w:proofErr w:type="spellStart"/>
      <w:r w:rsidR="006A5983">
        <w:rPr>
          <w:rFonts w:ascii="Roboto" w:hAnsi="Roboto"/>
          <w:sz w:val="22"/>
          <w:szCs w:val="22"/>
        </w:rPr>
        <w:t>sarcomeric</w:t>
      </w:r>
      <w:proofErr w:type="spellEnd"/>
      <w:r w:rsidR="006A5983">
        <w:rPr>
          <w:rFonts w:ascii="Roboto" w:hAnsi="Roboto"/>
          <w:sz w:val="22"/>
          <w:szCs w:val="22"/>
        </w:rPr>
        <w:t xml:space="preserve"> HCM</w:t>
      </w:r>
      <w:r w:rsidR="008410A5">
        <w:rPr>
          <w:rFonts w:ascii="Roboto" w:hAnsi="Roboto"/>
          <w:sz w:val="22"/>
          <w:szCs w:val="22"/>
        </w:rPr>
        <w:t xml:space="preserve"> </w:t>
      </w:r>
      <w:commentRangeStart w:id="7"/>
      <w:commentRangeStart w:id="8"/>
      <w:r w:rsidR="008410A5">
        <w:rPr>
          <w:rFonts w:ascii="Roboto" w:hAnsi="Roboto"/>
          <w:sz w:val="22"/>
          <w:szCs w:val="22"/>
        </w:rPr>
        <w:t>A</w:t>
      </w:r>
      <w:r w:rsidR="00B15850">
        <w:rPr>
          <w:rFonts w:ascii="Roboto" w:hAnsi="Roboto"/>
          <w:sz w:val="22"/>
          <w:szCs w:val="22"/>
        </w:rPr>
        <w:t>lthough a</w:t>
      </w:r>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commentRangeEnd w:id="7"/>
      <w:r w:rsidR="008410A5">
        <w:rPr>
          <w:rStyle w:val="Kommentarhenvisning"/>
        </w:rPr>
        <w:commentReference w:id="7"/>
      </w:r>
      <w:commentRangeEnd w:id="8"/>
      <w:r w:rsidR="00780625">
        <w:rPr>
          <w:rStyle w:val="Kommentarhenvisning"/>
        </w:rPr>
        <w:commentReference w:id="8"/>
      </w:r>
      <w:r w:rsidR="00D84162">
        <w:rPr>
          <w:rFonts w:ascii="Roboto" w:hAnsi="Roboto"/>
          <w:sz w:val="22"/>
          <w:szCs w:val="22"/>
        </w:rPr>
        <w:t xml:space="preserve"> </w:t>
      </w:r>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8410A5">
        <w:rPr>
          <w:rFonts w:ascii="Roboto" w:hAnsi="Roboto"/>
          <w:sz w:val="22"/>
          <w:szCs w:val="22"/>
        </w:rPr>
        <w:t>twice as likely to die from</w:t>
      </w:r>
      <w:r w:rsidR="007F67CF">
        <w:rPr>
          <w:rFonts w:ascii="Roboto" w:hAnsi="Roboto"/>
          <w:sz w:val="22"/>
          <w:szCs w:val="22"/>
        </w:rPr>
        <w:t xml:space="preserve"> HCM-related death (</w:t>
      </w:r>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r w:rsidR="00D84162">
        <w:rPr>
          <w:rFonts w:ascii="Roboto" w:hAnsi="Roboto"/>
          <w:sz w:val="22"/>
          <w:szCs w:val="22"/>
        </w:rPr>
        <w:t>)</w:t>
      </w:r>
      <w:r w:rsidR="00894A5E" w:rsidRPr="00894A5E">
        <w:rPr>
          <w:rFonts w:ascii="Roboto" w:hAnsi="Roboto"/>
          <w:sz w:val="22"/>
          <w:szCs w:val="22"/>
        </w:rPr>
        <w:t xml:space="preserve">. </w:t>
      </w:r>
    </w:p>
    <w:p w14:paraId="390B52A0" w14:textId="5E6EA00E"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1"/>
      <w:proofErr w:type="spellStart"/>
      <w:r w:rsidR="00954CA0">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493348">
        <w:rPr>
          <w:rFonts w:ascii="Roboto" w:hAnsi="Roboto"/>
          <w:sz w:val="22"/>
          <w:szCs w:val="22"/>
        </w:rPr>
        <w:t>differ in</w:t>
      </w:r>
      <w:r w:rsidR="00954CA0"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w:t>
      </w:r>
      <w:r w:rsidR="00B15850">
        <w:rPr>
          <w:rFonts w:ascii="Roboto" w:hAnsi="Roboto"/>
          <w:sz w:val="22"/>
          <w:szCs w:val="22"/>
        </w:rPr>
        <w:t xml:space="preserve"> and lower burden of cardiovascular </w:t>
      </w:r>
      <w:proofErr w:type="spellStart"/>
      <w:r w:rsidR="00B15850">
        <w:rPr>
          <w:rFonts w:ascii="Roboto" w:hAnsi="Roboto"/>
          <w:sz w:val="22"/>
          <w:szCs w:val="22"/>
        </w:rPr>
        <w:t>comorbidites</w:t>
      </w:r>
      <w:proofErr w:type="spellEnd"/>
      <w:r w:rsidR="00B15850">
        <w:rPr>
          <w:rFonts w:ascii="Roboto" w:hAnsi="Roboto"/>
          <w:sz w:val="22"/>
          <w:szCs w:val="22"/>
        </w:rPr>
        <w:t>, but</w:t>
      </w:r>
      <w:r w:rsidR="007F67CF" w:rsidRPr="00894A5E">
        <w:rPr>
          <w:rFonts w:ascii="Roboto" w:hAnsi="Roboto"/>
          <w:sz w:val="22"/>
          <w:szCs w:val="22"/>
        </w:rPr>
        <w:t xml:space="preserve"> higher incidence of </w:t>
      </w:r>
      <w:r w:rsidR="00954CA0">
        <w:rPr>
          <w:rFonts w:ascii="Roboto" w:hAnsi="Roboto"/>
          <w:sz w:val="22"/>
          <w:szCs w:val="22"/>
        </w:rPr>
        <w:t xml:space="preserve">atrial and ventricular </w:t>
      </w:r>
      <w:r w:rsidR="007F67CF" w:rsidRPr="00894A5E">
        <w:rPr>
          <w:rFonts w:ascii="Roboto" w:hAnsi="Roboto"/>
          <w:sz w:val="22"/>
          <w:szCs w:val="22"/>
        </w:rPr>
        <w:t xml:space="preserve">arrhythmias, </w:t>
      </w:r>
      <w:r w:rsidR="00B15850">
        <w:rPr>
          <w:rFonts w:ascii="Roboto" w:hAnsi="Roboto"/>
          <w:sz w:val="22"/>
          <w:szCs w:val="22"/>
        </w:rPr>
        <w:t>heart failure</w:t>
      </w:r>
      <w:r w:rsidR="005E3EFD">
        <w:rPr>
          <w:rFonts w:ascii="Roboto" w:hAnsi="Roboto"/>
          <w:sz w:val="22"/>
          <w:szCs w:val="22"/>
        </w:rPr>
        <w:t xml:space="preserve">, and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w:t>
      </w:r>
      <w:r w:rsidR="00493348">
        <w:rPr>
          <w:rFonts w:ascii="Roboto" w:hAnsi="Roboto"/>
          <w:sz w:val="22"/>
          <w:szCs w:val="22"/>
        </w:rPr>
        <w:t>distinctions</w:t>
      </w:r>
      <w:r w:rsidR="00493348" w:rsidRPr="00DB6D77">
        <w:rPr>
          <w:rFonts w:ascii="Roboto" w:hAnsi="Roboto"/>
          <w:sz w:val="22"/>
          <w:szCs w:val="22"/>
        </w:rPr>
        <w:t xml:space="preserve"> </w:t>
      </w:r>
      <w:r w:rsidR="000B140C" w:rsidRPr="00DB6D77">
        <w:rPr>
          <w:rFonts w:ascii="Roboto" w:hAnsi="Roboto"/>
          <w:sz w:val="22"/>
          <w:szCs w:val="22"/>
        </w:rPr>
        <w:t>have implications for</w:t>
      </w:r>
      <w:r w:rsidR="005E3EFD">
        <w:rPr>
          <w:rFonts w:ascii="Roboto" w:hAnsi="Roboto"/>
          <w:sz w:val="22"/>
          <w:szCs w:val="22"/>
        </w:rPr>
        <w:t xml:space="preserve"> </w:t>
      </w:r>
      <w:r w:rsidR="000B140C" w:rsidRPr="00DB6D77">
        <w:rPr>
          <w:rFonts w:ascii="Roboto" w:hAnsi="Roboto"/>
          <w:sz w:val="22"/>
          <w:szCs w:val="22"/>
        </w:rPr>
        <w:t xml:space="preserve">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089CC65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w:t>
      </w:r>
      <w:r w:rsidR="00C465D3">
        <w:rPr>
          <w:rFonts w:ascii="Roboto" w:hAnsi="Roboto"/>
          <w:sz w:val="22"/>
          <w:szCs w:val="22"/>
        </w:rPr>
        <w:t>obstructive physiology</w:t>
      </w:r>
      <w:r w:rsidR="00D8498A">
        <w:rPr>
          <w:rFonts w:ascii="Roboto" w:hAnsi="Roboto"/>
          <w:sz w:val="22"/>
          <w:szCs w:val="22"/>
        </w:rPr>
        <w:t xml:space="preserve"> </w:t>
      </w:r>
      <w:r w:rsidR="0024227C">
        <w:rPr>
          <w:rFonts w:ascii="Roboto" w:hAnsi="Roboto"/>
          <w:sz w:val="22"/>
          <w:szCs w:val="22"/>
        </w:rPr>
        <w:t xml:space="preserve">are </w:t>
      </w:r>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w:t>
      </w:r>
      <w:r w:rsidR="00C465D3">
        <w:rPr>
          <w:rFonts w:ascii="Roboto" w:hAnsi="Roboto"/>
          <w:sz w:val="22"/>
          <w:szCs w:val="22"/>
        </w:rPr>
        <w:t xml:space="preserve">features </w:t>
      </w:r>
      <w:r w:rsidR="0024227C">
        <w:rPr>
          <w:rFonts w:ascii="Roboto" w:hAnsi="Roboto"/>
          <w:sz w:val="22"/>
          <w:szCs w:val="22"/>
        </w:rPr>
        <w:t xml:space="preserve">are </w:t>
      </w:r>
      <w:r w:rsidR="00D8498A">
        <w:rPr>
          <w:rFonts w:ascii="Roboto" w:hAnsi="Roboto"/>
          <w:sz w:val="22"/>
          <w:szCs w:val="22"/>
        </w:rPr>
        <w:t xml:space="preserve">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failure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2707D4C4"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C465D3">
        <w:rPr>
          <w:rFonts w:ascii="Roboto" w:hAnsi="Roboto"/>
          <w:sz w:val="22"/>
          <w:szCs w:val="22"/>
        </w:rPr>
        <w:t>predictors</w:t>
      </w:r>
      <w:r w:rsidR="00C465D3" w:rsidRPr="00D8498A">
        <w:rPr>
          <w:rFonts w:ascii="Roboto" w:hAnsi="Roboto"/>
          <w:sz w:val="22"/>
          <w:szCs w:val="22"/>
        </w:rPr>
        <w:t xml:space="preserve"> </w:t>
      </w:r>
      <w:r w:rsidRPr="00D8498A">
        <w:rPr>
          <w:rFonts w:ascii="Roboto" w:hAnsi="Roboto"/>
          <w:sz w:val="22"/>
          <w:szCs w:val="22"/>
        </w:rPr>
        <w:t xml:space="preserve">of ventricular arrhythmias and </w:t>
      </w:r>
      <w:r w:rsidR="00C465D3">
        <w:rPr>
          <w:rFonts w:ascii="Roboto" w:hAnsi="Roboto"/>
          <w:sz w:val="22"/>
          <w:szCs w:val="22"/>
        </w:rPr>
        <w:t>advanced</w:t>
      </w:r>
      <w:r w:rsidRPr="00D8498A">
        <w:rPr>
          <w:rFonts w:ascii="Roboto" w:hAnsi="Roboto"/>
          <w:sz w:val="22"/>
          <w:szCs w:val="22"/>
        </w:rPr>
        <w:t xml:space="preserve"> heart failure </w:t>
      </w:r>
      <w:r>
        <w:rPr>
          <w:rFonts w:ascii="Roboto" w:hAnsi="Roboto"/>
          <w:sz w:val="22"/>
          <w:szCs w:val="22"/>
        </w:rPr>
        <w:t xml:space="preserve">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A4596">
        <w:rPr>
          <w:rFonts w:ascii="Roboto" w:hAnsi="Roboto"/>
          <w:sz w:val="22"/>
          <w:szCs w:val="22"/>
        </w:rPr>
        <w:t xml:space="preserve">, but with a </w:t>
      </w:r>
      <w:r w:rsidR="00493348">
        <w:rPr>
          <w:rFonts w:ascii="Roboto" w:hAnsi="Roboto"/>
          <w:sz w:val="22"/>
          <w:szCs w:val="22"/>
        </w:rPr>
        <w:t>g</w:t>
      </w:r>
      <w:r w:rsidR="00C465D3">
        <w:rPr>
          <w:rFonts w:ascii="Roboto" w:hAnsi="Roboto"/>
          <w:sz w:val="22"/>
          <w:szCs w:val="22"/>
        </w:rPr>
        <w:t>reater</w:t>
      </w:r>
      <w:r w:rsidR="008A4596">
        <w:rPr>
          <w:rFonts w:ascii="Roboto" w:hAnsi="Roboto"/>
          <w:sz w:val="22"/>
          <w:szCs w:val="22"/>
        </w:rPr>
        <w:t xml:space="preserve">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2AFA1C0E"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22EBA4E"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220476AD"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r w:rsidR="00493348" w:rsidRPr="00DB6D77">
        <w:rPr>
          <w:rFonts w:ascii="Roboto" w:hAnsi="Roboto"/>
          <w:sz w:val="22"/>
          <w:szCs w:val="22"/>
        </w:rPr>
        <w:t>considerable</w:t>
      </w:r>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w:t>
      </w:r>
      <w:r w:rsidR="00F51D8D">
        <w:rPr>
          <w:rFonts w:ascii="Roboto" w:hAnsi="Roboto"/>
          <w:sz w:val="22"/>
          <w:szCs w:val="22"/>
        </w:rPr>
        <w:t xml:space="preserve"> and outcomes</w:t>
      </w:r>
      <w:r w:rsidR="00071ECC">
        <w:rPr>
          <w:rFonts w:ascii="Roboto" w:hAnsi="Roboto"/>
          <w:sz w:val="22"/>
          <w:szCs w:val="22"/>
        </w:rPr>
        <w:t>.</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00881562">
        <w:rPr>
          <w:rFonts w:ascii="Roboto" w:hAnsi="Roboto"/>
          <w:sz w:val="22"/>
          <w:szCs w:val="22"/>
        </w:rPr>
        <w:t xml:space="preserve"> have not previously been comprehensively compared</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literature, our study aims to </w:t>
      </w:r>
      <w:r w:rsidR="00881562">
        <w:rPr>
          <w:rFonts w:ascii="Roboto" w:hAnsi="Roboto"/>
          <w:sz w:val="22"/>
          <w:szCs w:val="22"/>
        </w:rPr>
        <w:t>contrast</w:t>
      </w:r>
      <w:r w:rsidR="00881562" w:rsidRPr="00DB6D77">
        <w:rPr>
          <w:rFonts w:ascii="Roboto" w:hAnsi="Roboto"/>
          <w:sz w:val="22"/>
          <w:szCs w:val="22"/>
        </w:rPr>
        <w:t xml:space="preserve"> </w:t>
      </w:r>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r w:rsidR="00CA4258">
        <w:rPr>
          <w:rFonts w:ascii="Roboto" w:hAnsi="Roboto"/>
          <w:sz w:val="22"/>
          <w:szCs w:val="22"/>
        </w:rPr>
        <w:t xml:space="preserve">characterizing </w:t>
      </w:r>
      <w:r w:rsidRPr="00DB6D77">
        <w:rPr>
          <w:rFonts w:ascii="Roboto" w:hAnsi="Roboto"/>
          <w:sz w:val="22"/>
          <w:szCs w:val="22"/>
        </w:rPr>
        <w:t xml:space="preserve">clinical trajectories </w:t>
      </w:r>
      <w:r w:rsidR="00CA4258">
        <w:rPr>
          <w:rFonts w:ascii="Roboto" w:hAnsi="Roboto"/>
          <w:sz w:val="22"/>
          <w:szCs w:val="22"/>
        </w:rPr>
        <w:t>and the temporal sequence of events in</w:t>
      </w:r>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patterns that may provide valuable insights into disease progression, risk stratification, and </w:t>
      </w:r>
      <w:r w:rsidR="00CA4258">
        <w:rPr>
          <w:rFonts w:ascii="Roboto" w:hAnsi="Roboto"/>
          <w:sz w:val="22"/>
          <w:szCs w:val="22"/>
        </w:rPr>
        <w:t>providing more personalized clinical management of</w:t>
      </w:r>
      <w:r w:rsidRPr="00DB6D77">
        <w:rPr>
          <w:rFonts w:ascii="Roboto" w:hAnsi="Roboto"/>
          <w:sz w:val="22"/>
          <w:szCs w:val="22"/>
        </w:rPr>
        <w:t xml:space="preserve"> </w:t>
      </w:r>
      <w:del w:id="9" w:author="Christoffer Vissing" w:date="2023-08-22T11:48:00Z">
        <w:r w:rsidRPr="00DB6D77" w:rsidDel="00DC7E3B">
          <w:rPr>
            <w:rFonts w:ascii="Roboto" w:hAnsi="Roboto"/>
            <w:sz w:val="22"/>
            <w:szCs w:val="22"/>
          </w:rPr>
          <w:delText xml:space="preserve"> </w:delText>
        </w:r>
      </w:del>
      <w:r w:rsidRPr="00DB6D77">
        <w:rPr>
          <w:rFonts w:ascii="Roboto" w:hAnsi="Roboto"/>
          <w:sz w:val="22"/>
          <w:szCs w:val="22"/>
        </w:rPr>
        <w:t>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41DAA7D3"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r w:rsidR="00F51D8D">
        <w:rPr>
          <w:rFonts w:ascii="Roboto" w:hAnsi="Roboto"/>
          <w:sz w:val="22"/>
          <w:szCs w:val="22"/>
        </w:rPr>
        <w:t>receive care</w:t>
      </w:r>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r w:rsidR="00F51D8D">
        <w:rPr>
          <w:rFonts w:ascii="Roboto" w:hAnsi="Roboto"/>
          <w:sz w:val="22"/>
          <w:szCs w:val="22"/>
        </w:rPr>
        <w:t xml:space="preserve">clinical features and </w:t>
      </w:r>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r w:rsidR="00881562">
        <w:rPr>
          <w:rFonts w:ascii="Roboto" w:hAnsi="Roboto"/>
          <w:sz w:val="22"/>
          <w:szCs w:val="22"/>
        </w:rPr>
        <w:t xml:space="preserve">core </w:t>
      </w:r>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commentRangeStart w:id="10"/>
      <w:r w:rsidR="00C11D6C">
        <w:rPr>
          <w:rFonts w:ascii="Roboto" w:hAnsi="Roboto"/>
          <w:b/>
          <w:bCs/>
          <w:i/>
          <w:iCs/>
          <w:sz w:val="22"/>
          <w:szCs w:val="22"/>
        </w:rPr>
        <w:t>Features</w:t>
      </w:r>
      <w:commentRangeEnd w:id="10"/>
      <w:r w:rsidR="00CD5D89">
        <w:rPr>
          <w:rStyle w:val="Kommentarhenvisning"/>
        </w:rPr>
        <w:commentReference w:id="10"/>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4BD2E912"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6623DDA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(EF)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881562">
        <w:rPr>
          <w:rFonts w:ascii="Roboto" w:hAnsi="Roboto"/>
          <w:sz w:val="22"/>
          <w:szCs w:val="22"/>
        </w:rPr>
        <w:t xml:space="preserve">(LVAD) </w:t>
      </w:r>
      <w:r w:rsidR="00D50E7D" w:rsidRPr="00C11D6C">
        <w:rPr>
          <w:rFonts w:ascii="Roboto" w:hAnsi="Roboto"/>
          <w:sz w:val="22"/>
          <w:szCs w:val="22"/>
        </w:rPr>
        <w:t>implantation</w:t>
      </w:r>
      <w:r w:rsidRPr="00C11D6C">
        <w:rPr>
          <w:rFonts w:ascii="Roboto" w:hAnsi="Roboto"/>
          <w:sz w:val="22"/>
          <w:szCs w:val="22"/>
        </w:rPr>
        <w:t>.</w:t>
      </w:r>
    </w:p>
    <w:p w14:paraId="092AF4ED" w14:textId="59BCB75E"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r w:rsidR="0001732F">
        <w:rPr>
          <w:rFonts w:ascii="Roboto" w:hAnsi="Roboto"/>
          <w:sz w:val="22"/>
          <w:szCs w:val="22"/>
        </w:rPr>
        <w:t xml:space="preserve"> non-sustained ventricular tachycardia (VT), cardiac arrest,</w:t>
      </w:r>
      <w:r w:rsidR="005B164B" w:rsidRPr="00C11D6C">
        <w:rPr>
          <w:rFonts w:ascii="Roboto" w:hAnsi="Roboto"/>
          <w:sz w:val="22"/>
          <w:szCs w:val="22"/>
        </w:rPr>
        <w:t xml:space="preserve"> composite ventricular arrhythmia</w:t>
      </w:r>
      <w:ins w:id="11" w:author="Christoffer Vissing" w:date="2023-09-28T12:07:00Z">
        <w:r w:rsidR="00C40896">
          <w:rPr>
            <w:rFonts w:ascii="Roboto" w:hAnsi="Roboto"/>
            <w:sz w:val="22"/>
            <w:szCs w:val="22"/>
          </w:rPr>
          <w:t xml:space="preserve"> (VA)</w:t>
        </w:r>
      </w:ins>
      <w:r w:rsidR="005B164B" w:rsidRPr="00C11D6C">
        <w:rPr>
          <w:rFonts w:ascii="Roboto" w:hAnsi="Roboto"/>
          <w:sz w:val="22"/>
          <w:szCs w:val="22"/>
        </w:rPr>
        <w:t xml:space="preserve"> outcome (including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r w:rsidR="005B164B" w:rsidRPr="00C11D6C">
        <w:rPr>
          <w:rFonts w:ascii="Roboto" w:hAnsi="Roboto"/>
          <w:sz w:val="22"/>
          <w:szCs w:val="22"/>
        </w:rPr>
        <w:t>), and atrial fibrillation.</w:t>
      </w:r>
    </w:p>
    <w:p w14:paraId="5002EBD5" w14:textId="72DB4E4F" w:rsidR="005B164B" w:rsidRPr="00C11D6C" w:rsidDel="00DC7E3B" w:rsidRDefault="005B164B" w:rsidP="00C11D6C">
      <w:pPr>
        <w:pStyle w:val="Listeafsnit"/>
        <w:numPr>
          <w:ilvl w:val="0"/>
          <w:numId w:val="19"/>
        </w:numPr>
        <w:spacing w:line="480" w:lineRule="auto"/>
        <w:rPr>
          <w:del w:id="12" w:author="Christoffer Vissing" w:date="2023-08-22T11:47:00Z"/>
          <w:rFonts w:ascii="Roboto" w:hAnsi="Roboto"/>
          <w:sz w:val="22"/>
          <w:szCs w:val="22"/>
        </w:rPr>
      </w:pPr>
      <w:commentRangeStart w:id="13"/>
      <w:commentRangeStart w:id="14"/>
      <w:del w:id="15" w:author="Christoffer Vissing" w:date="2023-08-22T11:47:00Z">
        <w:r w:rsidRPr="00C11D6C" w:rsidDel="00DC7E3B">
          <w:rPr>
            <w:rFonts w:ascii="Roboto" w:hAnsi="Roboto"/>
            <w:sz w:val="22"/>
            <w:szCs w:val="22"/>
          </w:rPr>
          <w:delText>.</w:delText>
        </w:r>
        <w:commentRangeEnd w:id="13"/>
        <w:r w:rsidR="00D66F04" w:rsidDel="00DC7E3B">
          <w:rPr>
            <w:rStyle w:val="Kommentarhenvisning"/>
          </w:rPr>
          <w:commentReference w:id="13"/>
        </w:r>
        <w:commentRangeEnd w:id="14"/>
        <w:r w:rsidR="00F51D8D" w:rsidDel="00DC7E3B">
          <w:rPr>
            <w:rStyle w:val="Kommentarhenvisning"/>
          </w:rPr>
          <w:commentReference w:id="14"/>
        </w:r>
      </w:del>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5D9D4BF3"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03E46AB1"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r w:rsidR="006652DF">
        <w:rPr>
          <w:rFonts w:ascii="Roboto" w:hAnsi="Roboto"/>
          <w:sz w:val="22"/>
          <w:szCs w:val="22"/>
        </w:rPr>
        <w:t>Additionally, t</w:t>
      </w:r>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16" w:name="_Hlk121990694"/>
    </w:p>
    <w:p w14:paraId="48BE3502" w14:textId="5538F4D9"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sidR="00C07642">
        <w:rPr>
          <w:rFonts w:ascii="Roboto" w:hAnsi="Roboto"/>
          <w:sz w:val="22"/>
          <w:szCs w:val="22"/>
        </w:rPr>
        <w:t xml:space="preserve">. Linear mixed-effects regression </w:t>
      </w:r>
      <w:commentRangeStart w:id="17"/>
      <w:del w:id="18" w:author="Christoffer Vissing" w:date="2023-09-04T13:22:00Z">
        <w:r w:rsidR="00C07642" w:rsidDel="002C308A">
          <w:rPr>
            <w:rFonts w:ascii="Roboto" w:hAnsi="Roboto"/>
            <w:sz w:val="22"/>
            <w:szCs w:val="22"/>
          </w:rPr>
          <w:delText xml:space="preserve">including patient ID as a random effect </w:delText>
        </w:r>
        <w:commentRangeEnd w:id="17"/>
        <w:r w:rsidR="006652DF" w:rsidDel="002C308A">
          <w:rPr>
            <w:rStyle w:val="Kommentarhenvisning"/>
          </w:rPr>
          <w:commentReference w:id="17"/>
        </w:r>
      </w:del>
      <w:r w:rsidR="00C07642">
        <w:rPr>
          <w:rFonts w:ascii="Roboto" w:hAnsi="Roboto"/>
          <w:sz w:val="22"/>
          <w:szCs w:val="22"/>
        </w:rPr>
        <w:t>was performed when investigating results from cardiopulmonary exercise testing</w:t>
      </w:r>
      <w:r>
        <w:rPr>
          <w:rFonts w:ascii="Roboto" w:hAnsi="Roboto"/>
          <w:sz w:val="22"/>
          <w:szCs w:val="22"/>
        </w:rPr>
        <w:t>.</w:t>
      </w:r>
    </w:p>
    <w:p w14:paraId="4404720E" w14:textId="1CDF0A0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00D66F04">
        <w:rPr>
          <w:rFonts w:ascii="Roboto" w:hAnsi="Roboto"/>
          <w:sz w:val="22"/>
          <w:szCs w:val="22"/>
        </w:rPr>
        <w:t xml:space="preserve"> or the cumulative incidence function</w:t>
      </w:r>
      <w:r w:rsidRPr="005B164B">
        <w:rPr>
          <w:rFonts w:ascii="Roboto" w:hAnsi="Roboto"/>
          <w:sz w:val="22"/>
          <w:szCs w:val="22"/>
        </w:rPr>
        <w:t xml:space="preserve"> </w:t>
      </w:r>
      <w:r w:rsidR="00D66F04">
        <w:rPr>
          <w:rFonts w:ascii="Roboto" w:hAnsi="Roboto"/>
          <w:sz w:val="22"/>
          <w:szCs w:val="22"/>
        </w:rPr>
        <w:t>using</w:t>
      </w:r>
      <w:r w:rsidRPr="005B164B">
        <w:rPr>
          <w:rFonts w:ascii="Roboto" w:hAnsi="Roboto"/>
          <w:sz w:val="22"/>
          <w:szCs w:val="22"/>
        </w:rPr>
        <w:t xml:space="preserve"> log-rank tests</w:t>
      </w:r>
      <w:r w:rsidR="00D66F04">
        <w:rPr>
          <w:rFonts w:ascii="Roboto" w:hAnsi="Roboto"/>
          <w:sz w:val="22"/>
          <w:szCs w:val="22"/>
        </w:rPr>
        <w:t xml:space="preserve"> to determine statistical significance</w:t>
      </w:r>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559EE1CB" w14:textId="6CC28BB0" w:rsidR="00EC6968" w:rsidRDefault="00EC6968" w:rsidP="00DA7CE3">
      <w:pPr>
        <w:spacing w:line="480" w:lineRule="auto"/>
        <w:rPr>
          <w:rFonts w:ascii="Roboto" w:hAnsi="Roboto"/>
          <w:sz w:val="22"/>
          <w:szCs w:val="22"/>
        </w:rPr>
      </w:pPr>
      <w:r>
        <w:rPr>
          <w:rFonts w:ascii="Roboto" w:hAnsi="Roboto"/>
          <w:sz w:val="22"/>
          <w:szCs w:val="22"/>
        </w:rPr>
        <w:t>We</w:t>
      </w:r>
      <w:r w:rsidRPr="00D50E7D">
        <w:rPr>
          <w:rFonts w:ascii="Roboto" w:hAnsi="Roboto"/>
          <w:sz w:val="22"/>
          <w:szCs w:val="22"/>
        </w:rPr>
        <w:t xml:space="preserve"> </w:t>
      </w:r>
      <w:r w:rsidR="00D50E7D" w:rsidRPr="00D50E7D">
        <w:rPr>
          <w:rFonts w:ascii="Roboto" w:hAnsi="Roboto"/>
          <w:sz w:val="22"/>
          <w:szCs w:val="22"/>
        </w:rPr>
        <w:t>assess</w:t>
      </w:r>
      <w:r>
        <w:rPr>
          <w:rFonts w:ascii="Roboto" w:hAnsi="Roboto"/>
          <w:sz w:val="22"/>
          <w:szCs w:val="22"/>
        </w:rPr>
        <w:t>ed</w:t>
      </w:r>
      <w:r w:rsidR="00D50E7D" w:rsidRPr="00D50E7D">
        <w:rPr>
          <w:rFonts w:ascii="Roboto" w:hAnsi="Roboto"/>
          <w:sz w:val="22"/>
          <w:szCs w:val="22"/>
        </w:rPr>
        <w:t xml:space="preserve"> the clinical course of HCM over time</w:t>
      </w:r>
      <w:r>
        <w:rPr>
          <w:rFonts w:ascii="Roboto" w:hAnsi="Roboto"/>
          <w:sz w:val="22"/>
          <w:szCs w:val="22"/>
        </w:rPr>
        <w:t xml:space="preserve"> by examining</w:t>
      </w:r>
      <w:r w:rsidR="00D50E7D" w:rsidRPr="00D50E7D">
        <w:rPr>
          <w:rFonts w:ascii="Roboto" w:hAnsi="Roboto"/>
          <w:sz w:val="22"/>
          <w:szCs w:val="22"/>
        </w:rPr>
        <w:t xml:space="preserve"> the </w:t>
      </w:r>
      <w:r w:rsidR="00AB4648">
        <w:rPr>
          <w:rFonts w:ascii="Roboto" w:hAnsi="Roboto"/>
          <w:sz w:val="22"/>
          <w:szCs w:val="22"/>
        </w:rPr>
        <w:t xml:space="preserve">relative </w:t>
      </w:r>
      <w:r w:rsidR="00D50E7D" w:rsidRPr="00D50E7D">
        <w:rPr>
          <w:rFonts w:ascii="Roboto" w:hAnsi="Roboto"/>
          <w:sz w:val="22"/>
          <w:szCs w:val="22"/>
        </w:rPr>
        <w:t>timing of</w:t>
      </w:r>
      <w:r w:rsidR="00AB4648">
        <w:rPr>
          <w:rFonts w:ascii="Roboto" w:hAnsi="Roboto"/>
          <w:sz w:val="22"/>
          <w:szCs w:val="22"/>
        </w:rPr>
        <w:t xml:space="preserve"> developing</w:t>
      </w:r>
      <w:r w:rsidR="00D50E7D"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NYHA class III-IV symptoms,</w:t>
      </w:r>
      <w:r w:rsidR="004908BF">
        <w:rPr>
          <w:rFonts w:ascii="Roboto" w:hAnsi="Roboto"/>
          <w:sz w:val="22"/>
          <w:szCs w:val="22"/>
        </w:rPr>
        <w:t xml:space="preserve"> </w:t>
      </w:r>
      <w:r w:rsidR="007C2DBF">
        <w:rPr>
          <w:rFonts w:ascii="Roboto" w:hAnsi="Roboto"/>
          <w:sz w:val="22"/>
          <w:szCs w:val="22"/>
        </w:rPr>
        <w:t xml:space="preserve">LV systolic dysfunction, a </w:t>
      </w:r>
      <w:commentRangeStart w:id="19"/>
      <w:r w:rsidR="007C2DBF">
        <w:rPr>
          <w:rFonts w:ascii="Roboto" w:hAnsi="Roboto"/>
          <w:sz w:val="22"/>
          <w:szCs w:val="22"/>
        </w:rPr>
        <w:t>composite ventricular arrhythmia</w:t>
      </w:r>
      <w:r w:rsidR="00D50E7D" w:rsidRPr="00D50E7D">
        <w:rPr>
          <w:rFonts w:ascii="Roboto" w:hAnsi="Roboto"/>
          <w:sz w:val="22"/>
          <w:szCs w:val="22"/>
        </w:rPr>
        <w:t xml:space="preserve"> </w:t>
      </w:r>
      <w:r w:rsidR="007C2DBF">
        <w:rPr>
          <w:rFonts w:ascii="Roboto" w:hAnsi="Roboto"/>
          <w:sz w:val="22"/>
          <w:szCs w:val="22"/>
        </w:rPr>
        <w:t>outcome</w:t>
      </w:r>
      <w:commentRangeEnd w:id="19"/>
      <w:r w:rsidR="00AB4648">
        <w:rPr>
          <w:rStyle w:val="Kommentarhenvisning"/>
        </w:rPr>
        <w:commentReference w:id="19"/>
      </w:r>
      <w:r w:rsidR="007C2DBF">
        <w:rPr>
          <w:rFonts w:ascii="Roboto" w:hAnsi="Roboto"/>
          <w:sz w:val="22"/>
          <w:szCs w:val="22"/>
        </w:rPr>
        <w:t>, stroke, cardiac transplantation</w:t>
      </w:r>
      <w:r w:rsidR="00AB4648">
        <w:rPr>
          <w:rFonts w:ascii="Roboto" w:hAnsi="Roboto"/>
          <w:sz w:val="22"/>
          <w:szCs w:val="22"/>
        </w:rPr>
        <w:t>, LVAD</w:t>
      </w:r>
      <w:r w:rsidR="007C2DBF">
        <w:rPr>
          <w:rFonts w:ascii="Roboto" w:hAnsi="Roboto"/>
          <w:sz w:val="22"/>
          <w:szCs w:val="22"/>
        </w:rPr>
        <w:t xml:space="preserve"> implantation, and death.</w:t>
      </w:r>
      <w:r w:rsidR="00D50E7D" w:rsidRPr="00D50E7D">
        <w:rPr>
          <w:rFonts w:ascii="Roboto" w:hAnsi="Roboto"/>
          <w:sz w:val="22"/>
          <w:szCs w:val="22"/>
        </w:rPr>
        <w:t xml:space="preserve"> </w:t>
      </w:r>
      <w:r w:rsidRPr="00EC6968">
        <w:rPr>
          <w:rFonts w:ascii="Roboto" w:hAnsi="Roboto"/>
          <w:sz w:val="22"/>
          <w:szCs w:val="22"/>
        </w:rPr>
        <w:t xml:space="preserve">We used Cox proportional hazards modeling with age as the time-scale, left-truncated at the time of the first </w:t>
      </w:r>
      <w:proofErr w:type="spellStart"/>
      <w:r w:rsidRPr="00EC6968">
        <w:rPr>
          <w:rFonts w:ascii="Roboto" w:hAnsi="Roboto"/>
          <w:sz w:val="22"/>
          <w:szCs w:val="22"/>
        </w:rPr>
        <w:t>SHaRe</w:t>
      </w:r>
      <w:proofErr w:type="spellEnd"/>
      <w:r w:rsidRPr="00EC6968">
        <w:rPr>
          <w:rFonts w:ascii="Roboto" w:hAnsi="Roboto"/>
          <w:sz w:val="22"/>
          <w:szCs w:val="22"/>
        </w:rPr>
        <w:t xml:space="preserve"> visit. Time-varying covariates (exposures) included obesity, hypertension, LV obstruction, atrial fibrillation, onset of NYHA class III-IV symptoms, LV systolic dysfunction, and </w:t>
      </w:r>
      <w:r>
        <w:rPr>
          <w:rFonts w:ascii="Roboto" w:hAnsi="Roboto"/>
          <w:sz w:val="22"/>
          <w:szCs w:val="22"/>
        </w:rPr>
        <w:t xml:space="preserve">a </w:t>
      </w:r>
      <w:r w:rsidRPr="00EC6968">
        <w:rPr>
          <w:rFonts w:ascii="Roboto" w:hAnsi="Roboto"/>
          <w:sz w:val="22"/>
          <w:szCs w:val="22"/>
        </w:rPr>
        <w:t xml:space="preserve">composite ventricular arrhythmia outcome. We corrected for sex and age at diagnosis </w:t>
      </w:r>
      <w:r w:rsidR="00AB4648">
        <w:rPr>
          <w:rFonts w:ascii="Roboto" w:hAnsi="Roboto"/>
          <w:sz w:val="22"/>
          <w:szCs w:val="22"/>
        </w:rPr>
        <w:t>with</w:t>
      </w:r>
      <w:r w:rsidRPr="00EC6968">
        <w:rPr>
          <w:rFonts w:ascii="Roboto" w:hAnsi="Roboto"/>
          <w:sz w:val="22"/>
          <w:szCs w:val="22"/>
        </w:rPr>
        <w:t xml:space="preserve"> HCM. Our analysis </w:t>
      </w:r>
      <w:r>
        <w:rPr>
          <w:rFonts w:ascii="Roboto" w:hAnsi="Roboto"/>
          <w:sz w:val="22"/>
          <w:szCs w:val="22"/>
        </w:rPr>
        <w:t>also</w:t>
      </w:r>
      <w:r w:rsidRPr="00EC6968">
        <w:rPr>
          <w:rFonts w:ascii="Roboto" w:hAnsi="Roboto"/>
          <w:sz w:val="22"/>
          <w:szCs w:val="22"/>
        </w:rPr>
        <w:t xml:space="preserve"> investigate</w:t>
      </w:r>
      <w:r>
        <w:rPr>
          <w:rFonts w:ascii="Roboto" w:hAnsi="Roboto"/>
          <w:sz w:val="22"/>
          <w:szCs w:val="22"/>
        </w:rPr>
        <w:t>d</w:t>
      </w:r>
      <w:r w:rsidRPr="00EC6968">
        <w:rPr>
          <w:rFonts w:ascii="Roboto" w:hAnsi="Roboto"/>
          <w:sz w:val="22"/>
          <w:szCs w:val="22"/>
        </w:rPr>
        <w:t xml:space="preserve"> </w:t>
      </w:r>
      <w:r w:rsidR="00D66F04" w:rsidRPr="00EC6968">
        <w:rPr>
          <w:rFonts w:ascii="Roboto" w:hAnsi="Roboto"/>
          <w:sz w:val="22"/>
          <w:szCs w:val="22"/>
        </w:rPr>
        <w:t>potential</w:t>
      </w:r>
      <w:r w:rsidRPr="00EC6968">
        <w:rPr>
          <w:rFonts w:ascii="Roboto" w:hAnsi="Roboto"/>
          <w:sz w:val="22"/>
          <w:szCs w:val="22"/>
        </w:rPr>
        <w:t xml:space="preserve"> interaction</w:t>
      </w:r>
      <w:r>
        <w:rPr>
          <w:rFonts w:ascii="Roboto" w:hAnsi="Roboto"/>
          <w:sz w:val="22"/>
          <w:szCs w:val="22"/>
        </w:rPr>
        <w:t>s</w:t>
      </w:r>
      <w:r w:rsidRPr="00EC6968">
        <w:rPr>
          <w:rFonts w:ascii="Roboto" w:hAnsi="Roboto"/>
          <w:sz w:val="22"/>
          <w:szCs w:val="22"/>
        </w:rPr>
        <w:t xml:space="preserve"> between the exposures and genetic status (non-</w:t>
      </w:r>
      <w:proofErr w:type="spellStart"/>
      <w:r w:rsidRPr="00EC6968">
        <w:rPr>
          <w:rFonts w:ascii="Roboto" w:hAnsi="Roboto"/>
          <w:sz w:val="22"/>
          <w:szCs w:val="22"/>
        </w:rPr>
        <w:t>sarcomeric</w:t>
      </w:r>
      <w:proofErr w:type="spellEnd"/>
      <w:r w:rsidRPr="00EC6968">
        <w:rPr>
          <w:rFonts w:ascii="Roboto" w:hAnsi="Roboto"/>
          <w:sz w:val="22"/>
          <w:szCs w:val="22"/>
        </w:rPr>
        <w:t xml:space="preserve"> versus </w:t>
      </w:r>
      <w:proofErr w:type="spellStart"/>
      <w:r w:rsidRPr="00EC6968">
        <w:rPr>
          <w:rFonts w:ascii="Roboto" w:hAnsi="Roboto"/>
          <w:sz w:val="22"/>
          <w:szCs w:val="22"/>
        </w:rPr>
        <w:t>sarcomeric</w:t>
      </w:r>
      <w:proofErr w:type="spellEnd"/>
      <w:r w:rsidRPr="00EC6968">
        <w:rPr>
          <w:rFonts w:ascii="Roboto" w:hAnsi="Roboto"/>
          <w:sz w:val="22"/>
          <w:szCs w:val="22"/>
        </w:rPr>
        <w:t xml:space="preserve"> HCM) for all outcomes.</w:t>
      </w:r>
      <w:r w:rsidR="00DA7CE3">
        <w:rPr>
          <w:rFonts w:ascii="Roboto" w:hAnsi="Roboto"/>
          <w:sz w:val="22"/>
          <w:szCs w:val="22"/>
        </w:rPr>
        <w:t xml:space="preserve"> Results from this analysis are reported from a combined model that</w:t>
      </w:r>
      <w:r w:rsidRPr="00EC6968">
        <w:rPr>
          <w:rFonts w:ascii="Roboto" w:hAnsi="Roboto"/>
          <w:sz w:val="22"/>
          <w:szCs w:val="22"/>
        </w:rPr>
        <w:t xml:space="preserve"> includes both patients with </w:t>
      </w:r>
      <w:proofErr w:type="spellStart"/>
      <w:r w:rsidRPr="00EC6968">
        <w:rPr>
          <w:rFonts w:ascii="Roboto" w:hAnsi="Roboto"/>
          <w:sz w:val="22"/>
          <w:szCs w:val="22"/>
        </w:rPr>
        <w:t>sarcomeric</w:t>
      </w:r>
      <w:proofErr w:type="spellEnd"/>
      <w:r w:rsidRPr="00EC6968">
        <w:rPr>
          <w:rFonts w:ascii="Roboto" w:hAnsi="Roboto"/>
          <w:sz w:val="22"/>
          <w:szCs w:val="22"/>
        </w:rPr>
        <w:t xml:space="preserve"> and non-</w:t>
      </w:r>
      <w:proofErr w:type="spellStart"/>
      <w:r w:rsidRPr="00EC6968">
        <w:rPr>
          <w:rFonts w:ascii="Roboto" w:hAnsi="Roboto"/>
          <w:sz w:val="22"/>
          <w:szCs w:val="22"/>
        </w:rPr>
        <w:t>sarcomeric</w:t>
      </w:r>
      <w:proofErr w:type="spellEnd"/>
      <w:r w:rsidRPr="00EC6968">
        <w:rPr>
          <w:rFonts w:ascii="Roboto" w:hAnsi="Roboto"/>
          <w:sz w:val="22"/>
          <w:szCs w:val="22"/>
        </w:rPr>
        <w:t xml:space="preserve"> HCM</w:t>
      </w:r>
      <w:r w:rsidR="00DA7CE3">
        <w:rPr>
          <w:rFonts w:ascii="Roboto" w:hAnsi="Roboto"/>
          <w:sz w:val="22"/>
          <w:szCs w:val="22"/>
        </w:rPr>
        <w:t xml:space="preserve"> (stratified for genetic status if an interaction was identified)</w:t>
      </w:r>
      <w:r w:rsidRPr="00EC6968">
        <w:rPr>
          <w:rFonts w:ascii="Roboto" w:hAnsi="Roboto"/>
          <w:sz w:val="22"/>
          <w:szCs w:val="22"/>
        </w:rPr>
        <w:t xml:space="preserve">. We also applied a Bonferroni correction for multiple testing. In case of a significant interaction, we </w:t>
      </w:r>
      <w:r w:rsidR="00DA7CE3">
        <w:rPr>
          <w:rFonts w:ascii="Roboto" w:hAnsi="Roboto"/>
          <w:sz w:val="22"/>
          <w:szCs w:val="22"/>
        </w:rPr>
        <w:t>also</w:t>
      </w:r>
      <w:r w:rsidRPr="00EC6968">
        <w:rPr>
          <w:rFonts w:ascii="Roboto" w:hAnsi="Roboto"/>
          <w:sz w:val="22"/>
          <w:szCs w:val="22"/>
        </w:rPr>
        <w:t xml:space="preserve"> investigated and reported the combined effect of genetic status and the exposures.</w:t>
      </w:r>
    </w:p>
    <w:p w14:paraId="7998653D" w14:textId="14D9BFE1" w:rsidR="00CA7329" w:rsidRPr="005B164B" w:rsidRDefault="007C2DBF" w:rsidP="009E16F1">
      <w:pPr>
        <w:spacing w:line="480" w:lineRule="auto"/>
        <w:rPr>
          <w:rFonts w:ascii="Roboto" w:hAnsi="Roboto"/>
          <w:sz w:val="22"/>
          <w:szCs w:val="22"/>
        </w:rPr>
      </w:pPr>
      <w:r>
        <w:rPr>
          <w:rFonts w:ascii="Roboto" w:hAnsi="Roboto"/>
          <w:sz w:val="22"/>
          <w:szCs w:val="22"/>
        </w:rPr>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16"/>
    <w:p w14:paraId="6670D36A" w14:textId="3DD6F318"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lastRenderedPageBreak/>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w:t>
      </w:r>
      <w:r w:rsidR="00CD5D89">
        <w:rPr>
          <w:rFonts w:ascii="Roboto" w:hAnsi="Roboto"/>
          <w:sz w:val="22"/>
          <w:szCs w:val="22"/>
        </w:rPr>
        <w:t>patient privacy concerns</w:t>
      </w:r>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3A6734C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r w:rsidR="00CD5D89">
        <w:rPr>
          <w:rFonts w:ascii="Roboto" w:hAnsi="Roboto"/>
          <w:sz w:val="22"/>
          <w:szCs w:val="22"/>
        </w:rPr>
        <w:t xml:space="preserve"> and </w:t>
      </w:r>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r w:rsidR="00CD5D89">
        <w:rPr>
          <w:rFonts w:ascii="Roboto" w:hAnsi="Roboto"/>
          <w:sz w:val="22"/>
          <w:szCs w:val="22"/>
        </w:rPr>
        <w:t>initial</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CD5D89">
        <w:rPr>
          <w:rFonts w:ascii="Roboto" w:hAnsi="Roboto"/>
          <w:sz w:val="22"/>
          <w:szCs w:val="22"/>
        </w:rPr>
        <w:t>visit</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CD5D89">
        <w:rPr>
          <w:rFonts w:ascii="Roboto" w:hAnsi="Roboto"/>
          <w:sz w:val="22"/>
          <w:szCs w:val="22"/>
        </w:rPr>
        <w:t xml:space="preserve">; </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r w:rsidR="00CD5D89">
        <w:rPr>
          <w:rFonts w:ascii="Roboto" w:hAnsi="Roboto"/>
          <w:sz w:val="22"/>
          <w:szCs w:val="22"/>
        </w:rPr>
        <w:t>had resuscitated</w:t>
      </w:r>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44FF4D64"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0286A043"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r w:rsidR="00CD5D89">
        <w:rPr>
          <w:rFonts w:ascii="Roboto" w:hAnsi="Roboto"/>
          <w:sz w:val="22"/>
          <w:szCs w:val="22"/>
        </w:rPr>
        <w:t>stratified by</w:t>
      </w:r>
      <w:r w:rsidRPr="00DB6D77">
        <w:rPr>
          <w:rFonts w:ascii="Roboto" w:hAnsi="Roboto"/>
          <w:sz w:val="22"/>
          <w:szCs w:val="22"/>
        </w:rPr>
        <w:t xml:space="preserve">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r w:rsidR="003F641C">
        <w:rPr>
          <w:rFonts w:ascii="Roboto" w:hAnsi="Roboto"/>
          <w:sz w:val="22"/>
          <w:szCs w:val="22"/>
        </w:rPr>
        <w:t>versus</w:t>
      </w:r>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CD5D89">
        <w:rPr>
          <w:rFonts w:ascii="Roboto" w:hAnsi="Roboto"/>
          <w:sz w:val="22"/>
          <w:szCs w:val="22"/>
        </w:rPr>
        <w:t>, p&lt;0.001</w:t>
      </w:r>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r w:rsidR="00DA7CE3">
        <w:rPr>
          <w:rFonts w:ascii="Roboto" w:hAnsi="Roboto"/>
          <w:sz w:val="22"/>
          <w:szCs w:val="22"/>
        </w:rPr>
        <w:t xml:space="preserve"> (median 2.5% versus 1.9%, p &lt;0.001)</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ins w:id="20" w:author="Christoffer Vissing" w:date="2023-09-03T10:04:00Z">
        <w:r w:rsidR="00800A37">
          <w:rPr>
            <w:rFonts w:ascii="Roboto" w:hAnsi="Roboto"/>
            <w:sz w:val="22"/>
            <w:szCs w:val="22"/>
          </w:rPr>
          <w:t>, or</w:t>
        </w:r>
      </w:ins>
      <w:del w:id="21" w:author="Christoffer Vissing" w:date="2023-09-03T10:04:00Z">
        <w:r w:rsidR="00BF182A" w:rsidRPr="00DB6D77" w:rsidDel="00800A37">
          <w:rPr>
            <w:rFonts w:ascii="Roboto" w:hAnsi="Roboto"/>
            <w:sz w:val="22"/>
            <w:szCs w:val="22"/>
          </w:rPr>
          <w:delText>,</w:delText>
        </w:r>
      </w:del>
      <w:r w:rsidR="00C114B4" w:rsidRPr="00DB6D77">
        <w:rPr>
          <w:rFonts w:ascii="Roboto" w:hAnsi="Roboto"/>
          <w:sz w:val="22"/>
          <w:szCs w:val="22"/>
        </w:rPr>
        <w:t xml:space="preserve"> </w:t>
      </w:r>
      <w:r w:rsidR="00AC1A8D">
        <w:rPr>
          <w:rFonts w:ascii="Roboto" w:hAnsi="Roboto"/>
          <w:sz w:val="22"/>
          <w:szCs w:val="22"/>
        </w:rPr>
        <w:t>have</w:t>
      </w:r>
      <w:r w:rsidR="00C114B4" w:rsidRPr="00DB6D77">
        <w:rPr>
          <w:rFonts w:ascii="Roboto" w:hAnsi="Roboto"/>
          <w:sz w:val="22"/>
          <w:szCs w:val="22"/>
        </w:rPr>
        <w:t xml:space="preserve"> a family history of sudden cardiac death (OR 0.36 [CI, 0.30-0.42])</w:t>
      </w:r>
      <w:r w:rsidR="00AC1A8D">
        <w:rPr>
          <w:rFonts w:ascii="Roboto" w:hAnsi="Roboto"/>
          <w:sz w:val="22"/>
          <w:szCs w:val="22"/>
        </w:rPr>
        <w:t xml:space="preserve">, </w:t>
      </w:r>
      <w:del w:id="22" w:author="Christoffer Vissing" w:date="2023-09-03T10:04:00Z">
        <w:r w:rsidR="00AC1A8D" w:rsidDel="00800A37">
          <w:rPr>
            <w:rFonts w:ascii="Roboto" w:hAnsi="Roboto"/>
            <w:sz w:val="22"/>
            <w:szCs w:val="22"/>
          </w:rPr>
          <w:delText>or</w:delText>
        </w:r>
        <w:commentRangeStart w:id="23"/>
        <w:r w:rsidR="00351DC9" w:rsidRPr="00DB6D77" w:rsidDel="00800A37">
          <w:rPr>
            <w:rFonts w:ascii="Roboto" w:hAnsi="Roboto"/>
            <w:sz w:val="22"/>
            <w:szCs w:val="22"/>
          </w:rPr>
          <w:delText>report</w:delText>
        </w:r>
        <w:r w:rsidR="00DB6D77" w:rsidRPr="00DB6D77" w:rsidDel="00800A37">
          <w:rPr>
            <w:rFonts w:ascii="Roboto" w:hAnsi="Roboto"/>
            <w:sz w:val="22"/>
            <w:szCs w:val="22"/>
          </w:rPr>
          <w:delText xml:space="preserve"> </w:delText>
        </w:r>
      </w:del>
      <w:ins w:id="24" w:author="Christoffer Vissing" w:date="2023-09-03T10:04:00Z">
        <w:r w:rsidR="00800A37">
          <w:rPr>
            <w:rFonts w:ascii="Roboto" w:hAnsi="Roboto"/>
            <w:sz w:val="22"/>
            <w:szCs w:val="22"/>
          </w:rPr>
          <w:t xml:space="preserve">but more likely to </w:t>
        </w:r>
        <w:r w:rsidR="00800A37" w:rsidRPr="00DB6D77">
          <w:rPr>
            <w:rFonts w:ascii="Roboto" w:hAnsi="Roboto"/>
            <w:sz w:val="22"/>
            <w:szCs w:val="22"/>
          </w:rPr>
          <w:t xml:space="preserve">report </w:t>
        </w:r>
      </w:ins>
      <w:r w:rsidR="00DB6D77" w:rsidRPr="00DB6D77">
        <w:rPr>
          <w:rFonts w:ascii="Roboto" w:hAnsi="Roboto"/>
          <w:sz w:val="22"/>
          <w:szCs w:val="22"/>
        </w:rPr>
        <w:t xml:space="preserve">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commentRangeEnd w:id="23"/>
      <w:r w:rsidR="00CD5D89">
        <w:rPr>
          <w:rStyle w:val="Kommentarhenvisning"/>
        </w:rPr>
        <w:commentReference w:id="23"/>
      </w:r>
      <w:r w:rsidR="00351DC9" w:rsidRPr="00DB6D77">
        <w:rPr>
          <w:rFonts w:ascii="Roboto" w:hAnsi="Roboto"/>
          <w:sz w:val="22"/>
          <w:szCs w:val="22"/>
        </w:rPr>
        <w:t>.</w:t>
      </w:r>
      <w:r w:rsidR="008A637F">
        <w:rPr>
          <w:rFonts w:ascii="Roboto" w:hAnsi="Roboto"/>
          <w:sz w:val="22"/>
          <w:szCs w:val="22"/>
        </w:rPr>
        <w:t xml:space="preserve"> </w:t>
      </w:r>
    </w:p>
    <w:p w14:paraId="2086A6BC" w14:textId="315ABD95" w:rsidR="005B44F4" w:rsidRDefault="00AC1A8D" w:rsidP="004C619B">
      <w:pPr>
        <w:spacing w:line="480" w:lineRule="auto"/>
        <w:rPr>
          <w:rFonts w:ascii="Roboto" w:hAnsi="Roboto"/>
          <w:b/>
          <w:bCs/>
          <w:sz w:val="22"/>
          <w:szCs w:val="22"/>
        </w:rPr>
      </w:pPr>
      <w:r w:rsidRPr="00A45595">
        <w:rPr>
          <w:rFonts w:ascii="Roboto" w:hAnsi="Roboto"/>
          <w:b/>
          <w:bCs/>
          <w:sz w:val="22"/>
          <w:szCs w:val="22"/>
          <w:rPrChange w:id="25" w:author="Christoffer Vissing" w:date="2023-09-28T11:38:00Z">
            <w:rPr>
              <w:rFonts w:ascii="Roboto" w:hAnsi="Roboto"/>
              <w:sz w:val="22"/>
              <w:szCs w:val="22"/>
            </w:rPr>
          </w:rPrChange>
        </w:rPr>
        <w:t>Figure 1</w:t>
      </w:r>
      <w:r>
        <w:rPr>
          <w:rFonts w:ascii="Roboto" w:hAnsi="Roboto"/>
          <w:sz w:val="22"/>
          <w:szCs w:val="22"/>
        </w:rPr>
        <w:t xml:space="preserve"> depicts</w:t>
      </w:r>
      <w:r w:rsidR="00842AF6">
        <w:rPr>
          <w:rFonts w:ascii="Roboto" w:hAnsi="Roboto"/>
          <w:sz w:val="22"/>
          <w:szCs w:val="22"/>
        </w:rPr>
        <w:t xml:space="preserve"> the relative </w:t>
      </w:r>
      <w:r>
        <w:rPr>
          <w:rFonts w:ascii="Roboto" w:hAnsi="Roboto"/>
          <w:sz w:val="22"/>
          <w:szCs w:val="22"/>
        </w:rPr>
        <w:t xml:space="preserve">risk </w:t>
      </w:r>
      <w:r w:rsidR="00842AF6">
        <w:rPr>
          <w:rFonts w:ascii="Roboto" w:hAnsi="Roboto"/>
          <w:sz w:val="22"/>
          <w:szCs w:val="22"/>
        </w:rPr>
        <w:t xml:space="preserve">of cardiovascular co-morbidities and adverse events </w:t>
      </w:r>
      <w:r w:rsidR="004C619B" w:rsidRPr="00DB6D77">
        <w:rPr>
          <w:rFonts w:ascii="Roboto" w:hAnsi="Roboto"/>
          <w:sz w:val="22"/>
          <w:szCs w:val="22"/>
        </w:rPr>
        <w:t>in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F826AF">
        <w:rPr>
          <w:rFonts w:ascii="Roboto" w:hAnsi="Roboto"/>
          <w:sz w:val="22"/>
          <w:szCs w:val="22"/>
        </w:rPr>
        <w:t>versus</w:t>
      </w:r>
      <w:r w:rsidR="004C619B" w:rsidRPr="00DB6D77">
        <w:rPr>
          <w:rFonts w:ascii="Roboto" w:hAnsi="Roboto"/>
          <w:sz w:val="22"/>
          <w:szCs w:val="22"/>
        </w:rPr>
        <w:t xml:space="preserve">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Overall,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were more likely to have classic cardiovascular co-morbidities</w:t>
      </w:r>
      <w:r w:rsidR="004C619B">
        <w:rPr>
          <w:rFonts w:ascii="Roboto" w:hAnsi="Roboto"/>
          <w:sz w:val="22"/>
          <w:szCs w:val="22"/>
        </w:rPr>
        <w:t xml:space="preserve"> (RR for hypertension 1.83 [CI 1.72-1.97]; RR for obesity 1.46 [CI 1.34-1.60]) </w:t>
      </w:r>
      <w:r w:rsidR="004C619B" w:rsidRPr="00DB6D77">
        <w:rPr>
          <w:rFonts w:ascii="Roboto" w:hAnsi="Roboto"/>
          <w:sz w:val="22"/>
          <w:szCs w:val="22"/>
        </w:rPr>
        <w:t xml:space="preserve">and obstructive </w:t>
      </w:r>
      <w:r w:rsidR="00DF5A0F">
        <w:rPr>
          <w:rFonts w:ascii="Roboto" w:hAnsi="Roboto"/>
          <w:sz w:val="22"/>
          <w:szCs w:val="22"/>
        </w:rPr>
        <w:t>physiology</w:t>
      </w:r>
      <w:r w:rsidR="004C619B">
        <w:rPr>
          <w:rFonts w:ascii="Roboto" w:hAnsi="Roboto"/>
          <w:sz w:val="22"/>
          <w:szCs w:val="22"/>
        </w:rPr>
        <w:t xml:space="preserve"> (</w:t>
      </w:r>
      <w:r w:rsidR="00DF5A0F">
        <w:rPr>
          <w:rFonts w:ascii="Roboto" w:hAnsi="Roboto"/>
          <w:sz w:val="22"/>
          <w:szCs w:val="22"/>
        </w:rPr>
        <w:t xml:space="preserve">gradient &gt;30 mmHg; </w:t>
      </w:r>
      <w:r w:rsidR="004C619B">
        <w:rPr>
          <w:rFonts w:ascii="Roboto" w:hAnsi="Roboto"/>
          <w:sz w:val="22"/>
          <w:szCs w:val="22"/>
        </w:rPr>
        <w:t>RR 1.51 [CI 1.42-1.60])</w:t>
      </w:r>
      <w:r w:rsidR="00DF5A0F">
        <w:rPr>
          <w:rFonts w:ascii="Roboto" w:hAnsi="Roboto"/>
          <w:sz w:val="22"/>
          <w:szCs w:val="22"/>
        </w:rPr>
        <w:t>. P</w:t>
      </w:r>
      <w:r w:rsidR="004C619B" w:rsidRPr="00DB6D77">
        <w:rPr>
          <w:rFonts w:ascii="Roboto" w:hAnsi="Roboto"/>
          <w:sz w:val="22"/>
          <w:szCs w:val="22"/>
        </w:rPr>
        <w:t xml:space="preserve">atients with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DF5A0F">
        <w:rPr>
          <w:rFonts w:ascii="Roboto" w:hAnsi="Roboto"/>
          <w:sz w:val="22"/>
          <w:szCs w:val="22"/>
        </w:rPr>
        <w:t>HCM</w:t>
      </w:r>
      <w:r w:rsidR="004C619B" w:rsidRPr="00DB6D77">
        <w:rPr>
          <w:rFonts w:ascii="Roboto" w:hAnsi="Roboto"/>
          <w:sz w:val="22"/>
          <w:szCs w:val="22"/>
        </w:rPr>
        <w:t xml:space="preserve"> were more likely to </w:t>
      </w:r>
      <w:r w:rsidR="00DF5A0F">
        <w:rPr>
          <w:rFonts w:ascii="Roboto" w:hAnsi="Roboto"/>
          <w:sz w:val="22"/>
          <w:szCs w:val="22"/>
        </w:rPr>
        <w:t>experience</w:t>
      </w:r>
      <w:r w:rsidR="004C619B" w:rsidRPr="00DB6D77">
        <w:rPr>
          <w:rFonts w:ascii="Roboto" w:hAnsi="Roboto"/>
          <w:sz w:val="22"/>
          <w:szCs w:val="22"/>
        </w:rPr>
        <w:t xml:space="preserve"> cardiac arrhythmias</w:t>
      </w:r>
      <w:r w:rsidR="004C619B">
        <w:rPr>
          <w:rFonts w:ascii="Roboto" w:hAnsi="Roboto"/>
          <w:sz w:val="22"/>
          <w:szCs w:val="22"/>
        </w:rPr>
        <w:t xml:space="preserve"> (RR for atrial fibrillation 1.12 [CI 1.02-1.22] and RR for composite V</w:t>
      </w:r>
      <w:ins w:id="26" w:author="Christoffer Vissing" w:date="2023-09-28T12:08:00Z">
        <w:r w:rsidR="00C40896">
          <w:rPr>
            <w:rFonts w:ascii="Roboto" w:hAnsi="Roboto"/>
            <w:sz w:val="22"/>
            <w:szCs w:val="22"/>
          </w:rPr>
          <w:t>A</w:t>
        </w:r>
      </w:ins>
      <w:del w:id="27" w:author="Christoffer Vissing" w:date="2023-09-28T12:08:00Z">
        <w:r w:rsidR="004C619B" w:rsidDel="00C40896">
          <w:rPr>
            <w:rFonts w:ascii="Roboto" w:hAnsi="Roboto"/>
            <w:sz w:val="22"/>
            <w:szCs w:val="22"/>
          </w:rPr>
          <w:delText>T</w:delText>
        </w:r>
      </w:del>
      <w:r w:rsidR="004C619B">
        <w:rPr>
          <w:rFonts w:ascii="Roboto" w:hAnsi="Roboto"/>
          <w:sz w:val="22"/>
          <w:szCs w:val="22"/>
        </w:rPr>
        <w:t xml:space="preserve"> 1.92 [CI 1.60-2.31])</w:t>
      </w:r>
      <w:r w:rsidR="004C619B" w:rsidRPr="00DB6D77">
        <w:rPr>
          <w:rFonts w:ascii="Roboto" w:hAnsi="Roboto"/>
          <w:sz w:val="22"/>
          <w:szCs w:val="22"/>
        </w:rPr>
        <w:t xml:space="preserve"> and left ventricular systolic dysfunction</w:t>
      </w:r>
      <w:r w:rsidR="004C619B">
        <w:rPr>
          <w:rFonts w:ascii="Roboto" w:hAnsi="Roboto"/>
          <w:sz w:val="22"/>
          <w:szCs w:val="22"/>
        </w:rPr>
        <w:t xml:space="preserve"> (RR 1.72 [CI 1.45-2.04])</w:t>
      </w:r>
      <w:r w:rsidR="004C619B" w:rsidRPr="00DB6D77">
        <w:rPr>
          <w:rFonts w:ascii="Roboto" w:hAnsi="Roboto"/>
          <w:sz w:val="22"/>
          <w:szCs w:val="22"/>
        </w:rPr>
        <w:t xml:space="preserve">. </w:t>
      </w:r>
    </w:p>
    <w:p w14:paraId="17CF2D39" w14:textId="669997CD" w:rsidR="00CA4002" w:rsidRPr="00DB6D77" w:rsidRDefault="00CA4002" w:rsidP="00CA4002">
      <w:pPr>
        <w:spacing w:line="480" w:lineRule="auto"/>
        <w:rPr>
          <w:rFonts w:ascii="Roboto" w:hAnsi="Roboto"/>
          <w:b/>
          <w:bCs/>
          <w:sz w:val="22"/>
          <w:szCs w:val="22"/>
        </w:rPr>
      </w:pP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7EC5EB2" w14:textId="79A25723" w:rsidR="00107191" w:rsidRPr="0003136F" w:rsidRDefault="00107191" w:rsidP="00BF182A">
      <w:pPr>
        <w:spacing w:line="480" w:lineRule="auto"/>
        <w:rPr>
          <w:rFonts w:ascii="Roboto" w:hAnsi="Roboto"/>
          <w:i/>
          <w:iCs/>
          <w:sz w:val="22"/>
          <w:szCs w:val="22"/>
        </w:rPr>
      </w:pPr>
      <w:r w:rsidRPr="0003136F">
        <w:rPr>
          <w:rFonts w:ascii="Roboto" w:hAnsi="Roboto"/>
          <w:i/>
          <w:iCs/>
          <w:sz w:val="22"/>
          <w:szCs w:val="22"/>
        </w:rPr>
        <w:t>Cardiac Structure and Function</w:t>
      </w:r>
    </w:p>
    <w:p w14:paraId="715FB1E4" w14:textId="724DF3D7" w:rsidR="00C81C49" w:rsidRDefault="00CA4002" w:rsidP="00BF182A">
      <w:pPr>
        <w:spacing w:line="480" w:lineRule="auto"/>
        <w:rPr>
          <w:rFonts w:ascii="Roboto" w:hAnsi="Roboto"/>
          <w:sz w:val="22"/>
          <w:szCs w:val="22"/>
        </w:rPr>
      </w:pPr>
      <w:r w:rsidRPr="00DB6D77">
        <w:rPr>
          <w:rFonts w:ascii="Roboto" w:hAnsi="Roboto"/>
          <w:sz w:val="22"/>
          <w:szCs w:val="22"/>
        </w:rPr>
        <w:lastRenderedPageBreak/>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r w:rsidR="00626F13">
        <w:rPr>
          <w:rFonts w:ascii="Roboto" w:hAnsi="Roboto"/>
          <w:sz w:val="22"/>
          <w:szCs w:val="22"/>
        </w:rPr>
        <w:t>),</w:t>
      </w:r>
      <w:r w:rsidR="004F62AE">
        <w:rPr>
          <w:rFonts w:ascii="Roboto" w:hAnsi="Roboto"/>
          <w:sz w:val="22"/>
          <w:szCs w:val="22"/>
        </w:rPr>
        <w:t xml:space="preserve"> </w:t>
      </w:r>
      <w:r w:rsidR="00482E50">
        <w:rPr>
          <w:rFonts w:ascii="Roboto" w:hAnsi="Roboto"/>
          <w:sz w:val="22"/>
          <w:szCs w:val="22"/>
        </w:rPr>
        <w:t>remaining significant after correction for age and sex</w:t>
      </w:r>
      <w:r w:rsidR="007C2A95">
        <w:rPr>
          <w:rFonts w:ascii="Roboto" w:hAnsi="Roboto"/>
          <w:sz w:val="22"/>
          <w:szCs w:val="22"/>
        </w:rPr>
        <w:t xml:space="preserve"> (+2.2 %-points </w:t>
      </w:r>
      <w:r w:rsidR="007C2A95">
        <w:rPr>
          <w:rFonts w:ascii="Roboto" w:hAnsi="Roboto"/>
          <w:sz w:val="22"/>
          <w:szCs w:val="22"/>
          <w:u w:val="single"/>
        </w:rPr>
        <w:t>[</w:t>
      </w:r>
      <w:r w:rsidR="007C2A95" w:rsidRPr="00DB6D77">
        <w:rPr>
          <w:rFonts w:ascii="Roboto" w:hAnsi="Roboto"/>
          <w:sz w:val="22"/>
          <w:szCs w:val="22"/>
        </w:rPr>
        <w:t>CI: 1.6 to 2.8], p &lt;0.001</w:t>
      </w:r>
      <w:r w:rsidR="00A26503">
        <w:rPr>
          <w:rFonts w:ascii="Roboto" w:hAnsi="Roboto"/>
          <w:sz w:val="22"/>
          <w:szCs w:val="22"/>
        </w:rPr>
        <w:t>)</w:t>
      </w:r>
      <w:r w:rsidR="00FA0FD1" w:rsidRPr="00DB6D77">
        <w:rPr>
          <w:rFonts w:ascii="Roboto" w:hAnsi="Roboto"/>
          <w:sz w:val="22"/>
          <w:szCs w:val="22"/>
        </w:rPr>
        <w:t xml:space="preserve">. </w:t>
      </w:r>
      <w:r w:rsidR="00976566">
        <w:rPr>
          <w:rFonts w:ascii="Roboto" w:hAnsi="Roboto"/>
          <w:sz w:val="22"/>
          <w:szCs w:val="22"/>
        </w:rPr>
        <w:t>P</w:t>
      </w:r>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r w:rsidR="00976566">
        <w:rPr>
          <w:rFonts w:ascii="Roboto" w:hAnsi="Roboto"/>
          <w:sz w:val="22"/>
          <w:szCs w:val="22"/>
        </w:rPr>
        <w:t>greater</w:t>
      </w:r>
      <w:r w:rsidR="00976566" w:rsidRPr="00DB6D77">
        <w:rPr>
          <w:rFonts w:ascii="Roboto" w:hAnsi="Roboto"/>
          <w:sz w:val="22"/>
          <w:szCs w:val="22"/>
        </w:rPr>
        <w:t xml:space="preserve"> </w:t>
      </w:r>
      <w:r w:rsidR="00FA0FD1" w:rsidRPr="00DB6D77">
        <w:rPr>
          <w:rFonts w:ascii="Roboto" w:hAnsi="Roboto"/>
          <w:sz w:val="22"/>
          <w:szCs w:val="22"/>
        </w:rPr>
        <w:t>max</w:t>
      </w:r>
      <w:r w:rsidR="00976566">
        <w:rPr>
          <w:rFonts w:ascii="Roboto" w:hAnsi="Roboto"/>
          <w:sz w:val="22"/>
          <w:szCs w:val="22"/>
        </w:rPr>
        <w:t>imal</w:t>
      </w:r>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3620FA8F" w:rsidR="001B3DE8" w:rsidRPr="00C6106B" w:rsidRDefault="00626F13" w:rsidP="00BF182A">
      <w:pPr>
        <w:spacing w:line="480" w:lineRule="auto"/>
        <w:rPr>
          <w:rFonts w:ascii="Roboto" w:hAnsi="Roboto"/>
          <w:sz w:val="22"/>
          <w:szCs w:val="22"/>
        </w:rPr>
      </w:pPr>
      <w:r>
        <w:rPr>
          <w:rFonts w:ascii="Roboto" w:hAnsi="Roboto"/>
          <w:sz w:val="22"/>
          <w:szCs w:val="22"/>
        </w:rPr>
        <w:t>W</w:t>
      </w:r>
      <w:r w:rsidR="00DD6282">
        <w:rPr>
          <w:rFonts w:ascii="Roboto" w:hAnsi="Roboto"/>
          <w:sz w:val="22"/>
          <w:szCs w:val="22"/>
        </w:rPr>
        <w:t xml:space="preserve">e investigated the </w:t>
      </w:r>
      <w:commentRangeStart w:id="28"/>
      <w:commentRangeStart w:id="29"/>
      <w:r w:rsidR="00DD6282">
        <w:rPr>
          <w:rFonts w:ascii="Roboto" w:hAnsi="Roboto"/>
          <w:sz w:val="22"/>
          <w:szCs w:val="22"/>
        </w:rPr>
        <w:t xml:space="preserve">peak oxygen uptake </w:t>
      </w:r>
      <w:commentRangeEnd w:id="28"/>
      <w:r w:rsidR="006D0A92">
        <w:rPr>
          <w:rStyle w:val="Kommentarhenvisning"/>
        </w:rPr>
        <w:commentReference w:id="28"/>
      </w:r>
      <w:commentRangeEnd w:id="29"/>
      <w:r w:rsidR="00DC7E3B">
        <w:rPr>
          <w:rStyle w:val="Kommentarhenvisning"/>
        </w:rPr>
        <w:commentReference w:id="29"/>
      </w:r>
      <w:r w:rsidR="00DD6282">
        <w:rPr>
          <w:rFonts w:ascii="Roboto" w:hAnsi="Roboto"/>
          <w:sz w:val="22"/>
          <w:szCs w:val="22"/>
        </w:rPr>
        <w:t xml:space="preserve">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w:t>
      </w:r>
      <w:ins w:id="30" w:author="Christoffer Vissing" w:date="2023-09-03T10:06:00Z">
        <w:r w:rsidR="00666D4C">
          <w:rPr>
            <w:rFonts w:ascii="Roboto" w:hAnsi="Roboto"/>
            <w:sz w:val="22"/>
            <w:szCs w:val="22"/>
          </w:rPr>
          <w:t xml:space="preserve"> </w:t>
        </w:r>
      </w:ins>
      <w:del w:id="31" w:author="Christoffer Vissing" w:date="2023-09-03T10:06:00Z">
        <w:r w:rsidR="00DD6282" w:rsidDel="00666D4C">
          <w:rPr>
            <w:rFonts w:ascii="Roboto" w:hAnsi="Roboto"/>
            <w:sz w:val="22"/>
            <w:szCs w:val="22"/>
          </w:rPr>
          <w:delText xml:space="preserve"> </w:delText>
        </w:r>
      </w:del>
      <w:r w:rsidR="00DD6282">
        <w:rPr>
          <w:rFonts w:ascii="Roboto" w:hAnsi="Roboto"/>
          <w:sz w:val="22"/>
          <w:szCs w:val="22"/>
        </w:rPr>
        <w:t>(</w:t>
      </w:r>
      <w:ins w:id="32" w:author="Christoffer Vissing" w:date="2023-08-22T11:44:00Z">
        <w:r w:rsidR="00C87B4C">
          <w:rPr>
            <w:rFonts w:ascii="Roboto" w:hAnsi="Roboto"/>
            <w:sz w:val="22"/>
            <w:szCs w:val="22"/>
          </w:rPr>
          <w:t>unadjusted -0.6</w:t>
        </w:r>
      </w:ins>
      <w:ins w:id="33" w:author="Christoffer Vissing" w:date="2023-08-22T11:46:00Z">
        <w:r w:rsidR="00DC7E3B">
          <w:rPr>
            <w:rFonts w:ascii="Roboto" w:hAnsi="Roboto"/>
            <w:sz w:val="22"/>
            <w:szCs w:val="22"/>
          </w:rPr>
          <w:t xml:space="preserve"> ml O</w:t>
        </w:r>
        <w:r w:rsidR="00DC7E3B">
          <w:rPr>
            <w:rFonts w:ascii="Roboto" w:hAnsi="Roboto"/>
            <w:sz w:val="22"/>
            <w:szCs w:val="22"/>
            <w:vertAlign w:val="subscript"/>
          </w:rPr>
          <w:t>2</w:t>
        </w:r>
        <w:r w:rsidR="00DC7E3B">
          <w:rPr>
            <w:rFonts w:ascii="Roboto" w:hAnsi="Roboto"/>
            <w:sz w:val="22"/>
            <w:szCs w:val="22"/>
          </w:rPr>
          <w:t>/kg/min</w:t>
        </w:r>
      </w:ins>
      <w:ins w:id="34" w:author="Christoffer Vissing" w:date="2023-08-22T11:44:00Z">
        <w:r w:rsidR="00C87B4C">
          <w:rPr>
            <w:rFonts w:ascii="Roboto" w:hAnsi="Roboto"/>
            <w:sz w:val="22"/>
            <w:szCs w:val="22"/>
          </w:rPr>
          <w:t xml:space="preserve"> [CI: -1.3 to 0.1], p = 0.083</w:t>
        </w:r>
      </w:ins>
      <w:ins w:id="35" w:author="Christoffer Vissing" w:date="2023-08-22T11:45:00Z">
        <w:r w:rsidR="00C87B4C">
          <w:rPr>
            <w:rFonts w:ascii="Roboto" w:hAnsi="Roboto"/>
            <w:sz w:val="22"/>
            <w:szCs w:val="22"/>
          </w:rPr>
          <w:t xml:space="preserve"> ; adjusted for age, sex, BMI, presence of atrial fibrillation and effort </w:t>
        </w:r>
      </w:ins>
      <w:ins w:id="36" w:author="Christoffer Vissing" w:date="2023-09-03T10:06:00Z">
        <w:r w:rsidR="00666D4C">
          <w:rPr>
            <w:rFonts w:ascii="Roboto" w:hAnsi="Roboto"/>
            <w:sz w:val="22"/>
            <w:szCs w:val="22"/>
          </w:rPr>
          <w:t xml:space="preserve">[highest achieved </w:t>
        </w:r>
      </w:ins>
      <w:ins w:id="37" w:author="Christoffer Vissing" w:date="2023-09-03T10:07:00Z">
        <w:r w:rsidR="00666D4C">
          <w:rPr>
            <w:rFonts w:ascii="Roboto" w:hAnsi="Roboto"/>
            <w:sz w:val="22"/>
            <w:szCs w:val="22"/>
          </w:rPr>
          <w:t>respiratory exchange ratio</w:t>
        </w:r>
      </w:ins>
      <w:ins w:id="38" w:author="Christoffer Vissing" w:date="2023-09-03T10:06:00Z">
        <w:r w:rsidR="00666D4C">
          <w:rPr>
            <w:rFonts w:ascii="Roboto" w:hAnsi="Roboto"/>
            <w:sz w:val="22"/>
            <w:szCs w:val="22"/>
          </w:rPr>
          <w:t>]</w:t>
        </w:r>
      </w:ins>
      <w:ins w:id="39" w:author="Christoffer Vissing" w:date="2023-08-22T11:45:00Z">
        <w:r w:rsidR="00C87B4C">
          <w:rPr>
            <w:rFonts w:ascii="Roboto" w:hAnsi="Roboto"/>
            <w:sz w:val="22"/>
            <w:szCs w:val="22"/>
          </w:rPr>
          <w:t xml:space="preserve"> </w:t>
        </w:r>
      </w:ins>
      <w:r w:rsidR="00DD6282">
        <w:rPr>
          <w:rFonts w:ascii="Roboto" w:hAnsi="Roboto"/>
          <w:sz w:val="22"/>
          <w:szCs w:val="22"/>
        </w:rPr>
        <w:t>-</w:t>
      </w:r>
      <w:r w:rsidR="00C07642">
        <w:rPr>
          <w:rFonts w:ascii="Roboto" w:hAnsi="Roboto"/>
          <w:sz w:val="22"/>
          <w:szCs w:val="22"/>
        </w:rPr>
        <w:t>1</w:t>
      </w:r>
      <w:r w:rsidR="00DD6282">
        <w:rPr>
          <w:rFonts w:ascii="Roboto" w:hAnsi="Roboto"/>
          <w:sz w:val="22"/>
          <w:szCs w:val="22"/>
        </w:rPr>
        <w:t>.</w:t>
      </w:r>
      <w:r w:rsidR="00C07642">
        <w:rPr>
          <w:rFonts w:ascii="Roboto" w:hAnsi="Roboto"/>
          <w:sz w:val="22"/>
          <w:szCs w:val="22"/>
        </w:rPr>
        <w:t>9</w:t>
      </w:r>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r w:rsidR="00C07642">
        <w:rPr>
          <w:rFonts w:ascii="Roboto" w:hAnsi="Roboto"/>
          <w:sz w:val="22"/>
          <w:szCs w:val="22"/>
        </w:rPr>
        <w:t>7</w:t>
      </w:r>
      <w:r w:rsidR="00DD6282">
        <w:rPr>
          <w:rFonts w:ascii="Roboto" w:hAnsi="Roboto"/>
          <w:sz w:val="22"/>
          <w:szCs w:val="22"/>
        </w:rPr>
        <w:t xml:space="preserve"> to -1.</w:t>
      </w:r>
      <w:r w:rsidR="00C07642">
        <w:rPr>
          <w:rFonts w:ascii="Roboto" w:hAnsi="Roboto"/>
          <w:sz w:val="22"/>
          <w:szCs w:val="22"/>
        </w:rPr>
        <w:t>1</w:t>
      </w:r>
      <w:r w:rsidR="00DD6282">
        <w:rPr>
          <w:rFonts w:ascii="Roboto" w:hAnsi="Roboto"/>
          <w:sz w:val="22"/>
          <w:szCs w:val="22"/>
        </w:rPr>
        <w:t>], p &lt;0.001)</w:t>
      </w:r>
      <w:ins w:id="40" w:author="Christoffer Vissing" w:date="2023-09-03T10:07:00Z">
        <w:r w:rsidR="00666D4C">
          <w:rPr>
            <w:rFonts w:ascii="Roboto" w:hAnsi="Roboto"/>
            <w:sz w:val="22"/>
            <w:szCs w:val="22"/>
          </w:rPr>
          <w:t>. For further information on clinical characteristics,</w:t>
        </w:r>
      </w:ins>
      <w:ins w:id="41" w:author="Christoffer Vissing" w:date="2023-09-03T10:08:00Z">
        <w:r w:rsidR="00666D4C">
          <w:rPr>
            <w:rFonts w:ascii="Roboto" w:hAnsi="Roboto"/>
            <w:sz w:val="22"/>
            <w:szCs w:val="22"/>
          </w:rPr>
          <w:t xml:space="preserve"> see</w:t>
        </w:r>
      </w:ins>
      <w:del w:id="42" w:author="Christoffer Vissing" w:date="2023-08-22T11:45:00Z">
        <w:r w:rsidR="00DD6282" w:rsidDel="00C87B4C">
          <w:rPr>
            <w:rFonts w:ascii="Roboto" w:hAnsi="Roboto"/>
            <w:sz w:val="22"/>
            <w:szCs w:val="22"/>
          </w:rPr>
          <w:delText>, when adjusted for age, sex, BMI, presence of atrial fibrillation and effort</w:delText>
        </w:r>
        <w:r w:rsidR="00630A55" w:rsidDel="00C87B4C">
          <w:rPr>
            <w:rFonts w:ascii="Roboto" w:hAnsi="Roboto"/>
            <w:sz w:val="22"/>
            <w:szCs w:val="22"/>
          </w:rPr>
          <w:delText xml:space="preserve"> as measured by respiratory exchange ratio</w:delText>
        </w:r>
        <w:r w:rsidR="00DD6282" w:rsidDel="00C87B4C">
          <w:rPr>
            <w:rFonts w:ascii="Roboto" w:hAnsi="Roboto"/>
            <w:sz w:val="22"/>
            <w:szCs w:val="22"/>
          </w:rPr>
          <w:delText xml:space="preserve"> (-0.6 [CI: -</w:delText>
        </w:r>
        <w:r w:rsidR="00C6106B" w:rsidDel="00C87B4C">
          <w:rPr>
            <w:rFonts w:ascii="Roboto" w:hAnsi="Roboto"/>
            <w:sz w:val="22"/>
            <w:szCs w:val="22"/>
          </w:rPr>
          <w:delText xml:space="preserve">1.3 to 0.1], </w:delText>
        </w:r>
        <w:commentRangeStart w:id="43"/>
        <w:r w:rsidR="00C6106B" w:rsidDel="00C87B4C">
          <w:rPr>
            <w:rFonts w:ascii="Roboto" w:hAnsi="Roboto"/>
            <w:sz w:val="22"/>
            <w:szCs w:val="22"/>
          </w:rPr>
          <w:delText>p = 0.083, in unadjusted analysis</w:delText>
        </w:r>
        <w:commentRangeEnd w:id="43"/>
        <w:r w:rsidR="006D0A92" w:rsidDel="00C87B4C">
          <w:rPr>
            <w:rStyle w:val="Kommentarhenvisning"/>
          </w:rPr>
          <w:commentReference w:id="43"/>
        </w:r>
        <w:r w:rsidR="003C0184" w:rsidDel="00C87B4C">
          <w:rPr>
            <w:rFonts w:ascii="Roboto" w:hAnsi="Roboto"/>
            <w:sz w:val="22"/>
            <w:szCs w:val="22"/>
          </w:rPr>
          <w:delText>;</w:delText>
        </w:r>
      </w:del>
      <w:r w:rsidR="003C0184">
        <w:rPr>
          <w:rFonts w:ascii="Roboto" w:hAnsi="Roboto"/>
          <w:sz w:val="22"/>
          <w:szCs w:val="22"/>
        </w:rPr>
        <w:t xml:space="preserve"> </w:t>
      </w:r>
      <w:r w:rsidR="003C0184" w:rsidRPr="0003136F">
        <w:rPr>
          <w:rFonts w:ascii="Roboto" w:hAnsi="Roboto"/>
          <w:b/>
          <w:bCs/>
          <w:sz w:val="22"/>
          <w:szCs w:val="22"/>
        </w:rPr>
        <w:t>Table 1</w:t>
      </w:r>
      <w:del w:id="44" w:author="Christoffer Vissing" w:date="2023-09-03T10:08:00Z">
        <w:r w:rsidR="00E91741" w:rsidDel="00666D4C">
          <w:rPr>
            <w:rFonts w:ascii="Roboto" w:hAnsi="Roboto"/>
            <w:b/>
            <w:bCs/>
            <w:sz w:val="22"/>
            <w:szCs w:val="22"/>
          </w:rPr>
          <w:delText xml:space="preserve"> </w:delText>
        </w:r>
        <w:r w:rsidR="00E91741" w:rsidDel="00666D4C">
          <w:rPr>
            <w:rFonts w:ascii="Roboto" w:hAnsi="Roboto"/>
            <w:sz w:val="22"/>
            <w:szCs w:val="22"/>
          </w:rPr>
          <w:delText>for results from baseline testing</w:delText>
        </w:r>
        <w:r w:rsidR="00C6106B" w:rsidDel="00666D4C">
          <w:rPr>
            <w:rFonts w:ascii="Roboto" w:hAnsi="Roboto"/>
            <w:sz w:val="22"/>
            <w:szCs w:val="22"/>
          </w:rPr>
          <w:delText>)</w:delText>
        </w:r>
      </w:del>
      <w:r w:rsidR="00DD6282">
        <w:rPr>
          <w:rFonts w:ascii="Roboto" w:hAnsi="Roboto"/>
          <w:sz w:val="22"/>
          <w:szCs w:val="22"/>
        </w:rPr>
        <w:t>.</w:t>
      </w:r>
    </w:p>
    <w:p w14:paraId="4E4EEE4D" w14:textId="77777777" w:rsidR="002834B5" w:rsidRPr="0003136F" w:rsidRDefault="002834B5" w:rsidP="00BF182A">
      <w:pPr>
        <w:spacing w:line="480" w:lineRule="auto"/>
        <w:rPr>
          <w:rFonts w:ascii="Roboto" w:hAnsi="Roboto"/>
          <w:i/>
          <w:iCs/>
          <w:sz w:val="22"/>
          <w:szCs w:val="22"/>
        </w:rPr>
      </w:pPr>
      <w:commentRangeStart w:id="45"/>
      <w:r w:rsidRPr="0003136F">
        <w:rPr>
          <w:rFonts w:ascii="Roboto" w:hAnsi="Roboto"/>
          <w:i/>
          <w:iCs/>
          <w:sz w:val="22"/>
          <w:szCs w:val="22"/>
        </w:rPr>
        <w:t>LV obstruction</w:t>
      </w:r>
      <w:commentRangeEnd w:id="45"/>
      <w:r w:rsidR="00CA4258">
        <w:rPr>
          <w:rStyle w:val="Kommentarhenvisning"/>
        </w:rPr>
        <w:commentReference w:id="45"/>
      </w:r>
    </w:p>
    <w:p w14:paraId="4518CFD9" w14:textId="251A7E10" w:rsidR="00AE4D82" w:rsidRDefault="004F62AE" w:rsidP="00BF182A">
      <w:pPr>
        <w:spacing w:line="480" w:lineRule="auto"/>
        <w:rPr>
          <w:rFonts w:ascii="Roboto" w:hAnsi="Roboto"/>
          <w:sz w:val="22"/>
          <w:szCs w:val="22"/>
        </w:rPr>
      </w:pP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 patients had</w:t>
      </w:r>
      <w:r w:rsidRPr="00DB6D77">
        <w:rPr>
          <w:rFonts w:ascii="Roboto" w:hAnsi="Roboto"/>
          <w:sz w:val="22"/>
          <w:szCs w:val="22"/>
        </w:rPr>
        <w:t xml:space="preserve"> higher LV gradient</w:t>
      </w:r>
      <w:r>
        <w:rPr>
          <w:rFonts w:ascii="Roboto" w:hAnsi="Roboto"/>
          <w:sz w:val="22"/>
          <w:szCs w:val="22"/>
        </w:rPr>
        <w:t xml:space="preserve"> at baseline</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1</w:t>
      </w:r>
      <w:r>
        <w:rPr>
          <w:rFonts w:ascii="Roboto" w:hAnsi="Roboto"/>
          <w:sz w:val="22"/>
          <w:szCs w:val="22"/>
        </w:rPr>
        <w:t>9</w:t>
      </w:r>
      <w:r w:rsidRPr="00DB6D77">
        <w:rPr>
          <w:rFonts w:ascii="Roboto" w:hAnsi="Roboto"/>
          <w:sz w:val="22"/>
          <w:szCs w:val="22"/>
        </w:rPr>
        <w:t>.</w:t>
      </w:r>
      <w:r>
        <w:rPr>
          <w:rFonts w:ascii="Roboto" w:hAnsi="Roboto"/>
          <w:sz w:val="22"/>
          <w:szCs w:val="22"/>
        </w:rPr>
        <w:t>7</w:t>
      </w:r>
      <w:r w:rsidRPr="00DB6D77">
        <w:rPr>
          <w:rFonts w:ascii="Roboto" w:hAnsi="Roboto"/>
          <w:sz w:val="22"/>
          <w:szCs w:val="22"/>
        </w:rPr>
        <w:t xml:space="preserve"> mmHg [CI: 1</w:t>
      </w:r>
      <w:r>
        <w:rPr>
          <w:rFonts w:ascii="Roboto" w:hAnsi="Roboto"/>
          <w:sz w:val="22"/>
          <w:szCs w:val="22"/>
        </w:rPr>
        <w:t>7</w:t>
      </w:r>
      <w:r w:rsidRPr="00DB6D77">
        <w:rPr>
          <w:rFonts w:ascii="Roboto" w:hAnsi="Roboto"/>
          <w:sz w:val="22"/>
          <w:szCs w:val="22"/>
        </w:rPr>
        <w:t>.</w:t>
      </w:r>
      <w:r>
        <w:rPr>
          <w:rFonts w:ascii="Roboto" w:hAnsi="Roboto"/>
          <w:sz w:val="22"/>
          <w:szCs w:val="22"/>
        </w:rPr>
        <w:t>4</w:t>
      </w:r>
      <w:r w:rsidRPr="00DB6D77">
        <w:rPr>
          <w:rFonts w:ascii="Roboto" w:hAnsi="Roboto"/>
          <w:sz w:val="22"/>
          <w:szCs w:val="22"/>
        </w:rPr>
        <w:t xml:space="preserve"> to </w:t>
      </w:r>
      <w:r>
        <w:rPr>
          <w:rFonts w:ascii="Roboto" w:hAnsi="Roboto"/>
          <w:sz w:val="22"/>
          <w:szCs w:val="22"/>
        </w:rPr>
        <w:t>22</w:t>
      </w:r>
      <w:r w:rsidRPr="00DB6D77">
        <w:rPr>
          <w:rFonts w:ascii="Roboto" w:hAnsi="Roboto"/>
          <w:sz w:val="22"/>
          <w:szCs w:val="22"/>
        </w:rPr>
        <w:t>.</w:t>
      </w:r>
      <w:r>
        <w:rPr>
          <w:rFonts w:ascii="Roboto" w:hAnsi="Roboto"/>
          <w:sz w:val="22"/>
          <w:szCs w:val="22"/>
        </w:rPr>
        <w:t>0</w:t>
      </w:r>
      <w:r w:rsidRPr="00DB6D77">
        <w:rPr>
          <w:rFonts w:ascii="Roboto" w:hAnsi="Roboto"/>
          <w:sz w:val="22"/>
          <w:szCs w:val="22"/>
        </w:rPr>
        <w:t>], p &lt;0.001</w:t>
      </w:r>
      <w:del w:id="46" w:author="Christoffer Vissing" w:date="2023-08-22T11:27:00Z">
        <w:r w:rsidRPr="00DB6D77" w:rsidDel="00353802">
          <w:rPr>
            <w:rFonts w:ascii="Roboto" w:hAnsi="Roboto"/>
            <w:sz w:val="22"/>
            <w:szCs w:val="22"/>
          </w:rPr>
          <w:delText>)</w:delText>
        </w:r>
        <w:r w:rsidDel="00353802">
          <w:rPr>
            <w:rFonts w:ascii="Roboto" w:hAnsi="Roboto"/>
            <w:sz w:val="22"/>
            <w:szCs w:val="22"/>
          </w:rPr>
          <w:delText>, with both measures</w:delText>
        </w:r>
        <w:r w:rsidR="00626F13" w:rsidDel="00353802">
          <w:rPr>
            <w:rFonts w:ascii="Roboto" w:hAnsi="Roboto"/>
            <w:sz w:val="22"/>
            <w:szCs w:val="22"/>
          </w:rPr>
          <w:delText>)</w:delText>
        </w:r>
        <w:r w:rsidDel="00353802">
          <w:rPr>
            <w:rFonts w:ascii="Roboto" w:hAnsi="Roboto"/>
            <w:sz w:val="22"/>
            <w:szCs w:val="22"/>
          </w:rPr>
          <w:delText>, remaining significant after correction</w:delText>
        </w:r>
      </w:del>
      <w:del w:id="47" w:author="Christoffer Vissing" w:date="2023-09-28T14:09:00Z">
        <w:r w:rsidDel="00071707">
          <w:rPr>
            <w:rFonts w:ascii="Roboto" w:hAnsi="Roboto"/>
            <w:sz w:val="22"/>
            <w:szCs w:val="22"/>
          </w:rPr>
          <w:delText xml:space="preserve"> for age and sex </w:delText>
        </w:r>
      </w:del>
      <w:del w:id="48" w:author="Christoffer Vissing" w:date="2023-08-22T11:27:00Z">
        <w:r w:rsidDel="00353802">
          <w:rPr>
            <w:rFonts w:ascii="Roboto" w:hAnsi="Roboto"/>
            <w:sz w:val="22"/>
            <w:szCs w:val="22"/>
          </w:rPr>
          <w:delText>(</w:delText>
        </w:r>
      </w:del>
      <w:del w:id="49" w:author="Christoffer Vissing" w:date="2023-09-28T14:09:00Z">
        <w:r w:rsidDel="00071707">
          <w:rPr>
            <w:rFonts w:ascii="Roboto" w:hAnsi="Roboto"/>
            <w:sz w:val="22"/>
            <w:szCs w:val="22"/>
          </w:rPr>
          <w:delText>+</w:delText>
        </w:r>
        <w:r w:rsidRPr="00DB6D77" w:rsidDel="00071707">
          <w:rPr>
            <w:rFonts w:ascii="Roboto" w:hAnsi="Roboto"/>
            <w:sz w:val="22"/>
            <w:szCs w:val="22"/>
          </w:rPr>
          <w:delText>17.2 mmHg [CI: 14.7 to 19.7], p &lt;0.001</w:delText>
        </w:r>
      </w:del>
      <w:r>
        <w:rPr>
          <w:rFonts w:ascii="Roboto" w:hAnsi="Roboto"/>
          <w:sz w:val="22"/>
          <w:szCs w:val="22"/>
        </w:rPr>
        <w:t xml:space="preserve">). </w:t>
      </w:r>
      <w:del w:id="50" w:author="Christoffer Vissing" w:date="2023-09-03T09:55:00Z">
        <w:r w:rsidR="003157B8" w:rsidRPr="00DB6D77" w:rsidDel="00800A37">
          <w:rPr>
            <w:rFonts w:ascii="Roboto" w:hAnsi="Roboto"/>
            <w:sz w:val="22"/>
            <w:szCs w:val="22"/>
          </w:rPr>
          <w:delText xml:space="preserve">The incidence of LV obstruction </w:delText>
        </w:r>
      </w:del>
      <w:del w:id="51" w:author="Christoffer Vissing" w:date="2023-08-22T11:41:00Z">
        <w:r w:rsidR="006D0A92" w:rsidDel="00C87B4C">
          <w:rPr>
            <w:rFonts w:ascii="Roboto" w:hAnsi="Roboto"/>
            <w:sz w:val="22"/>
            <w:szCs w:val="22"/>
          </w:rPr>
          <w:delText xml:space="preserve">over time </w:delText>
        </w:r>
      </w:del>
      <w:del w:id="52" w:author="Christoffer Vissing" w:date="2023-09-03T09:55:00Z">
        <w:r w:rsidR="003157B8" w:rsidRPr="00DB6D77" w:rsidDel="00800A37">
          <w:rPr>
            <w:rFonts w:ascii="Roboto" w:hAnsi="Roboto"/>
            <w:sz w:val="22"/>
            <w:szCs w:val="22"/>
          </w:rPr>
          <w:delText xml:space="preserve">was evaluated </w:delText>
        </w:r>
        <w:r w:rsidR="004125E5" w:rsidDel="00800A37">
          <w:rPr>
            <w:rFonts w:ascii="Roboto" w:hAnsi="Roboto"/>
            <w:sz w:val="22"/>
            <w:szCs w:val="22"/>
          </w:rPr>
          <w:delText>over</w:delText>
        </w:r>
      </w:del>
      <w:ins w:id="53" w:author="Christoffer Vissing" w:date="2023-09-03T09:55:00Z">
        <w:r w:rsidR="00800A37">
          <w:rPr>
            <w:rFonts w:ascii="Roboto" w:hAnsi="Roboto"/>
            <w:sz w:val="22"/>
            <w:szCs w:val="22"/>
          </w:rPr>
          <w:t>During</w:t>
        </w:r>
      </w:ins>
      <w:r w:rsidR="004125E5">
        <w:rPr>
          <w:rFonts w:ascii="Roboto" w:hAnsi="Roboto"/>
          <w:sz w:val="22"/>
          <w:szCs w:val="22"/>
        </w:rPr>
        <w:t xml:space="preserve"> </w:t>
      </w:r>
      <w:r w:rsidR="003157B8" w:rsidRPr="00DB6D77">
        <w:rPr>
          <w:rFonts w:ascii="Roboto" w:hAnsi="Roboto"/>
          <w:sz w:val="22"/>
          <w:szCs w:val="22"/>
        </w:rPr>
        <w:t>17</w:t>
      </w:r>
      <w:r w:rsidR="004125E5">
        <w:rPr>
          <w:rFonts w:ascii="Roboto" w:hAnsi="Roboto"/>
          <w:sz w:val="22"/>
          <w:szCs w:val="22"/>
        </w:rPr>
        <w:t>,</w:t>
      </w:r>
      <w:r w:rsidR="003157B8" w:rsidRPr="00DB6D77">
        <w:rPr>
          <w:rFonts w:ascii="Roboto" w:hAnsi="Roboto"/>
          <w:sz w:val="22"/>
          <w:szCs w:val="22"/>
        </w:rPr>
        <w:t>154 person-years of follow-up in</w:t>
      </w:r>
      <w:r w:rsidR="00BF182A" w:rsidRPr="00DB6D77">
        <w:rPr>
          <w:rFonts w:ascii="Roboto" w:hAnsi="Roboto"/>
          <w:sz w:val="22"/>
          <w:szCs w:val="22"/>
        </w:rPr>
        <w:t xml:space="preserve"> 2456</w:t>
      </w:r>
      <w:r w:rsidR="003157B8" w:rsidRPr="00DB6D77">
        <w:rPr>
          <w:rFonts w:ascii="Roboto" w:hAnsi="Roboto"/>
          <w:sz w:val="22"/>
          <w:szCs w:val="22"/>
        </w:rPr>
        <w:t xml:space="preserve"> patients</w:t>
      </w:r>
      <w:ins w:id="54" w:author="Christoffer Vissing" w:date="2023-09-03T09:55:00Z">
        <w:r w:rsidR="00800A37">
          <w:rPr>
            <w:rFonts w:ascii="Roboto" w:hAnsi="Roboto"/>
            <w:sz w:val="22"/>
            <w:szCs w:val="22"/>
          </w:rPr>
          <w:t>,</w:t>
        </w:r>
      </w:ins>
      <w:del w:id="55" w:author="Christoffer Vissing" w:date="2023-09-03T09:55:00Z">
        <w:r w:rsidR="004125E5" w:rsidDel="00800A37">
          <w:rPr>
            <w:rFonts w:ascii="Roboto" w:hAnsi="Roboto"/>
            <w:sz w:val="22"/>
            <w:szCs w:val="22"/>
          </w:rPr>
          <w:delText xml:space="preserve"> </w:delText>
        </w:r>
      </w:del>
      <w:del w:id="56" w:author="Christoffer Vissing" w:date="2023-08-22T11:39:00Z">
        <w:r w:rsidR="004125E5" w:rsidDel="00C87B4C">
          <w:rPr>
            <w:rFonts w:ascii="Roboto" w:hAnsi="Roboto"/>
            <w:sz w:val="22"/>
            <w:szCs w:val="22"/>
          </w:rPr>
          <w:delText>who did not have</w:delText>
        </w:r>
      </w:del>
      <w:del w:id="57" w:author="Christoffer Vissing" w:date="2023-09-03T09:55:00Z">
        <w:r w:rsidR="004125E5" w:rsidDel="00800A37">
          <w:rPr>
            <w:rFonts w:ascii="Roboto" w:hAnsi="Roboto"/>
            <w:sz w:val="22"/>
            <w:szCs w:val="22"/>
          </w:rPr>
          <w:delText xml:space="preserve"> LV obstruction at baseline and </w:delText>
        </w:r>
      </w:del>
      <w:del w:id="58" w:author="Christoffer Vissing" w:date="2023-08-22T11:39:00Z">
        <w:r w:rsidR="004125E5" w:rsidDel="00C87B4C">
          <w:rPr>
            <w:rFonts w:ascii="Roboto" w:hAnsi="Roboto"/>
            <w:sz w:val="22"/>
            <w:szCs w:val="22"/>
          </w:rPr>
          <w:delText xml:space="preserve">had at least one echocardiogram during </w:delText>
        </w:r>
      </w:del>
      <w:del w:id="59" w:author="Christoffer Vissing" w:date="2023-09-03T09:55:00Z">
        <w:r w:rsidR="004125E5" w:rsidDel="00800A37">
          <w:rPr>
            <w:rFonts w:ascii="Roboto" w:hAnsi="Roboto"/>
            <w:sz w:val="22"/>
            <w:szCs w:val="22"/>
          </w:rPr>
          <w:delText>follow up</w:delText>
        </w:r>
        <w:r w:rsidR="003157B8" w:rsidRPr="00DB6D77" w:rsidDel="00800A37">
          <w:rPr>
            <w:rFonts w:ascii="Roboto" w:hAnsi="Roboto"/>
            <w:sz w:val="22"/>
            <w:szCs w:val="22"/>
          </w:rPr>
          <w:delText>. T</w:delText>
        </w:r>
      </w:del>
      <w:ins w:id="60" w:author="Christoffer Vissing" w:date="2023-09-03T09:55:00Z">
        <w:r w:rsidR="00800A37">
          <w:rPr>
            <w:rFonts w:ascii="Roboto" w:hAnsi="Roboto"/>
            <w:sz w:val="22"/>
            <w:szCs w:val="22"/>
          </w:rPr>
          <w:t xml:space="preserve"> t</w:t>
        </w:r>
      </w:ins>
      <w:r w:rsidR="003157B8" w:rsidRPr="00DB6D77">
        <w:rPr>
          <w:rFonts w:ascii="Roboto" w:hAnsi="Roboto"/>
          <w:sz w:val="22"/>
          <w:szCs w:val="22"/>
        </w:rPr>
        <w:t xml:space="preserve">he cumulative incidence of LV obstruction was </w:t>
      </w:r>
      <w:r w:rsidR="006D0A92">
        <w:rPr>
          <w:rFonts w:ascii="Roboto" w:hAnsi="Roboto"/>
          <w:sz w:val="22"/>
          <w:szCs w:val="22"/>
        </w:rPr>
        <w:t>almost twice as high</w:t>
      </w:r>
      <w:r w:rsidR="003157B8" w:rsidRPr="00DB6D77">
        <w:rPr>
          <w:rFonts w:ascii="Roboto" w:hAnsi="Roboto"/>
          <w:sz w:val="22"/>
          <w:szCs w:val="22"/>
        </w:rPr>
        <w:t xml:space="preserve">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ins w:id="61" w:author="Christoffer Vissing" w:date="2023-09-03T09:56:00Z">
        <w:r w:rsidR="00800A37">
          <w:rPr>
            <w:rFonts w:ascii="Roboto" w:hAnsi="Roboto"/>
            <w:sz w:val="22"/>
            <w:szCs w:val="22"/>
          </w:rPr>
          <w:t xml:space="preserve"> versus </w:t>
        </w:r>
        <w:proofErr w:type="spellStart"/>
        <w:r w:rsidR="00800A37">
          <w:rPr>
            <w:rFonts w:ascii="Roboto" w:hAnsi="Roboto"/>
            <w:sz w:val="22"/>
            <w:szCs w:val="22"/>
          </w:rPr>
          <w:t>sarcomeric</w:t>
        </w:r>
        <w:proofErr w:type="spellEnd"/>
        <w:r w:rsidR="00800A37">
          <w:rPr>
            <w:rFonts w:ascii="Roboto" w:hAnsi="Roboto"/>
            <w:sz w:val="22"/>
            <w:szCs w:val="22"/>
          </w:rPr>
          <w:t xml:space="preserve"> HCM</w:t>
        </w:r>
      </w:ins>
      <w:ins w:id="62" w:author="Christoffer Vissing" w:date="2023-09-03T10:08:00Z">
        <w:r w:rsidR="00666D4C">
          <w:rPr>
            <w:rFonts w:ascii="Roboto" w:hAnsi="Roboto"/>
            <w:sz w:val="22"/>
            <w:szCs w:val="22"/>
          </w:rPr>
          <w:t xml:space="preserve"> (</w:t>
        </w:r>
      </w:ins>
      <w:del w:id="63" w:author="Christoffer Vissing" w:date="2023-08-22T11:41:00Z">
        <w:r w:rsidR="003157B8" w:rsidRPr="00DB6D77" w:rsidDel="00C87B4C">
          <w:rPr>
            <w:rFonts w:ascii="Roboto" w:hAnsi="Roboto"/>
            <w:sz w:val="22"/>
            <w:szCs w:val="22"/>
          </w:rPr>
          <w:delText xml:space="preserve"> during follow-up</w:delText>
        </w:r>
      </w:del>
      <w:del w:id="64" w:author="Christoffer Vissing" w:date="2023-09-03T09:57:00Z">
        <w:r w:rsidR="00BE445B" w:rsidDel="00800A37">
          <w:rPr>
            <w:rFonts w:ascii="Roboto" w:hAnsi="Roboto"/>
            <w:sz w:val="22"/>
            <w:szCs w:val="22"/>
          </w:rPr>
          <w:delText>,</w:delText>
        </w:r>
        <w:r w:rsidR="003157B8" w:rsidRPr="00DB6D77" w:rsidDel="00800A37">
          <w:rPr>
            <w:rFonts w:ascii="Roboto" w:hAnsi="Roboto"/>
            <w:sz w:val="22"/>
            <w:szCs w:val="22"/>
          </w:rPr>
          <w:delText xml:space="preserve"> with a</w:delText>
        </w:r>
      </w:del>
      <w:del w:id="65" w:author="Christoffer Vissing" w:date="2023-09-28T11:40:00Z">
        <w:r w:rsidR="003157B8" w:rsidRPr="00DB6D77" w:rsidDel="00ED0AEE">
          <w:rPr>
            <w:rFonts w:ascii="Roboto" w:hAnsi="Roboto"/>
            <w:sz w:val="22"/>
            <w:szCs w:val="22"/>
          </w:rPr>
          <w:delText xml:space="preserve"> cumulative incidence </w:delText>
        </w:r>
      </w:del>
      <w:del w:id="66" w:author="Christoffer Vissing" w:date="2023-09-03T09:57:00Z">
        <w:r w:rsidR="003157B8" w:rsidRPr="00DB6D77" w:rsidDel="00800A37">
          <w:rPr>
            <w:rFonts w:ascii="Roboto" w:hAnsi="Roboto"/>
            <w:sz w:val="22"/>
            <w:szCs w:val="22"/>
          </w:rPr>
          <w:delText xml:space="preserve">of </w:delText>
        </w:r>
      </w:del>
      <w:del w:id="67" w:author="Christoffer Vissing" w:date="2023-09-28T11:40:00Z">
        <w:r w:rsidR="003157B8" w:rsidRPr="00DB6D77" w:rsidDel="00ED0AEE">
          <w:rPr>
            <w:rFonts w:ascii="Roboto" w:hAnsi="Roboto"/>
            <w:sz w:val="22"/>
            <w:szCs w:val="22"/>
          </w:rPr>
          <w:delText xml:space="preserve">28% </w:delText>
        </w:r>
      </w:del>
      <w:del w:id="68" w:author="Christoffer Vissing" w:date="2023-09-03T10:08:00Z">
        <w:r w:rsidR="003157B8" w:rsidRPr="00DB6D77" w:rsidDel="00666D4C">
          <w:rPr>
            <w:rFonts w:ascii="Roboto" w:hAnsi="Roboto"/>
            <w:sz w:val="22"/>
            <w:szCs w:val="22"/>
          </w:rPr>
          <w:delText>(</w:delText>
        </w:r>
      </w:del>
      <w:del w:id="69" w:author="Christoffer Vissing" w:date="2023-09-28T11:40:00Z">
        <w:r w:rsidR="003157B8" w:rsidRPr="00DB6D77" w:rsidDel="00ED0AEE">
          <w:rPr>
            <w:rFonts w:ascii="Roboto" w:hAnsi="Roboto"/>
            <w:sz w:val="22"/>
            <w:szCs w:val="22"/>
          </w:rPr>
          <w:delText>CI: 25-31</w:delText>
        </w:r>
      </w:del>
      <w:del w:id="70" w:author="Christoffer Vissing" w:date="2023-09-03T10:09:00Z">
        <w:r w:rsidR="003157B8" w:rsidRPr="00DB6D77" w:rsidDel="00666D4C">
          <w:rPr>
            <w:rFonts w:ascii="Roboto" w:hAnsi="Roboto"/>
            <w:sz w:val="22"/>
            <w:szCs w:val="22"/>
          </w:rPr>
          <w:delText>)</w:delText>
        </w:r>
      </w:del>
      <w:del w:id="71" w:author="Christoffer Vissing" w:date="2023-09-28T11:40:00Z">
        <w:r w:rsidR="003157B8" w:rsidRPr="00DB6D77" w:rsidDel="00ED0AEE">
          <w:rPr>
            <w:rFonts w:ascii="Roboto" w:hAnsi="Roboto"/>
            <w:sz w:val="22"/>
            <w:szCs w:val="22"/>
          </w:rPr>
          <w:delText xml:space="preserve"> </w:delText>
        </w:r>
        <w:r w:rsidR="003F641C" w:rsidDel="00ED0AEE">
          <w:rPr>
            <w:rFonts w:ascii="Roboto" w:hAnsi="Roboto"/>
            <w:sz w:val="22"/>
            <w:szCs w:val="22"/>
          </w:rPr>
          <w:delText>versus</w:delText>
        </w:r>
        <w:r w:rsidR="003157B8" w:rsidRPr="00DB6D77" w:rsidDel="00ED0AEE">
          <w:rPr>
            <w:rFonts w:ascii="Roboto" w:hAnsi="Roboto"/>
            <w:sz w:val="22"/>
            <w:szCs w:val="22"/>
          </w:rPr>
          <w:delText xml:space="preserve"> 15% </w:delText>
        </w:r>
      </w:del>
      <w:del w:id="72" w:author="Christoffer Vissing" w:date="2023-09-03T10:09:00Z">
        <w:r w:rsidR="003157B8" w:rsidRPr="00DB6D77" w:rsidDel="00666D4C">
          <w:rPr>
            <w:rFonts w:ascii="Roboto" w:hAnsi="Roboto"/>
            <w:sz w:val="22"/>
            <w:szCs w:val="22"/>
          </w:rPr>
          <w:delText>(</w:delText>
        </w:r>
      </w:del>
      <w:del w:id="73" w:author="Christoffer Vissing" w:date="2023-09-28T11:40:00Z">
        <w:r w:rsidR="003157B8" w:rsidRPr="00DB6D77" w:rsidDel="00ED0AEE">
          <w:rPr>
            <w:rFonts w:ascii="Roboto" w:hAnsi="Roboto"/>
            <w:sz w:val="22"/>
            <w:szCs w:val="22"/>
          </w:rPr>
          <w:delText>CI: 13-17</w:delText>
        </w:r>
      </w:del>
      <w:del w:id="74" w:author="Christoffer Vissing" w:date="2023-09-03T10:09:00Z">
        <w:r w:rsidR="003157B8" w:rsidRPr="00DB6D77" w:rsidDel="00666D4C">
          <w:rPr>
            <w:rFonts w:ascii="Roboto" w:hAnsi="Roboto"/>
            <w:sz w:val="22"/>
            <w:szCs w:val="22"/>
          </w:rPr>
          <w:delText xml:space="preserve">) </w:delText>
        </w:r>
      </w:del>
      <w:del w:id="75" w:author="Christoffer Vissing" w:date="2023-09-03T09:57:00Z">
        <w:r w:rsidR="006D0A92" w:rsidDel="00800A37">
          <w:rPr>
            <w:rFonts w:ascii="Roboto" w:hAnsi="Roboto"/>
            <w:sz w:val="22"/>
            <w:szCs w:val="22"/>
          </w:rPr>
          <w:delText xml:space="preserve">for </w:delText>
        </w:r>
      </w:del>
      <w:del w:id="76" w:author="Christoffer Vissing" w:date="2023-09-03T10:09:00Z">
        <w:r w:rsidR="006D0A92" w:rsidDel="00666D4C">
          <w:rPr>
            <w:rFonts w:ascii="Roboto" w:hAnsi="Roboto"/>
            <w:sz w:val="22"/>
            <w:szCs w:val="22"/>
          </w:rPr>
          <w:delText>sarcomeric HCM</w:delText>
        </w:r>
      </w:del>
      <w:del w:id="77" w:author="Christoffer Vissing" w:date="2023-09-03T09:57:00Z">
        <w:r w:rsidR="006D0A92" w:rsidDel="00800A37">
          <w:rPr>
            <w:rFonts w:ascii="Roboto" w:hAnsi="Roboto"/>
            <w:sz w:val="22"/>
            <w:szCs w:val="22"/>
          </w:rPr>
          <w:delText xml:space="preserve"> </w:delText>
        </w:r>
        <w:r w:rsidR="003157B8" w:rsidRPr="00DB6D77" w:rsidDel="00800A37">
          <w:rPr>
            <w:rFonts w:ascii="Roboto" w:hAnsi="Roboto"/>
            <w:sz w:val="22"/>
            <w:szCs w:val="22"/>
          </w:rPr>
          <w:delText>at 5 years of follow-up</w:delText>
        </w:r>
      </w:del>
      <w:del w:id="78" w:author="Christoffer Vissing" w:date="2023-09-28T11:40:00Z">
        <w:r w:rsidR="003157B8" w:rsidRPr="00DB6D77" w:rsidDel="00ED0AEE">
          <w:rPr>
            <w:rFonts w:ascii="Roboto" w:hAnsi="Roboto"/>
            <w:sz w:val="22"/>
            <w:szCs w:val="22"/>
          </w:rPr>
          <w:delText xml:space="preserve"> </w:delText>
        </w:r>
      </w:del>
      <w:del w:id="79" w:author="Christoffer Vissing" w:date="2023-09-03T10:09:00Z">
        <w:r w:rsidR="003157B8" w:rsidRPr="00DB6D77" w:rsidDel="00666D4C">
          <w:rPr>
            <w:rFonts w:ascii="Roboto" w:hAnsi="Roboto"/>
            <w:sz w:val="22"/>
            <w:szCs w:val="22"/>
          </w:rPr>
          <w:delText>(</w:delText>
        </w:r>
      </w:del>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A</w:t>
      </w:r>
      <w:ins w:id="80" w:author="Christoffer Vissing" w:date="2023-08-22T11:42:00Z">
        <w:r w:rsidR="00C87B4C" w:rsidRPr="00C87B4C">
          <w:rPr>
            <w:rFonts w:ascii="Roboto" w:hAnsi="Roboto"/>
            <w:sz w:val="22"/>
            <w:szCs w:val="22"/>
            <w:rPrChange w:id="81" w:author="Christoffer Vissing" w:date="2023-08-22T11:42:00Z">
              <w:rPr>
                <w:rFonts w:ascii="Roboto" w:hAnsi="Roboto"/>
                <w:b/>
                <w:bCs/>
                <w:sz w:val="22"/>
                <w:szCs w:val="22"/>
              </w:rPr>
            </w:rPrChange>
          </w:rPr>
          <w:t>)</w:t>
        </w:r>
      </w:ins>
      <w:r w:rsidR="003157B8" w:rsidRPr="00DB6D77">
        <w:rPr>
          <w:rFonts w:ascii="Roboto" w:hAnsi="Roboto"/>
          <w:sz w:val="22"/>
          <w:szCs w:val="22"/>
        </w:rPr>
        <w:t xml:space="preserve">. </w:t>
      </w:r>
      <w:del w:id="82" w:author="Christoffer Vissing" w:date="2023-09-03T10:10:00Z">
        <w:r w:rsidR="003157B8" w:rsidRPr="00DB6D77" w:rsidDel="00666D4C">
          <w:rPr>
            <w:rFonts w:ascii="Roboto" w:hAnsi="Roboto"/>
            <w:sz w:val="22"/>
            <w:szCs w:val="22"/>
          </w:rPr>
          <w:delText>Next, we evaluated the a</w:delText>
        </w:r>
      </w:del>
      <w:ins w:id="83" w:author="Christoffer Vissing" w:date="2023-09-03T10:10:00Z">
        <w:r w:rsidR="00666D4C">
          <w:rPr>
            <w:rFonts w:ascii="Roboto" w:hAnsi="Roboto"/>
            <w:sz w:val="22"/>
            <w:szCs w:val="22"/>
          </w:rPr>
          <w:t>A</w:t>
        </w:r>
      </w:ins>
      <w:r w:rsidR="003157B8" w:rsidRPr="00DB6D77">
        <w:rPr>
          <w:rFonts w:ascii="Roboto" w:hAnsi="Roboto"/>
          <w:sz w:val="22"/>
          <w:szCs w:val="22"/>
        </w:rPr>
        <w:t>ge-specific incidence</w:t>
      </w:r>
      <w:ins w:id="84" w:author="Christoffer Vissing" w:date="2023-09-03T10:10:00Z">
        <w:r w:rsidR="00666D4C">
          <w:rPr>
            <w:rFonts w:ascii="Roboto" w:hAnsi="Roboto"/>
            <w:sz w:val="22"/>
            <w:szCs w:val="22"/>
          </w:rPr>
          <w:t xml:space="preserve">s </w:t>
        </w:r>
      </w:ins>
      <w:del w:id="85" w:author="Christoffer Vissing" w:date="2023-09-03T10:11:00Z">
        <w:r w:rsidR="003157B8" w:rsidRPr="00DB6D77" w:rsidDel="00666D4C">
          <w:rPr>
            <w:rFonts w:ascii="Roboto" w:hAnsi="Roboto"/>
            <w:sz w:val="22"/>
            <w:szCs w:val="22"/>
          </w:rPr>
          <w:delText xml:space="preserve"> of LV obstruction in five age-groups</w:delText>
        </w:r>
        <w:r w:rsidR="004125E5" w:rsidDel="00666D4C">
          <w:rPr>
            <w:rFonts w:ascii="Roboto" w:hAnsi="Roboto"/>
            <w:sz w:val="22"/>
            <w:szCs w:val="22"/>
          </w:rPr>
          <w:delText xml:space="preserve"> (&lt;30 years, 31-45 years, 46-55 years, 55-65 years and &gt;65 years). The</w:delText>
        </w:r>
        <w:r w:rsidR="003157B8" w:rsidRPr="00DB6D77" w:rsidDel="00666D4C">
          <w:rPr>
            <w:rFonts w:ascii="Roboto" w:hAnsi="Roboto"/>
            <w:sz w:val="22"/>
            <w:szCs w:val="22"/>
          </w:rPr>
          <w:delText xml:space="preserve"> incidence</w:delText>
        </w:r>
      </w:del>
      <w:r w:rsidR="004125E5">
        <w:rPr>
          <w:rFonts w:ascii="Roboto" w:hAnsi="Roboto"/>
          <w:sz w:val="22"/>
          <w:szCs w:val="22"/>
        </w:rPr>
        <w:t xml:space="preserve"> of</w:t>
      </w:r>
      <w:ins w:id="86" w:author="Christoffer Vissing" w:date="2023-09-03T10:11:00Z">
        <w:r w:rsidR="00666D4C">
          <w:rPr>
            <w:rFonts w:ascii="Roboto" w:hAnsi="Roboto"/>
            <w:sz w:val="22"/>
            <w:szCs w:val="22"/>
          </w:rPr>
          <w:t xml:space="preserve"> LV</w:t>
        </w:r>
      </w:ins>
      <w:r w:rsidR="004125E5">
        <w:rPr>
          <w:rFonts w:ascii="Roboto" w:hAnsi="Roboto"/>
          <w:sz w:val="22"/>
          <w:szCs w:val="22"/>
        </w:rPr>
        <w:t xml:space="preserve"> obstruction was</w:t>
      </w:r>
      <w:r w:rsidR="003157B8" w:rsidRPr="00DB6D77">
        <w:rPr>
          <w:rFonts w:ascii="Roboto" w:hAnsi="Roboto"/>
          <w:sz w:val="22"/>
          <w:szCs w:val="22"/>
        </w:rPr>
        <w:t xml:space="preserve"> higher in 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 </w:t>
      </w:r>
      <w:del w:id="87" w:author="Christoffer Vissing" w:date="2023-09-03T10:11:00Z">
        <w:r w:rsidR="003157B8" w:rsidRPr="00DB6D77" w:rsidDel="00666D4C">
          <w:rPr>
            <w:rFonts w:ascii="Roboto" w:hAnsi="Roboto"/>
            <w:sz w:val="22"/>
            <w:szCs w:val="22"/>
          </w:rPr>
          <w:delText xml:space="preserve">in </w:delText>
        </w:r>
      </w:del>
      <w:ins w:id="88" w:author="Christoffer Vissing" w:date="2023-09-03T10:11:00Z">
        <w:r w:rsidR="00666D4C">
          <w:rPr>
            <w:rFonts w:ascii="Roboto" w:hAnsi="Roboto"/>
            <w:sz w:val="22"/>
            <w:szCs w:val="22"/>
          </w:rPr>
          <w:t>across</w:t>
        </w:r>
        <w:r w:rsidR="00666D4C" w:rsidRPr="00DB6D77">
          <w:rPr>
            <w:rFonts w:ascii="Roboto" w:hAnsi="Roboto"/>
            <w:sz w:val="22"/>
            <w:szCs w:val="22"/>
          </w:rPr>
          <w:t xml:space="preserve"> </w:t>
        </w:r>
      </w:ins>
      <w:r w:rsidR="003157B8" w:rsidRPr="00DB6D77">
        <w:rPr>
          <w:rFonts w:ascii="Roboto" w:hAnsi="Roboto"/>
          <w:sz w:val="22"/>
          <w:szCs w:val="22"/>
        </w:rPr>
        <w:t xml:space="preserve">all </w:t>
      </w:r>
      <w:del w:id="89" w:author="Christoffer Vissing" w:date="2023-09-03T10:11:00Z">
        <w:r w:rsidR="003157B8" w:rsidRPr="00DB6D77" w:rsidDel="00666D4C">
          <w:rPr>
            <w:rFonts w:ascii="Roboto" w:hAnsi="Roboto"/>
            <w:sz w:val="22"/>
            <w:szCs w:val="22"/>
          </w:rPr>
          <w:delText xml:space="preserve">evaluated </w:delText>
        </w:r>
      </w:del>
      <w:r w:rsidR="003157B8" w:rsidRPr="00DB6D77">
        <w:rPr>
          <w:rFonts w:ascii="Roboto" w:hAnsi="Roboto"/>
          <w:sz w:val="22"/>
          <w:szCs w:val="22"/>
        </w:rPr>
        <w:t>age-groups (</w:t>
      </w:r>
      <w:r w:rsidR="00F9152D" w:rsidRPr="00F9152D">
        <w:rPr>
          <w:rFonts w:ascii="Roboto" w:hAnsi="Roboto"/>
          <w:b/>
          <w:bCs/>
          <w:sz w:val="22"/>
          <w:szCs w:val="22"/>
        </w:rPr>
        <w:t xml:space="preserve">Supplementary </w:t>
      </w:r>
      <w:r w:rsidR="003157B8" w:rsidRPr="00DB6D77">
        <w:rPr>
          <w:rFonts w:ascii="Roboto" w:hAnsi="Roboto"/>
          <w:b/>
          <w:bCs/>
          <w:sz w:val="22"/>
          <w:szCs w:val="22"/>
        </w:rPr>
        <w:t xml:space="preserve">Figure </w:t>
      </w:r>
      <w:r w:rsidR="00F9152D">
        <w:rPr>
          <w:rFonts w:ascii="Roboto" w:hAnsi="Roboto"/>
          <w:b/>
          <w:bCs/>
          <w:sz w:val="22"/>
          <w:szCs w:val="22"/>
        </w:rPr>
        <w:t>1</w:t>
      </w:r>
      <w:r w:rsidR="004125E5">
        <w:rPr>
          <w:rFonts w:ascii="Roboto" w:hAnsi="Roboto"/>
          <w:b/>
          <w:bCs/>
          <w:sz w:val="22"/>
          <w:szCs w:val="22"/>
        </w:rPr>
        <w:t>B</w:t>
      </w:r>
      <w:r w:rsidR="003157B8" w:rsidRPr="00DB6D77">
        <w:rPr>
          <w:rFonts w:ascii="Roboto" w:hAnsi="Roboto"/>
          <w:sz w:val="22"/>
          <w:szCs w:val="22"/>
        </w:rPr>
        <w:t>)</w:t>
      </w:r>
      <w:del w:id="90" w:author="Christoffer Vissing" w:date="2023-09-28T14:10:00Z">
        <w:r w:rsidR="003157B8" w:rsidRPr="00DB6D77" w:rsidDel="00071707">
          <w:rPr>
            <w:rFonts w:ascii="Roboto" w:hAnsi="Roboto"/>
            <w:sz w:val="22"/>
            <w:szCs w:val="22"/>
          </w:rPr>
          <w:delText>, with an age-standardized incidence rate of 54</w:delText>
        </w:r>
        <w:r w:rsidR="0018036F" w:rsidDel="00071707">
          <w:rPr>
            <w:rFonts w:ascii="Roboto" w:hAnsi="Roboto"/>
            <w:sz w:val="22"/>
            <w:szCs w:val="22"/>
          </w:rPr>
          <w:delText xml:space="preserve"> </w:delText>
        </w:r>
        <w:r w:rsidR="003157B8" w:rsidRPr="00DB6D77" w:rsidDel="00071707">
          <w:rPr>
            <w:rFonts w:ascii="Roboto" w:hAnsi="Roboto"/>
            <w:sz w:val="22"/>
            <w:szCs w:val="22"/>
          </w:rPr>
          <w:delText xml:space="preserve">(CI: 48-61) </w:delText>
        </w:r>
        <w:r w:rsidR="003F641C" w:rsidDel="00071707">
          <w:rPr>
            <w:rFonts w:ascii="Roboto" w:hAnsi="Roboto"/>
            <w:sz w:val="22"/>
            <w:szCs w:val="22"/>
          </w:rPr>
          <w:delText>versus</w:delText>
        </w:r>
        <w:r w:rsidR="003157B8" w:rsidRPr="00DB6D77" w:rsidDel="00071707">
          <w:rPr>
            <w:rFonts w:ascii="Roboto" w:hAnsi="Roboto"/>
            <w:sz w:val="22"/>
            <w:szCs w:val="22"/>
          </w:rPr>
          <w:delText xml:space="preserve"> 26 (CI: 2</w:delText>
        </w:r>
        <w:r w:rsidR="0018036F" w:rsidDel="00071707">
          <w:rPr>
            <w:rFonts w:ascii="Roboto" w:hAnsi="Roboto"/>
            <w:sz w:val="22"/>
            <w:szCs w:val="22"/>
          </w:rPr>
          <w:delText>4</w:delText>
        </w:r>
        <w:r w:rsidR="003157B8" w:rsidRPr="00DB6D77" w:rsidDel="00071707">
          <w:rPr>
            <w:rFonts w:ascii="Roboto" w:hAnsi="Roboto"/>
            <w:sz w:val="22"/>
            <w:szCs w:val="22"/>
          </w:rPr>
          <w:delText>-30)</w:delText>
        </w:r>
        <w:r w:rsidR="0018036F" w:rsidDel="00071707">
          <w:rPr>
            <w:rFonts w:ascii="Roboto" w:hAnsi="Roboto"/>
            <w:sz w:val="22"/>
            <w:szCs w:val="22"/>
          </w:rPr>
          <w:delText xml:space="preserve"> per 1000 person-years</w:delText>
        </w:r>
        <w:r w:rsidR="0018036F" w:rsidRPr="00DB6D77" w:rsidDel="00071707">
          <w:rPr>
            <w:rFonts w:ascii="Roboto" w:hAnsi="Roboto"/>
            <w:sz w:val="22"/>
            <w:szCs w:val="22"/>
          </w:rPr>
          <w:delText xml:space="preserve"> </w:delText>
        </w:r>
        <w:r w:rsidR="003157B8" w:rsidRPr="00DB6D77" w:rsidDel="00071707">
          <w:rPr>
            <w:rFonts w:ascii="Roboto" w:hAnsi="Roboto"/>
            <w:sz w:val="22"/>
            <w:szCs w:val="22"/>
          </w:rPr>
          <w:delText>in sarcomeric HCM</w:delText>
        </w:r>
      </w:del>
      <w:r w:rsidR="003157B8" w:rsidRPr="00DB6D77">
        <w:rPr>
          <w:rFonts w:ascii="Roboto" w:hAnsi="Roboto"/>
          <w:sz w:val="22"/>
          <w:szCs w:val="22"/>
        </w:rPr>
        <w:t xml:space="preserve">. </w:t>
      </w:r>
      <w:ins w:id="91" w:author="Christoffer Vissing" w:date="2023-09-28T14:11:00Z">
        <w:r w:rsidR="00071707">
          <w:rPr>
            <w:rFonts w:ascii="Roboto" w:hAnsi="Roboto"/>
            <w:sz w:val="22"/>
            <w:szCs w:val="22"/>
          </w:rPr>
          <w:t>Since patients with non-</w:t>
        </w:r>
        <w:proofErr w:type="spellStart"/>
        <w:r w:rsidR="00071707">
          <w:rPr>
            <w:rFonts w:ascii="Roboto" w:hAnsi="Roboto"/>
            <w:sz w:val="22"/>
            <w:szCs w:val="22"/>
          </w:rPr>
          <w:t>sarcomeric</w:t>
        </w:r>
        <w:proofErr w:type="spellEnd"/>
        <w:r w:rsidR="00071707">
          <w:rPr>
            <w:rFonts w:ascii="Roboto" w:hAnsi="Roboto"/>
            <w:sz w:val="22"/>
            <w:szCs w:val="22"/>
          </w:rPr>
          <w:t xml:space="preserve"> HCM had</w:t>
        </w:r>
      </w:ins>
      <w:del w:id="92" w:author="Christoffer Vissing" w:date="2023-08-22T11:42:00Z">
        <w:r w:rsidR="003157B8" w:rsidRPr="00DB6D77" w:rsidDel="00C87B4C">
          <w:rPr>
            <w:rFonts w:ascii="Roboto" w:hAnsi="Roboto"/>
            <w:sz w:val="22"/>
            <w:szCs w:val="22"/>
          </w:rPr>
          <w:delText>Since patients with</w:delText>
        </w:r>
        <w:r w:rsidR="00580470" w:rsidRPr="00DB6D77" w:rsidDel="00C87B4C">
          <w:rPr>
            <w:rFonts w:ascii="Roboto" w:hAnsi="Roboto"/>
            <w:sz w:val="22"/>
            <w:szCs w:val="22"/>
          </w:rPr>
          <w:delText xml:space="preserve"> non-sarcomeric HCM also had</w:delText>
        </w:r>
      </w:del>
      <w:r w:rsidR="00580470" w:rsidRPr="00DB6D77">
        <w:rPr>
          <w:rFonts w:ascii="Roboto" w:hAnsi="Roboto"/>
          <w:sz w:val="22"/>
          <w:szCs w:val="22"/>
        </w:rPr>
        <w:t xml:space="preserve"> a higher burden of cardiovascular risk factors, we</w:t>
      </w:r>
      <w:ins w:id="93" w:author="Christoffer Vissing" w:date="2023-09-28T14:12:00Z">
        <w:r w:rsidR="00071707">
          <w:rPr>
            <w:rFonts w:ascii="Roboto" w:hAnsi="Roboto"/>
            <w:sz w:val="22"/>
            <w:szCs w:val="22"/>
          </w:rPr>
          <w:t xml:space="preserve"> performed Cox regression</w:t>
        </w:r>
      </w:ins>
      <w:del w:id="94" w:author="Christoffer Vissing" w:date="2023-09-28T14:12:00Z">
        <w:r w:rsidR="00580470" w:rsidRPr="00DB6D77" w:rsidDel="00071707">
          <w:rPr>
            <w:rFonts w:ascii="Roboto" w:hAnsi="Roboto"/>
            <w:sz w:val="22"/>
            <w:szCs w:val="22"/>
          </w:rPr>
          <w:delText xml:space="preserve"> evaluated the time to LV obstruction</w:delText>
        </w:r>
      </w:del>
      <w:r w:rsidR="00580470" w:rsidRPr="00DB6D77">
        <w:rPr>
          <w:rFonts w:ascii="Roboto" w:hAnsi="Roboto"/>
          <w:sz w:val="22"/>
          <w:szCs w:val="22"/>
        </w:rPr>
        <w:t xml:space="preserve"> </w:t>
      </w:r>
      <w:del w:id="95" w:author="Christoffer Vissing" w:date="2023-08-22T11:43:00Z">
        <w:r w:rsidR="00580470" w:rsidRPr="00DB6D77" w:rsidDel="00C87B4C">
          <w:rPr>
            <w:rFonts w:ascii="Roboto" w:hAnsi="Roboto"/>
            <w:sz w:val="22"/>
            <w:szCs w:val="22"/>
          </w:rPr>
          <w:delText xml:space="preserve">from first echocardiography in SHaRe, </w:delText>
        </w:r>
      </w:del>
      <w:r w:rsidR="00580470" w:rsidRPr="00DB6D77">
        <w:rPr>
          <w:rFonts w:ascii="Roboto" w:hAnsi="Roboto"/>
          <w:sz w:val="22"/>
          <w:szCs w:val="22"/>
        </w:rPr>
        <w:t xml:space="preserve">adjusted for age at HCM diagnosis, sex, presence of hypertension or obesity and being </w:t>
      </w:r>
      <w:del w:id="96" w:author="Christoffer Vissing" w:date="2023-09-28T14:12:00Z">
        <w:r w:rsidR="00833357" w:rsidDel="00071707">
          <w:rPr>
            <w:rFonts w:ascii="Roboto" w:hAnsi="Roboto"/>
            <w:sz w:val="22"/>
            <w:szCs w:val="22"/>
          </w:rPr>
          <w:delText>the family’s</w:delText>
        </w:r>
      </w:del>
      <w:ins w:id="97" w:author="Christoffer Vissing" w:date="2023-09-28T14:12:00Z">
        <w:r w:rsidR="00071707">
          <w:rPr>
            <w:rFonts w:ascii="Roboto" w:hAnsi="Roboto"/>
            <w:sz w:val="22"/>
            <w:szCs w:val="22"/>
          </w:rPr>
          <w:t>a</w:t>
        </w:r>
      </w:ins>
      <w:r w:rsidR="00580470" w:rsidRPr="00DB6D77">
        <w:rPr>
          <w:rFonts w:ascii="Roboto" w:hAnsi="Roboto"/>
          <w:sz w:val="22"/>
          <w:szCs w:val="22"/>
        </w:rPr>
        <w:t xml:space="preserve"> proband</w:t>
      </w:r>
      <w:r w:rsidR="00833357">
        <w:rPr>
          <w:rFonts w:ascii="Roboto" w:hAnsi="Roboto"/>
          <w:sz w:val="22"/>
          <w:szCs w:val="22"/>
        </w:rPr>
        <w:t>.</w:t>
      </w:r>
      <w:del w:id="98" w:author="Christoffer Vissing" w:date="2023-08-22T11:43:00Z">
        <w:r w:rsidR="00833357" w:rsidDel="00C87B4C">
          <w:rPr>
            <w:rFonts w:ascii="Roboto" w:hAnsi="Roboto"/>
            <w:sz w:val="22"/>
            <w:szCs w:val="22"/>
          </w:rPr>
          <w:delText xml:space="preserve"> </w:delText>
        </w:r>
      </w:del>
      <w:r w:rsidR="00580470" w:rsidRPr="00DB6D77">
        <w:rPr>
          <w:rFonts w:ascii="Roboto" w:hAnsi="Roboto"/>
          <w:sz w:val="22"/>
          <w:szCs w:val="22"/>
        </w:rPr>
        <w:t xml:space="preserve"> </w:t>
      </w:r>
      <w:r w:rsidR="00833357">
        <w:rPr>
          <w:rFonts w:ascii="Roboto" w:hAnsi="Roboto"/>
          <w:sz w:val="22"/>
          <w:szCs w:val="22"/>
        </w:rPr>
        <w:t>Patients with</w:t>
      </w:r>
      <w:r w:rsidR="00580470" w:rsidRPr="00DB6D77">
        <w:rPr>
          <w:rFonts w:ascii="Roboto" w:hAnsi="Roboto"/>
          <w:sz w:val="22"/>
          <w:szCs w:val="22"/>
        </w:rPr>
        <w:t xml:space="preserve"> non-</w:t>
      </w:r>
      <w:proofErr w:type="spellStart"/>
      <w:r w:rsidR="00580470" w:rsidRPr="00DB6D77">
        <w:rPr>
          <w:rFonts w:ascii="Roboto" w:hAnsi="Roboto"/>
          <w:sz w:val="22"/>
          <w:szCs w:val="22"/>
        </w:rPr>
        <w:t>sarcomeric</w:t>
      </w:r>
      <w:proofErr w:type="spellEnd"/>
      <w:r w:rsidR="00580470" w:rsidRPr="00DB6D77">
        <w:rPr>
          <w:rFonts w:ascii="Roboto" w:hAnsi="Roboto"/>
          <w:sz w:val="22"/>
          <w:szCs w:val="22"/>
        </w:rPr>
        <w:t xml:space="preserve"> HCM </w:t>
      </w:r>
      <w:r w:rsidR="00833357">
        <w:rPr>
          <w:rFonts w:ascii="Roboto" w:hAnsi="Roboto"/>
          <w:sz w:val="22"/>
          <w:szCs w:val="22"/>
        </w:rPr>
        <w:t>had</w:t>
      </w:r>
      <w:r w:rsidR="00580470" w:rsidRPr="00DB6D77">
        <w:rPr>
          <w:rFonts w:ascii="Roboto" w:hAnsi="Roboto"/>
          <w:sz w:val="22"/>
          <w:szCs w:val="22"/>
        </w:rPr>
        <w:t xml:space="preserve"> an adjusted HR of 1.59 (CI: 1.32-1.92)</w:t>
      </w:r>
      <w:r w:rsidR="00833357">
        <w:rPr>
          <w:rFonts w:ascii="Roboto" w:hAnsi="Roboto"/>
          <w:sz w:val="22"/>
          <w:szCs w:val="22"/>
        </w:rPr>
        <w:t xml:space="preserve"> for the presence of obstructive physiology</w:t>
      </w:r>
      <w:r w:rsidR="00580470" w:rsidRPr="00DB6D77">
        <w:rPr>
          <w:rFonts w:ascii="Roboto" w:hAnsi="Roboto"/>
          <w:sz w:val="22"/>
          <w:szCs w:val="22"/>
        </w:rPr>
        <w:t>.</w:t>
      </w:r>
    </w:p>
    <w:p w14:paraId="63EA836F" w14:textId="77777777" w:rsidR="002834B5" w:rsidRPr="0003136F" w:rsidRDefault="00FC5FC2" w:rsidP="00BF182A">
      <w:pPr>
        <w:spacing w:line="480" w:lineRule="auto"/>
        <w:rPr>
          <w:rFonts w:ascii="Roboto" w:hAnsi="Roboto"/>
          <w:i/>
          <w:iCs/>
          <w:sz w:val="22"/>
          <w:szCs w:val="22"/>
        </w:rPr>
      </w:pPr>
      <w:r w:rsidRPr="0003136F">
        <w:rPr>
          <w:rFonts w:ascii="Roboto" w:hAnsi="Roboto"/>
          <w:i/>
          <w:iCs/>
          <w:sz w:val="22"/>
          <w:szCs w:val="22"/>
        </w:rPr>
        <w:t>Cardiac arrhythmias</w:t>
      </w:r>
    </w:p>
    <w:p w14:paraId="36C11DBB" w14:textId="297929D2" w:rsidR="00696771" w:rsidRDefault="00580470" w:rsidP="001D711A">
      <w:pPr>
        <w:spacing w:line="480" w:lineRule="auto"/>
        <w:rPr>
          <w:rFonts w:ascii="Roboto" w:hAnsi="Roboto"/>
          <w:sz w:val="22"/>
          <w:szCs w:val="22"/>
        </w:rPr>
      </w:pPr>
      <w:r w:rsidRPr="00DB6D77">
        <w:rPr>
          <w:rFonts w:ascii="Roboto" w:hAnsi="Roboto"/>
          <w:sz w:val="22"/>
          <w:szCs w:val="22"/>
        </w:rPr>
        <w:t xml:space="preserve">The incidence of atrial fibrillation was evaluated </w:t>
      </w:r>
      <w:r w:rsidR="00833357">
        <w:rPr>
          <w:rFonts w:ascii="Roboto" w:hAnsi="Roboto"/>
          <w:sz w:val="22"/>
          <w:szCs w:val="22"/>
        </w:rPr>
        <w:t>over</w:t>
      </w:r>
      <w:r w:rsidRPr="00DB6D77">
        <w:rPr>
          <w:rFonts w:ascii="Roboto" w:hAnsi="Roboto"/>
          <w:sz w:val="22"/>
          <w:szCs w:val="22"/>
        </w:rPr>
        <w:t xml:space="preserve"> 29</w:t>
      </w:r>
      <w:r w:rsidR="00833357">
        <w:rPr>
          <w:rFonts w:ascii="Roboto" w:hAnsi="Roboto"/>
          <w:sz w:val="22"/>
          <w:szCs w:val="22"/>
        </w:rPr>
        <w:t>,</w:t>
      </w:r>
      <w:r w:rsidRPr="00DB6D77">
        <w:rPr>
          <w:rFonts w:ascii="Roboto" w:hAnsi="Roboto"/>
          <w:sz w:val="22"/>
          <w:szCs w:val="22"/>
        </w:rPr>
        <w:t>923 person-years of follow-up in 4270 patients</w:t>
      </w:r>
      <w:r w:rsidR="00105422">
        <w:rPr>
          <w:rFonts w:ascii="Roboto" w:hAnsi="Roboto"/>
          <w:sz w:val="22"/>
          <w:szCs w:val="22"/>
        </w:rPr>
        <w:t xml:space="preserve"> without</w:t>
      </w:r>
      <w:r w:rsidRPr="00DB6D77">
        <w:rPr>
          <w:rFonts w:ascii="Roboto" w:hAnsi="Roboto"/>
          <w:sz w:val="22"/>
          <w:szCs w:val="22"/>
        </w:rPr>
        <w:t xml:space="preserve"> atrial fibrillation at baseline. </w:t>
      </w:r>
      <w:commentRangeStart w:id="99"/>
      <w:commentRangeStart w:id="100"/>
      <w:r w:rsidRPr="00DB6D77">
        <w:rPr>
          <w:rFonts w:ascii="Roboto" w:hAnsi="Roboto"/>
          <w:sz w:val="22"/>
          <w:szCs w:val="22"/>
        </w:rPr>
        <w:t xml:space="preserve">The cumulative incidence </w:t>
      </w:r>
      <w:commentRangeEnd w:id="99"/>
      <w:r w:rsidR="00107191">
        <w:rPr>
          <w:rStyle w:val="Kommentarhenvisning"/>
        </w:rPr>
        <w:commentReference w:id="99"/>
      </w:r>
      <w:commentRangeEnd w:id="100"/>
      <w:r w:rsidR="00ED0AEE">
        <w:rPr>
          <w:rStyle w:val="Kommentarhenvisning"/>
        </w:rPr>
        <w:commentReference w:id="100"/>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sidR="00D3112F">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sidR="00F9152D">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ins w:id="101" w:author="Christoffer Vissing" w:date="2023-08-22T11:33:00Z">
        <w:r w:rsidR="00353802">
          <w:rPr>
            <w:rFonts w:ascii="Roboto" w:hAnsi="Roboto"/>
            <w:sz w:val="22"/>
            <w:szCs w:val="22"/>
          </w:rPr>
          <w:lastRenderedPageBreak/>
          <w:t xml:space="preserve">To account, for factors </w:t>
        </w:r>
      </w:ins>
      <w:ins w:id="102" w:author="Christoffer Vissing" w:date="2023-09-04T14:21:00Z">
        <w:r w:rsidR="007F51E8">
          <w:rPr>
            <w:rFonts w:ascii="Roboto" w:hAnsi="Roboto"/>
            <w:sz w:val="22"/>
            <w:szCs w:val="22"/>
          </w:rPr>
          <w:t xml:space="preserve">associated with </w:t>
        </w:r>
      </w:ins>
      <w:ins w:id="103" w:author="Christoffer Vissing" w:date="2023-09-04T14:22:00Z">
        <w:r w:rsidR="007F51E8">
          <w:rPr>
            <w:rFonts w:ascii="Roboto" w:hAnsi="Roboto"/>
            <w:sz w:val="22"/>
            <w:szCs w:val="22"/>
          </w:rPr>
          <w:t xml:space="preserve">developing </w:t>
        </w:r>
      </w:ins>
      <w:ins w:id="104" w:author="Christoffer Vissing" w:date="2023-09-04T14:21:00Z">
        <w:r w:rsidR="007F51E8">
          <w:rPr>
            <w:rFonts w:ascii="Roboto" w:hAnsi="Roboto"/>
            <w:sz w:val="22"/>
            <w:szCs w:val="22"/>
          </w:rPr>
          <w:t>atrial fibrillation</w:t>
        </w:r>
      </w:ins>
      <w:ins w:id="105" w:author="Christoffer Vissing" w:date="2023-08-22T11:34:00Z">
        <w:r w:rsidR="00353802">
          <w:rPr>
            <w:rFonts w:ascii="Roboto" w:hAnsi="Roboto"/>
            <w:sz w:val="22"/>
            <w:szCs w:val="22"/>
          </w:rPr>
          <w:t xml:space="preserve">, we performed multiple Cox proportional hazards models adjusting for </w:t>
        </w:r>
      </w:ins>
      <w:ins w:id="106" w:author="Christoffer Vissing" w:date="2023-09-04T14:22:00Z">
        <w:r w:rsidR="007F51E8">
          <w:rPr>
            <w:rFonts w:ascii="Roboto" w:hAnsi="Roboto"/>
            <w:sz w:val="22"/>
            <w:szCs w:val="22"/>
          </w:rPr>
          <w:t>age, obesity and hypertension. In this analysis,</w:t>
        </w:r>
      </w:ins>
      <w:ins w:id="107" w:author="Christoffer Vissing" w:date="2023-08-22T11:34:00Z">
        <w:r w:rsidR="00353802">
          <w:rPr>
            <w:rFonts w:ascii="Roboto" w:hAnsi="Roboto"/>
            <w:sz w:val="22"/>
            <w:szCs w:val="22"/>
          </w:rPr>
          <w:t xml:space="preserve"> having </w:t>
        </w:r>
        <w:proofErr w:type="spellStart"/>
        <w:r w:rsidR="00353802">
          <w:rPr>
            <w:rFonts w:ascii="Roboto" w:hAnsi="Roboto"/>
            <w:sz w:val="22"/>
            <w:szCs w:val="22"/>
          </w:rPr>
          <w:t>sarcomeric</w:t>
        </w:r>
        <w:proofErr w:type="spellEnd"/>
        <w:r w:rsidR="00353802">
          <w:rPr>
            <w:rFonts w:ascii="Roboto" w:hAnsi="Roboto"/>
            <w:sz w:val="22"/>
            <w:szCs w:val="22"/>
          </w:rPr>
          <w:t xml:space="preserve"> HCM was associat</w:t>
        </w:r>
      </w:ins>
      <w:ins w:id="108" w:author="Christoffer Vissing" w:date="2023-08-22T11:35:00Z">
        <w:r w:rsidR="00353802">
          <w:rPr>
            <w:rFonts w:ascii="Roboto" w:hAnsi="Roboto"/>
            <w:sz w:val="22"/>
            <w:szCs w:val="22"/>
          </w:rPr>
          <w:t>ed with a HR of 1.41 (CI: 1.18 to 1.67, p=0.0001)</w:t>
        </w:r>
      </w:ins>
      <w:ins w:id="109" w:author="Christoffer Vissing" w:date="2023-08-22T11:36:00Z">
        <w:r w:rsidR="00353802">
          <w:rPr>
            <w:rFonts w:ascii="Roboto" w:hAnsi="Roboto"/>
            <w:sz w:val="22"/>
            <w:szCs w:val="22"/>
          </w:rPr>
          <w:t xml:space="preserve"> for developing </w:t>
        </w:r>
        <w:r w:rsidR="00C87B4C">
          <w:rPr>
            <w:rFonts w:ascii="Roboto" w:hAnsi="Roboto"/>
            <w:sz w:val="22"/>
            <w:szCs w:val="22"/>
          </w:rPr>
          <w:t xml:space="preserve">atrial fibrillation. </w:t>
        </w:r>
      </w:ins>
      <w:commentRangeStart w:id="110"/>
      <w:del w:id="111" w:author="Christoffer Vissing" w:date="2023-08-22T11:37:00Z">
        <w:r w:rsidR="006D0A92" w:rsidDel="00C87B4C">
          <w:rPr>
            <w:rFonts w:ascii="Roboto" w:hAnsi="Roboto"/>
            <w:sz w:val="22"/>
            <w:szCs w:val="22"/>
          </w:rPr>
          <w:delText>To account for the older age of patients with non-sarcomeric HCM</w:delText>
        </w:r>
        <w:commentRangeEnd w:id="110"/>
        <w:r w:rsidR="00107191" w:rsidDel="00C87B4C">
          <w:rPr>
            <w:rStyle w:val="Kommentarhenvisning"/>
          </w:rPr>
          <w:commentReference w:id="110"/>
        </w:r>
      </w:del>
      <w:ins w:id="112" w:author="Christoffer Vissing" w:date="2023-08-22T11:37:00Z">
        <w:r w:rsidR="00C87B4C">
          <w:rPr>
            <w:rFonts w:ascii="Roboto" w:hAnsi="Roboto"/>
            <w:sz w:val="22"/>
            <w:szCs w:val="22"/>
          </w:rPr>
          <w:t>Next</w:t>
        </w:r>
      </w:ins>
      <w:r w:rsidR="006D0A92">
        <w:rPr>
          <w:rFonts w:ascii="Roboto" w:hAnsi="Roboto"/>
          <w:sz w:val="22"/>
          <w:szCs w:val="22"/>
        </w:rPr>
        <w:t>, we calculated</w:t>
      </w:r>
      <w:r w:rsidRPr="00DB6D77">
        <w:rPr>
          <w:rFonts w:ascii="Roboto" w:hAnsi="Roboto"/>
          <w:sz w:val="22"/>
          <w:szCs w:val="22"/>
        </w:rPr>
        <w:t xml:space="preserve"> the age-specific incidence of atrial fibrillation </w:t>
      </w:r>
      <w:r w:rsidR="006D0A92">
        <w:rPr>
          <w:rFonts w:ascii="Roboto" w:hAnsi="Roboto"/>
          <w:sz w:val="22"/>
          <w:szCs w:val="22"/>
        </w:rPr>
        <w:t>and found this to be</w:t>
      </w:r>
      <w:r w:rsidR="0003136F">
        <w:rPr>
          <w:rFonts w:ascii="Roboto" w:hAnsi="Roboto"/>
          <w:sz w:val="22"/>
          <w:szCs w:val="22"/>
        </w:rPr>
        <w:t xml:space="preserve"> </w:t>
      </w:r>
      <w:r w:rsidR="006D0A92">
        <w:rPr>
          <w:rFonts w:ascii="Roboto" w:hAnsi="Roboto"/>
          <w:sz w:val="22"/>
          <w:szCs w:val="22"/>
        </w:rPr>
        <w:t>significantly</w:t>
      </w:r>
      <w:r w:rsidR="006D0A92" w:rsidRPr="00DB6D77">
        <w:rPr>
          <w:rFonts w:ascii="Roboto" w:hAnsi="Roboto"/>
          <w:sz w:val="22"/>
          <w:szCs w:val="22"/>
        </w:rPr>
        <w:t xml:space="preserve"> </w:t>
      </w:r>
      <w:r w:rsidRPr="00DB6D77">
        <w:rPr>
          <w:rFonts w:ascii="Roboto" w:hAnsi="Roboto"/>
          <w:sz w:val="22"/>
          <w:szCs w:val="22"/>
        </w:rPr>
        <w:t xml:space="preserve">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sidR="00F9152D">
        <w:rPr>
          <w:rFonts w:ascii="Roboto" w:hAnsi="Roboto"/>
          <w:b/>
          <w:bCs/>
          <w:sz w:val="22"/>
          <w:szCs w:val="22"/>
        </w:rPr>
        <w:t>2</w:t>
      </w:r>
      <w:r w:rsidR="00BE15DA">
        <w:rPr>
          <w:rFonts w:ascii="Roboto" w:hAnsi="Roboto"/>
          <w:b/>
          <w:bCs/>
          <w:sz w:val="22"/>
          <w:szCs w:val="22"/>
        </w:rPr>
        <w:t>c</w:t>
      </w:r>
      <w:r w:rsidRPr="00DB6D77">
        <w:rPr>
          <w:rFonts w:ascii="Roboto" w:hAnsi="Roboto"/>
          <w:sz w:val="22"/>
          <w:szCs w:val="22"/>
        </w:rPr>
        <w:t>)</w:t>
      </w:r>
      <w:ins w:id="113" w:author="Christoffer Vissing" w:date="2023-10-09T14:29:00Z">
        <w:r w:rsidR="0041170E">
          <w:rPr>
            <w:rFonts w:ascii="Roboto" w:hAnsi="Roboto"/>
            <w:sz w:val="22"/>
            <w:szCs w:val="22"/>
          </w:rPr>
          <w:t xml:space="preserve">, with an </w:t>
        </w:r>
        <w:r w:rsidR="0041170E">
          <w:rPr>
            <w:rFonts w:ascii="Roboto" w:hAnsi="Roboto"/>
            <w:sz w:val="22"/>
            <w:szCs w:val="22"/>
          </w:rPr>
          <w:t xml:space="preserve">age-standardized incidence ratio of 1.34 (CI: 1.21 to 1.47, p &lt;0.0001) for atrial fibrillation in </w:t>
        </w:r>
        <w:proofErr w:type="spellStart"/>
        <w:r w:rsidR="0041170E">
          <w:rPr>
            <w:rFonts w:ascii="Roboto" w:hAnsi="Roboto"/>
            <w:sz w:val="22"/>
            <w:szCs w:val="22"/>
          </w:rPr>
          <w:t>sarcomeric</w:t>
        </w:r>
        <w:proofErr w:type="spellEnd"/>
        <w:r w:rsidR="0041170E">
          <w:rPr>
            <w:rFonts w:ascii="Roboto" w:hAnsi="Roboto"/>
            <w:sz w:val="22"/>
            <w:szCs w:val="22"/>
          </w:rPr>
          <w:t xml:space="preserve"> HCM</w:t>
        </w:r>
      </w:ins>
      <w:del w:id="114" w:author="Christoffer Vissing" w:date="2023-10-09T14:29:00Z">
        <w:r w:rsidR="00C855CA" w:rsidDel="0041170E">
          <w:rPr>
            <w:rFonts w:ascii="Roboto" w:hAnsi="Roboto"/>
            <w:sz w:val="22"/>
            <w:szCs w:val="22"/>
          </w:rPr>
          <w:delText xml:space="preserve">. The </w:delText>
        </w:r>
        <w:r w:rsidRPr="00DB6D77" w:rsidDel="0041170E">
          <w:rPr>
            <w:rFonts w:ascii="Roboto" w:hAnsi="Roboto"/>
            <w:sz w:val="22"/>
            <w:szCs w:val="22"/>
          </w:rPr>
          <w:delText xml:space="preserve">age-standardized incidence rate of atrial fibrillation </w:delText>
        </w:r>
        <w:r w:rsidR="00C855CA" w:rsidDel="0041170E">
          <w:rPr>
            <w:rFonts w:ascii="Roboto" w:hAnsi="Roboto"/>
            <w:sz w:val="22"/>
            <w:szCs w:val="22"/>
          </w:rPr>
          <w:delText>was</w:delText>
        </w:r>
        <w:r w:rsidRPr="00DB6D77" w:rsidDel="0041170E">
          <w:rPr>
            <w:rFonts w:ascii="Roboto" w:hAnsi="Roboto"/>
            <w:sz w:val="22"/>
            <w:szCs w:val="22"/>
          </w:rPr>
          <w:delText xml:space="preserve"> </w:delText>
        </w:r>
      </w:del>
      <w:ins w:id="115" w:author="Christoffer Vissing" w:date="2023-10-09T14:29:00Z">
        <w:r w:rsidR="0041170E">
          <w:rPr>
            <w:rFonts w:ascii="Roboto" w:hAnsi="Roboto"/>
            <w:sz w:val="22"/>
            <w:szCs w:val="22"/>
          </w:rPr>
          <w:t xml:space="preserve"> (</w:t>
        </w:r>
      </w:ins>
      <w:r w:rsidRPr="00DB6D77">
        <w:rPr>
          <w:rFonts w:ascii="Roboto" w:hAnsi="Roboto"/>
          <w:sz w:val="22"/>
          <w:szCs w:val="22"/>
        </w:rPr>
        <w:t xml:space="preserve">27 </w:t>
      </w:r>
      <w:ins w:id="116" w:author="Christoffer Vissing" w:date="2023-10-09T14:30:00Z">
        <w:r w:rsidR="0041170E">
          <w:rPr>
            <w:rFonts w:ascii="Roboto" w:hAnsi="Roboto"/>
            <w:sz w:val="22"/>
            <w:szCs w:val="22"/>
          </w:rPr>
          <w:t>[</w:t>
        </w:r>
      </w:ins>
      <w:del w:id="117" w:author="Christoffer Vissing" w:date="2023-10-09T14:30:00Z">
        <w:r w:rsidR="00F9152D" w:rsidDel="0041170E">
          <w:rPr>
            <w:rFonts w:ascii="Roboto" w:hAnsi="Roboto"/>
            <w:sz w:val="22"/>
            <w:szCs w:val="22"/>
          </w:rPr>
          <w:delText>(</w:delText>
        </w:r>
      </w:del>
      <w:r w:rsidRPr="00DB6D77">
        <w:rPr>
          <w:rFonts w:ascii="Roboto" w:hAnsi="Roboto"/>
          <w:sz w:val="22"/>
          <w:szCs w:val="22"/>
        </w:rPr>
        <w:t>CI 24-30</w:t>
      </w:r>
      <w:ins w:id="118" w:author="Christoffer Vissing" w:date="2023-10-09T14:30:00Z">
        <w:r w:rsidR="0041170E">
          <w:rPr>
            <w:rFonts w:ascii="Roboto" w:hAnsi="Roboto"/>
            <w:sz w:val="22"/>
            <w:szCs w:val="22"/>
          </w:rPr>
          <w:t>]</w:t>
        </w:r>
      </w:ins>
      <w:del w:id="119" w:author="Christoffer Vissing" w:date="2023-10-09T14:30:00Z">
        <w:r w:rsidRPr="00DB6D77" w:rsidDel="0041170E">
          <w:rPr>
            <w:rFonts w:ascii="Roboto" w:hAnsi="Roboto"/>
            <w:sz w:val="22"/>
            <w:szCs w:val="22"/>
          </w:rPr>
          <w:delText>)</w:delText>
        </w:r>
      </w:del>
      <w:r w:rsidR="00C855CA">
        <w:rPr>
          <w:rFonts w:ascii="Roboto" w:hAnsi="Roboto"/>
          <w:sz w:val="22"/>
          <w:szCs w:val="22"/>
        </w:rPr>
        <w:t xml:space="preserve"> </w:t>
      </w:r>
      <w:del w:id="120" w:author="Christoffer Vissing" w:date="2023-10-09T14:30:00Z">
        <w:r w:rsidR="00C855CA" w:rsidDel="0041170E">
          <w:rPr>
            <w:rFonts w:ascii="Roboto" w:hAnsi="Roboto"/>
            <w:sz w:val="22"/>
            <w:szCs w:val="22"/>
          </w:rPr>
          <w:delText>in sarcomeric HCM</w:delText>
        </w:r>
        <w:r w:rsidR="00F9152D" w:rsidDel="0041170E">
          <w:rPr>
            <w:rFonts w:ascii="Roboto" w:hAnsi="Roboto"/>
            <w:sz w:val="22"/>
            <w:szCs w:val="22"/>
          </w:rPr>
          <w:delText xml:space="preserve"> </w:delText>
        </w:r>
      </w:del>
      <w:r w:rsidR="003323F6">
        <w:rPr>
          <w:rFonts w:ascii="Roboto" w:hAnsi="Roboto"/>
          <w:sz w:val="22"/>
          <w:szCs w:val="22"/>
        </w:rPr>
        <w:t>versus</w:t>
      </w:r>
      <w:r w:rsidR="00F9152D">
        <w:rPr>
          <w:rFonts w:ascii="Roboto" w:hAnsi="Roboto"/>
          <w:sz w:val="22"/>
          <w:szCs w:val="22"/>
        </w:rPr>
        <w:t xml:space="preserve"> </w:t>
      </w:r>
      <w:r w:rsidR="00056EEB">
        <w:rPr>
          <w:rFonts w:ascii="Roboto" w:hAnsi="Roboto"/>
          <w:sz w:val="22"/>
          <w:szCs w:val="22"/>
        </w:rPr>
        <w:t xml:space="preserve">21 </w:t>
      </w:r>
      <w:del w:id="121" w:author="Christoffer Vissing" w:date="2023-10-09T14:30:00Z">
        <w:r w:rsidR="00056EEB" w:rsidDel="0041170E">
          <w:rPr>
            <w:rFonts w:ascii="Roboto" w:hAnsi="Roboto"/>
            <w:sz w:val="22"/>
            <w:szCs w:val="22"/>
          </w:rPr>
          <w:delText>(</w:delText>
        </w:r>
      </w:del>
      <w:ins w:id="122" w:author="Christoffer Vissing" w:date="2023-10-09T14:30:00Z">
        <w:r w:rsidR="0041170E">
          <w:rPr>
            <w:rFonts w:ascii="Roboto" w:hAnsi="Roboto"/>
            <w:sz w:val="22"/>
            <w:szCs w:val="22"/>
          </w:rPr>
          <w:t>[</w:t>
        </w:r>
      </w:ins>
      <w:r w:rsidR="00056EEB" w:rsidRPr="00DB6D77">
        <w:rPr>
          <w:rFonts w:ascii="Roboto" w:hAnsi="Roboto"/>
          <w:sz w:val="22"/>
          <w:szCs w:val="22"/>
        </w:rPr>
        <w:t>CI: 19-24</w:t>
      </w:r>
      <w:ins w:id="123" w:author="Christoffer Vissing" w:date="2023-10-09T14:30:00Z">
        <w:r w:rsidR="0041170E">
          <w:rPr>
            <w:rFonts w:ascii="Roboto" w:hAnsi="Roboto"/>
            <w:sz w:val="22"/>
            <w:szCs w:val="22"/>
          </w:rPr>
          <w:t>]</w:t>
        </w:r>
      </w:ins>
      <w:del w:id="124" w:author="Christoffer Vissing" w:date="2023-10-09T14:30:00Z">
        <w:r w:rsidR="00056EEB" w:rsidDel="0041170E">
          <w:rPr>
            <w:rFonts w:ascii="Roboto" w:hAnsi="Roboto"/>
            <w:sz w:val="22"/>
            <w:szCs w:val="22"/>
          </w:rPr>
          <w:delText>)</w:delText>
        </w:r>
      </w:del>
      <w:r w:rsidR="00056EEB">
        <w:rPr>
          <w:rFonts w:ascii="Roboto" w:hAnsi="Roboto"/>
          <w:sz w:val="22"/>
          <w:szCs w:val="22"/>
        </w:rPr>
        <w:t xml:space="preserve"> </w:t>
      </w:r>
      <w:del w:id="125" w:author="Christoffer Vissing" w:date="2023-10-09T14:30:00Z">
        <w:r w:rsidR="00C855CA" w:rsidDel="0041170E">
          <w:rPr>
            <w:rFonts w:ascii="Roboto" w:hAnsi="Roboto"/>
            <w:sz w:val="22"/>
            <w:szCs w:val="22"/>
          </w:rPr>
          <w:delText xml:space="preserve">for non-sarcomeric HCM </w:delText>
        </w:r>
      </w:del>
      <w:r w:rsidR="00056EEB" w:rsidRPr="00DB6D77">
        <w:rPr>
          <w:rFonts w:ascii="Roboto" w:hAnsi="Roboto"/>
          <w:sz w:val="22"/>
          <w:szCs w:val="22"/>
        </w:rPr>
        <w:t>per</w:t>
      </w:r>
      <w:r w:rsidR="00056EEB">
        <w:rPr>
          <w:rFonts w:ascii="Roboto" w:hAnsi="Roboto"/>
          <w:sz w:val="22"/>
          <w:szCs w:val="22"/>
        </w:rPr>
        <w:t xml:space="preserve"> 100</w:t>
      </w:r>
      <w:r w:rsidR="00F14A52">
        <w:rPr>
          <w:rFonts w:ascii="Roboto" w:hAnsi="Roboto"/>
          <w:sz w:val="22"/>
          <w:szCs w:val="22"/>
        </w:rPr>
        <w:t>0</w:t>
      </w:r>
      <w:r w:rsidR="00056EEB" w:rsidRPr="00DB6D77">
        <w:rPr>
          <w:rFonts w:ascii="Roboto" w:hAnsi="Roboto"/>
          <w:sz w:val="22"/>
          <w:szCs w:val="22"/>
        </w:rPr>
        <w:t xml:space="preserve"> person-year</w:t>
      </w:r>
      <w:r w:rsidR="00C855CA">
        <w:rPr>
          <w:rFonts w:ascii="Roboto" w:hAnsi="Roboto"/>
          <w:sz w:val="22"/>
          <w:szCs w:val="22"/>
        </w:rPr>
        <w:t>s</w:t>
      </w:r>
      <w:ins w:id="126" w:author="Christoffer Vissing" w:date="2023-10-09T14:30:00Z">
        <w:r w:rsidR="0041170E">
          <w:rPr>
            <w:rFonts w:ascii="Roboto" w:hAnsi="Roboto"/>
            <w:sz w:val="22"/>
            <w:szCs w:val="22"/>
          </w:rPr>
          <w:t>)</w:t>
        </w:r>
      </w:ins>
      <w:r w:rsidR="00C855CA">
        <w:rPr>
          <w:rFonts w:ascii="Roboto" w:hAnsi="Roboto"/>
          <w:sz w:val="22"/>
          <w:szCs w:val="22"/>
        </w:rPr>
        <w:t xml:space="preserve">. </w:t>
      </w:r>
      <w:del w:id="127" w:author="Christoffer Vissing" w:date="2023-10-09T14:30:00Z">
        <w:r w:rsidR="00C855CA" w:rsidDel="0041170E">
          <w:rPr>
            <w:rFonts w:ascii="Roboto" w:hAnsi="Roboto"/>
            <w:sz w:val="22"/>
            <w:szCs w:val="22"/>
          </w:rPr>
          <w:delText>This corresponds</w:delText>
        </w:r>
        <w:r w:rsidR="00D7731C" w:rsidDel="0041170E">
          <w:rPr>
            <w:rFonts w:ascii="Roboto" w:hAnsi="Roboto"/>
            <w:sz w:val="22"/>
            <w:szCs w:val="22"/>
          </w:rPr>
          <w:delText xml:space="preserve"> to a</w:delText>
        </w:r>
        <w:r w:rsidR="00C9056B" w:rsidDel="0041170E">
          <w:rPr>
            <w:rFonts w:ascii="Roboto" w:hAnsi="Roboto"/>
            <w:sz w:val="22"/>
            <w:szCs w:val="22"/>
          </w:rPr>
          <w:delText>n</w:delText>
        </w:r>
      </w:del>
      <w:del w:id="128" w:author="Christoffer Vissing" w:date="2023-10-09T14:29:00Z">
        <w:r w:rsidR="00105422" w:rsidDel="0041170E">
          <w:rPr>
            <w:rFonts w:ascii="Roboto" w:hAnsi="Roboto"/>
            <w:sz w:val="22"/>
            <w:szCs w:val="22"/>
          </w:rPr>
          <w:delText xml:space="preserve"> age-</w:delText>
        </w:r>
        <w:r w:rsidR="00D7731C" w:rsidDel="0041170E">
          <w:rPr>
            <w:rFonts w:ascii="Roboto" w:hAnsi="Roboto"/>
            <w:sz w:val="22"/>
            <w:szCs w:val="22"/>
          </w:rPr>
          <w:delText>standardized incidence ratio of 1.34 (CI: 1.21 to 1.47, p &lt;0.0001)</w:delText>
        </w:r>
        <w:r w:rsidR="00B136D1" w:rsidDel="0041170E">
          <w:rPr>
            <w:rFonts w:ascii="Roboto" w:hAnsi="Roboto"/>
            <w:sz w:val="22"/>
            <w:szCs w:val="22"/>
          </w:rPr>
          <w:delText xml:space="preserve"> for atrial fibrillation in sarcomeric HCM</w:delText>
        </w:r>
      </w:del>
      <w:del w:id="129" w:author="Christoffer Vissing" w:date="2023-10-09T14:30:00Z">
        <w:r w:rsidRPr="00DB6D77" w:rsidDel="0041170E">
          <w:rPr>
            <w:rFonts w:ascii="Roboto" w:hAnsi="Roboto"/>
            <w:sz w:val="22"/>
            <w:szCs w:val="22"/>
          </w:rPr>
          <w:delText xml:space="preserve">. </w:delText>
        </w:r>
      </w:del>
    </w:p>
    <w:p w14:paraId="299E51B2" w14:textId="544377A4" w:rsidR="00AE4D82" w:rsidRDefault="00FC5FC2"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35</w:t>
      </w:r>
      <w:r w:rsidR="00C9056B">
        <w:rPr>
          <w:rFonts w:ascii="Roboto" w:hAnsi="Roboto"/>
          <w:sz w:val="22"/>
          <w:szCs w:val="22"/>
        </w:rPr>
        <w:t>,</w:t>
      </w:r>
      <w:r>
        <w:rPr>
          <w:rFonts w:ascii="Roboto" w:hAnsi="Roboto"/>
          <w:sz w:val="22"/>
          <w:szCs w:val="22"/>
        </w:rPr>
        <w:t>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 xml:space="preserve">out </w:t>
      </w:r>
      <w:r w:rsidR="00C9056B">
        <w:rPr>
          <w:rFonts w:ascii="Roboto" w:hAnsi="Roboto"/>
          <w:sz w:val="22"/>
          <w:szCs w:val="22"/>
        </w:rPr>
        <w:t>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w:t>
      </w:r>
      <w:r w:rsidR="00BE15DA">
        <w:rPr>
          <w:rFonts w:ascii="Roboto" w:hAnsi="Roboto"/>
          <w:b/>
          <w:bCs/>
          <w:sz w:val="22"/>
          <w:szCs w:val="22"/>
        </w:rPr>
        <w:t>d</w:t>
      </w:r>
      <w:r w:rsidRPr="00DB6D77">
        <w:rPr>
          <w:rFonts w:ascii="Roboto" w:hAnsi="Roboto"/>
          <w:sz w:val="22"/>
          <w:szCs w:val="22"/>
        </w:rPr>
        <w:t>)</w:t>
      </w:r>
      <w:r>
        <w:rPr>
          <w:rFonts w:ascii="Roboto" w:hAnsi="Roboto"/>
          <w:sz w:val="22"/>
          <w:szCs w:val="22"/>
        </w:rPr>
        <w:t>, with the most pronounced difference in patients older than 65</w:t>
      </w:r>
      <w:r w:rsidR="00C9056B">
        <w:rPr>
          <w:rFonts w:ascii="Roboto" w:hAnsi="Roboto"/>
          <w:sz w:val="22"/>
          <w:szCs w:val="22"/>
        </w:rPr>
        <w:t xml:space="preserve"> years</w:t>
      </w:r>
      <w:r>
        <w:rPr>
          <w:rFonts w:ascii="Roboto" w:hAnsi="Roboto"/>
          <w:sz w:val="22"/>
          <w:szCs w:val="22"/>
        </w:rPr>
        <w:t>.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w:t>
      </w:r>
      <w:r w:rsidR="004B743B">
        <w:rPr>
          <w:rFonts w:ascii="Roboto" w:hAnsi="Roboto"/>
          <w:sz w:val="22"/>
          <w:szCs w:val="22"/>
        </w:rPr>
        <w:t>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4B743B">
        <w:rPr>
          <w:rFonts w:ascii="Roboto" w:hAnsi="Roboto"/>
          <w:sz w:val="22"/>
          <w:szCs w:val="22"/>
        </w:rPr>
        <w:t>6.4</w:t>
      </w:r>
      <w:r w:rsidRPr="00DB6D77">
        <w:rPr>
          <w:rFonts w:ascii="Roboto" w:hAnsi="Roboto"/>
          <w:sz w:val="22"/>
          <w:szCs w:val="22"/>
        </w:rPr>
        <w:t>-</w:t>
      </w:r>
      <w:r w:rsidR="004B743B">
        <w:rPr>
          <w:rFonts w:ascii="Roboto" w:hAnsi="Roboto"/>
          <w:sz w:val="22"/>
          <w:szCs w:val="22"/>
        </w:rPr>
        <w:t>8.9</w:t>
      </w:r>
      <w:r w:rsidRPr="00DB6D77">
        <w:rPr>
          <w:rFonts w:ascii="Roboto" w:hAnsi="Roboto"/>
          <w:sz w:val="22"/>
          <w:szCs w:val="22"/>
        </w:rPr>
        <w:t>)</w:t>
      </w:r>
      <w:r>
        <w:rPr>
          <w:rFonts w:ascii="Roboto" w:hAnsi="Roboto"/>
          <w:sz w:val="22"/>
          <w:szCs w:val="22"/>
        </w:rPr>
        <w:t xml:space="preserve"> </w:t>
      </w:r>
      <w:r w:rsidR="003323F6">
        <w:rPr>
          <w:rFonts w:ascii="Roboto" w:hAnsi="Roboto"/>
          <w:sz w:val="22"/>
          <w:szCs w:val="22"/>
        </w:rPr>
        <w:t>versus</w:t>
      </w:r>
      <w:r>
        <w:rPr>
          <w:rFonts w:ascii="Roboto" w:hAnsi="Roboto"/>
          <w:sz w:val="22"/>
          <w:szCs w:val="22"/>
        </w:rPr>
        <w:t xml:space="preserve"> </w:t>
      </w:r>
      <w:r w:rsidR="004B743B">
        <w:rPr>
          <w:rFonts w:ascii="Roboto" w:hAnsi="Roboto"/>
          <w:sz w:val="22"/>
          <w:szCs w:val="22"/>
        </w:rPr>
        <w:t>5.4</w:t>
      </w:r>
      <w:r>
        <w:rPr>
          <w:rFonts w:ascii="Roboto" w:hAnsi="Roboto"/>
          <w:sz w:val="22"/>
          <w:szCs w:val="22"/>
        </w:rPr>
        <w:t xml:space="preserve"> (</w:t>
      </w:r>
      <w:r w:rsidRPr="00DB6D77">
        <w:rPr>
          <w:rFonts w:ascii="Roboto" w:hAnsi="Roboto"/>
          <w:sz w:val="22"/>
          <w:szCs w:val="22"/>
        </w:rPr>
        <w:t xml:space="preserve">CI: </w:t>
      </w:r>
      <w:r w:rsidR="004B743B">
        <w:rPr>
          <w:rFonts w:ascii="Roboto" w:hAnsi="Roboto"/>
          <w:sz w:val="22"/>
          <w:szCs w:val="22"/>
        </w:rPr>
        <w:t>4.1</w:t>
      </w:r>
      <w:r w:rsidRPr="00DB6D77">
        <w:rPr>
          <w:rFonts w:ascii="Roboto" w:hAnsi="Roboto"/>
          <w:sz w:val="22"/>
          <w:szCs w:val="22"/>
        </w:rPr>
        <w:t>-</w:t>
      </w:r>
      <w:r w:rsidR="004B743B">
        <w:rPr>
          <w:rFonts w:ascii="Roboto" w:hAnsi="Roboto"/>
          <w:sz w:val="22"/>
          <w:szCs w:val="22"/>
        </w:rPr>
        <w:t>7.0</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1.35 (CI: 1.15 to 1.59, p &lt;0.001) for </w:t>
      </w:r>
      <w:r w:rsidR="00C9056B">
        <w:rPr>
          <w:rFonts w:ascii="Roboto" w:hAnsi="Roboto"/>
          <w:sz w:val="22"/>
          <w:szCs w:val="22"/>
        </w:rPr>
        <w:t>ventricular arrhythmias</w:t>
      </w:r>
      <w:r>
        <w:rPr>
          <w:rFonts w:ascii="Roboto" w:hAnsi="Roboto"/>
          <w:sz w:val="22"/>
          <w:szCs w:val="22"/>
        </w:rPr>
        <w:t xml:space="preserve">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39B0ED6F" w14:textId="77777777" w:rsidR="002834B5" w:rsidRPr="0003136F" w:rsidRDefault="002834B5" w:rsidP="001D711A">
      <w:pPr>
        <w:spacing w:line="480" w:lineRule="auto"/>
        <w:rPr>
          <w:rFonts w:ascii="Roboto" w:hAnsi="Roboto"/>
          <w:i/>
          <w:iCs/>
          <w:sz w:val="22"/>
          <w:szCs w:val="22"/>
        </w:rPr>
      </w:pPr>
      <w:r w:rsidRPr="0003136F">
        <w:rPr>
          <w:rFonts w:ascii="Roboto" w:hAnsi="Roboto"/>
          <w:i/>
          <w:iCs/>
          <w:sz w:val="22"/>
          <w:szCs w:val="22"/>
        </w:rPr>
        <w:t>Left ventricular systolic dysfunction</w:t>
      </w:r>
    </w:p>
    <w:p w14:paraId="53919802" w14:textId="04045DA2" w:rsidR="00E30E95" w:rsidRDefault="00E30E95" w:rsidP="001D711A">
      <w:pPr>
        <w:spacing w:line="480" w:lineRule="auto"/>
        <w:rPr>
          <w:rFonts w:ascii="Roboto" w:hAnsi="Roboto"/>
          <w:sz w:val="22"/>
          <w:szCs w:val="22"/>
        </w:rPr>
      </w:pPr>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sidR="00C9056B">
        <w:rPr>
          <w:rFonts w:ascii="Roboto" w:hAnsi="Roboto"/>
          <w:sz w:val="22"/>
          <w:szCs w:val="22"/>
        </w:rPr>
        <w:t>over</w:t>
      </w:r>
      <w:r w:rsidRPr="00DB6D77">
        <w:rPr>
          <w:rFonts w:ascii="Roboto" w:hAnsi="Roboto"/>
          <w:sz w:val="22"/>
          <w:szCs w:val="22"/>
        </w:rPr>
        <w:t xml:space="preserve"> </w:t>
      </w:r>
      <w:r>
        <w:rPr>
          <w:rFonts w:ascii="Roboto" w:hAnsi="Roboto"/>
          <w:sz w:val="22"/>
          <w:szCs w:val="22"/>
        </w:rPr>
        <w:t>38</w:t>
      </w:r>
      <w:r w:rsidR="00C9056B">
        <w:rPr>
          <w:rFonts w:ascii="Roboto" w:hAnsi="Roboto"/>
          <w:sz w:val="22"/>
          <w:szCs w:val="22"/>
        </w:rPr>
        <w:t>,</w:t>
      </w:r>
      <w:r>
        <w:rPr>
          <w:rFonts w:ascii="Roboto" w:hAnsi="Roboto"/>
          <w:sz w:val="22"/>
          <w:szCs w:val="22"/>
        </w:rPr>
        <w:t>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sidR="00C9056B">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w:t>
      </w:r>
      <w:del w:id="130" w:author="Christoffer Vissing" w:date="2023-09-28T14:06:00Z">
        <w:r w:rsidRPr="00DB6D77" w:rsidDel="00FB1A93">
          <w:rPr>
            <w:rFonts w:ascii="Roboto" w:hAnsi="Roboto"/>
            <w:sz w:val="22"/>
            <w:szCs w:val="22"/>
          </w:rPr>
          <w:delText xml:space="preserve">in </w:delText>
        </w:r>
      </w:del>
      <w:r w:rsidRPr="00DB6D77">
        <w:rPr>
          <w:rFonts w:ascii="Roboto" w:hAnsi="Roboto"/>
          <w:sz w:val="22"/>
          <w:szCs w:val="22"/>
        </w:rPr>
        <w:t>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t>
      </w:r>
      <w:r w:rsidR="00047633" w:rsidRPr="00DB6D77">
        <w:rPr>
          <w:rFonts w:ascii="Roboto" w:hAnsi="Roboto"/>
          <w:sz w:val="22"/>
          <w:szCs w:val="22"/>
        </w:rPr>
        <w:t>were</w:t>
      </w:r>
      <w:r w:rsidRPr="00DB6D77">
        <w:rPr>
          <w:rFonts w:ascii="Roboto" w:hAnsi="Roboto"/>
          <w:sz w:val="22"/>
          <w:szCs w:val="22"/>
        </w:rPr>
        <w:t xml:space="preserv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sidR="00595F0C">
        <w:rPr>
          <w:rFonts w:ascii="Roboto" w:hAnsi="Roboto"/>
          <w:sz w:val="22"/>
          <w:szCs w:val="22"/>
        </w:rPr>
        <w:t>LV systolic dysfunction</w:t>
      </w:r>
      <w:r w:rsidR="00595F0C"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sidR="00595F0C">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sidR="00595F0C">
        <w:rPr>
          <w:rFonts w:ascii="Roboto" w:hAnsi="Roboto"/>
          <w:sz w:val="22"/>
          <w:szCs w:val="22"/>
        </w:rPr>
        <w:t>12</w:t>
      </w:r>
      <w:r w:rsidRPr="00DB6D77">
        <w:rPr>
          <w:rFonts w:ascii="Roboto" w:hAnsi="Roboto"/>
          <w:sz w:val="22"/>
          <w:szCs w:val="22"/>
        </w:rPr>
        <w:t>-</w:t>
      </w:r>
      <w:r w:rsidR="00595F0C">
        <w:rPr>
          <w:rFonts w:ascii="Roboto" w:hAnsi="Roboto"/>
          <w:sz w:val="22"/>
          <w:szCs w:val="22"/>
        </w:rPr>
        <w:t>16</w:t>
      </w:r>
      <w:r w:rsidRPr="00DB6D77">
        <w:rPr>
          <w:rFonts w:ascii="Roboto" w:hAnsi="Roboto"/>
          <w:sz w:val="22"/>
          <w:szCs w:val="22"/>
        </w:rPr>
        <w:t>)</w:t>
      </w:r>
      <w:r>
        <w:rPr>
          <w:rFonts w:ascii="Roboto" w:hAnsi="Roboto"/>
          <w:sz w:val="22"/>
          <w:szCs w:val="22"/>
        </w:rPr>
        <w:t xml:space="preserve"> </w:t>
      </w:r>
      <w:r w:rsidR="003323F6">
        <w:rPr>
          <w:rFonts w:ascii="Roboto" w:hAnsi="Roboto"/>
          <w:sz w:val="22"/>
          <w:szCs w:val="22"/>
        </w:rPr>
        <w:t>versus</w:t>
      </w:r>
      <w:r>
        <w:rPr>
          <w:rFonts w:ascii="Roboto" w:hAnsi="Roboto"/>
          <w:sz w:val="22"/>
          <w:szCs w:val="22"/>
        </w:rPr>
        <w:t xml:space="preserve"> </w:t>
      </w:r>
      <w:r w:rsidR="00595F0C">
        <w:rPr>
          <w:rFonts w:ascii="Roboto" w:hAnsi="Roboto"/>
          <w:sz w:val="22"/>
          <w:szCs w:val="22"/>
        </w:rPr>
        <w:t>10</w:t>
      </w:r>
      <w:r>
        <w:rPr>
          <w:rFonts w:ascii="Roboto" w:hAnsi="Roboto"/>
          <w:sz w:val="22"/>
          <w:szCs w:val="22"/>
        </w:rPr>
        <w:t xml:space="preserve"> (</w:t>
      </w:r>
      <w:r w:rsidRPr="00DB6D77">
        <w:rPr>
          <w:rFonts w:ascii="Roboto" w:hAnsi="Roboto"/>
          <w:sz w:val="22"/>
          <w:szCs w:val="22"/>
        </w:rPr>
        <w:t xml:space="preserve">CI: </w:t>
      </w:r>
      <w:r w:rsidR="00595F0C">
        <w:rPr>
          <w:rFonts w:ascii="Roboto" w:hAnsi="Roboto"/>
          <w:sz w:val="22"/>
          <w:szCs w:val="22"/>
        </w:rPr>
        <w:t>8</w:t>
      </w:r>
      <w:r w:rsidRPr="00DB6D77">
        <w:rPr>
          <w:rFonts w:ascii="Roboto" w:hAnsi="Roboto"/>
          <w:sz w:val="22"/>
          <w:szCs w:val="22"/>
        </w:rPr>
        <w:t>-</w:t>
      </w:r>
      <w:r w:rsidR="00595F0C">
        <w:rPr>
          <w:rFonts w:ascii="Roboto" w:hAnsi="Roboto"/>
          <w:sz w:val="22"/>
          <w:szCs w:val="22"/>
        </w:rPr>
        <w:t>12</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s</w:t>
      </w:r>
      <w:r w:rsidR="00C9056B">
        <w:rPr>
          <w:rFonts w:ascii="Roboto" w:hAnsi="Roboto"/>
          <w:sz w:val="22"/>
          <w:szCs w:val="22"/>
        </w:rPr>
        <w:t>. This</w:t>
      </w:r>
      <w:r>
        <w:rPr>
          <w:rFonts w:ascii="Roboto" w:hAnsi="Roboto"/>
          <w:sz w:val="22"/>
          <w:szCs w:val="22"/>
        </w:rPr>
        <w:t xml:space="preserve"> correspond</w:t>
      </w:r>
      <w:r w:rsidR="00C9056B">
        <w:rPr>
          <w:rFonts w:ascii="Roboto" w:hAnsi="Roboto"/>
          <w:sz w:val="22"/>
          <w:szCs w:val="22"/>
        </w:rPr>
        <w:t>s</w:t>
      </w:r>
      <w:r>
        <w:rPr>
          <w:rFonts w:ascii="Roboto" w:hAnsi="Roboto"/>
          <w:sz w:val="22"/>
          <w:szCs w:val="22"/>
        </w:rPr>
        <w:t xml:space="preserve"> to a standardized incidence ratio of 1.3</w:t>
      </w:r>
      <w:r w:rsidR="00595F0C">
        <w:rPr>
          <w:rFonts w:ascii="Roboto" w:hAnsi="Roboto"/>
          <w:sz w:val="22"/>
          <w:szCs w:val="22"/>
        </w:rPr>
        <w:t>3</w:t>
      </w:r>
      <w:r>
        <w:rPr>
          <w:rFonts w:ascii="Roboto" w:hAnsi="Roboto"/>
          <w:sz w:val="22"/>
          <w:szCs w:val="22"/>
        </w:rPr>
        <w:t xml:space="preserve"> (CI: 1.</w:t>
      </w:r>
      <w:r w:rsidR="00595F0C">
        <w:rPr>
          <w:rFonts w:ascii="Roboto" w:hAnsi="Roboto"/>
          <w:sz w:val="22"/>
          <w:szCs w:val="22"/>
        </w:rPr>
        <w:t>17</w:t>
      </w:r>
      <w:r>
        <w:rPr>
          <w:rFonts w:ascii="Roboto" w:hAnsi="Roboto"/>
          <w:sz w:val="22"/>
          <w:szCs w:val="22"/>
        </w:rPr>
        <w:t xml:space="preserve"> to 1.</w:t>
      </w:r>
      <w:r w:rsidR="00595F0C">
        <w:rPr>
          <w:rFonts w:ascii="Roboto" w:hAnsi="Roboto"/>
          <w:sz w:val="22"/>
          <w:szCs w:val="22"/>
        </w:rPr>
        <w:t>50</w:t>
      </w:r>
      <w:r>
        <w:rPr>
          <w:rFonts w:ascii="Roboto" w:hAnsi="Roboto"/>
          <w:sz w:val="22"/>
          <w:szCs w:val="22"/>
        </w:rPr>
        <w:t xml:space="preserve">, p &lt;0.001) </w:t>
      </w:r>
      <w:del w:id="131" w:author="Christoffer Vissing" w:date="2023-09-28T14:14:00Z">
        <w:r w:rsidDel="00071707">
          <w:rPr>
            <w:rFonts w:ascii="Roboto" w:hAnsi="Roboto"/>
            <w:sz w:val="22"/>
            <w:szCs w:val="22"/>
          </w:rPr>
          <w:delText xml:space="preserve">for </w:delText>
        </w:r>
        <w:r w:rsidR="00595F0C" w:rsidDel="00071707">
          <w:rPr>
            <w:rFonts w:ascii="Roboto" w:hAnsi="Roboto"/>
            <w:sz w:val="22"/>
            <w:szCs w:val="22"/>
          </w:rPr>
          <w:delText>LV systolic dysfunction</w:delText>
        </w:r>
        <w:r w:rsidDel="00071707">
          <w:rPr>
            <w:rFonts w:ascii="Roboto" w:hAnsi="Roboto"/>
            <w:sz w:val="22"/>
            <w:szCs w:val="22"/>
          </w:rPr>
          <w:delText xml:space="preserve"> </w:delText>
        </w:r>
      </w:del>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commentRangeStart w:id="132"/>
      <w:r>
        <w:rPr>
          <w:rFonts w:ascii="Roboto" w:hAnsi="Roboto"/>
          <w:b/>
          <w:bCs/>
          <w:sz w:val="22"/>
          <w:szCs w:val="22"/>
        </w:rPr>
        <w:t>Incident events during l</w:t>
      </w:r>
      <w:r w:rsidR="00C02CAE">
        <w:rPr>
          <w:rFonts w:ascii="Roboto" w:hAnsi="Roboto"/>
          <w:b/>
          <w:bCs/>
          <w:sz w:val="22"/>
          <w:szCs w:val="22"/>
        </w:rPr>
        <w:t xml:space="preserve">ongitudinal follow up </w:t>
      </w:r>
      <w:commentRangeEnd w:id="132"/>
      <w:r w:rsidR="00CA4258">
        <w:rPr>
          <w:rStyle w:val="Kommentarhenvisning"/>
        </w:rPr>
        <w:commentReference w:id="132"/>
      </w:r>
    </w:p>
    <w:p w14:paraId="690C64B2" w14:textId="5D575A00" w:rsidR="00422DA9" w:rsidRDefault="001B3DE8" w:rsidP="00DB6D77">
      <w:pPr>
        <w:spacing w:line="480" w:lineRule="auto"/>
        <w:rPr>
          <w:rFonts w:ascii="Roboto" w:hAnsi="Roboto"/>
          <w:sz w:val="22"/>
          <w:szCs w:val="22"/>
        </w:rPr>
      </w:pPr>
      <w:r>
        <w:rPr>
          <w:rFonts w:ascii="Roboto" w:hAnsi="Roboto"/>
          <w:sz w:val="22"/>
          <w:szCs w:val="22"/>
        </w:rPr>
        <w:lastRenderedPageBreak/>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r w:rsidR="00CA4258">
        <w:rPr>
          <w:rFonts w:ascii="Roboto" w:hAnsi="Roboto"/>
          <w:sz w:val="22"/>
          <w:szCs w:val="22"/>
        </w:rPr>
        <w:t>longitudinal</w:t>
      </w:r>
      <w:r w:rsidR="00CA4258" w:rsidRPr="00DB6D77">
        <w:rPr>
          <w:rFonts w:ascii="Roboto" w:hAnsi="Roboto"/>
          <w:sz w:val="22"/>
          <w:szCs w:val="22"/>
        </w:rPr>
        <w:t xml:space="preserve"> </w:t>
      </w:r>
      <w:r w:rsidR="00DB6D77" w:rsidRPr="00DB6D77">
        <w:rPr>
          <w:rFonts w:ascii="Roboto" w:hAnsi="Roboto"/>
          <w:sz w:val="22"/>
          <w:szCs w:val="22"/>
        </w:rPr>
        <w:t xml:space="preserve">course of </w:t>
      </w:r>
      <w:r w:rsidR="00056EEB">
        <w:rPr>
          <w:rFonts w:ascii="Roboto" w:hAnsi="Roboto"/>
          <w:sz w:val="22"/>
          <w:szCs w:val="22"/>
        </w:rPr>
        <w:t>HCM</w:t>
      </w:r>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r w:rsidR="00CA4258">
        <w:rPr>
          <w:rFonts w:ascii="Roboto" w:hAnsi="Roboto"/>
          <w:sz w:val="22"/>
          <w:szCs w:val="22"/>
        </w:rPr>
        <w:t>ing</w:t>
      </w:r>
      <w:r w:rsidR="00BB3F00">
        <w:rPr>
          <w:rFonts w:ascii="Roboto" w:hAnsi="Roboto"/>
          <w:sz w:val="22"/>
          <w:szCs w:val="22"/>
        </w:rPr>
        <w:t xml:space="preserve"> of </w:t>
      </w:r>
      <w:r w:rsidR="00DD175D">
        <w:rPr>
          <w:rFonts w:ascii="Roboto" w:hAnsi="Roboto"/>
          <w:sz w:val="22"/>
          <w:szCs w:val="22"/>
        </w:rPr>
        <w:t>onset</w:t>
      </w:r>
      <w:r w:rsidR="00DD175D" w:rsidRPr="00DB6D77">
        <w:rPr>
          <w:rFonts w:ascii="Roboto" w:hAnsi="Roboto"/>
          <w:sz w:val="22"/>
          <w:szCs w:val="22"/>
        </w:rPr>
        <w:t xml:space="preserve"> </w:t>
      </w:r>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r w:rsidR="00DD175D">
        <w:rPr>
          <w:rFonts w:ascii="Roboto" w:hAnsi="Roboto"/>
          <w:sz w:val="22"/>
          <w:szCs w:val="22"/>
        </w:rPr>
        <w:t>are summarized</w:t>
      </w:r>
      <w:r w:rsidR="00556B72">
        <w:rPr>
          <w:rFonts w:ascii="Roboto" w:hAnsi="Roboto"/>
          <w:sz w:val="22"/>
          <w:szCs w:val="22"/>
        </w:rPr>
        <w:t xml:space="preserve">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r w:rsidR="00DD175D">
        <w:rPr>
          <w:rFonts w:ascii="Roboto" w:hAnsi="Roboto"/>
          <w:sz w:val="22"/>
          <w:szCs w:val="22"/>
        </w:rPr>
        <w:t xml:space="preserve">earlier in life </w:t>
      </w:r>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r w:rsidR="00C02764">
        <w:rPr>
          <w:rFonts w:ascii="Roboto" w:hAnsi="Roboto"/>
          <w:sz w:val="22"/>
          <w:szCs w:val="22"/>
        </w:rPr>
        <w:t xml:space="preserve"> (</w:t>
      </w:r>
      <w:r w:rsidR="00C02764" w:rsidRPr="0053705B">
        <w:rPr>
          <w:rFonts w:ascii="Roboto" w:hAnsi="Roboto"/>
          <w:b/>
          <w:bCs/>
          <w:sz w:val="22"/>
          <w:szCs w:val="22"/>
        </w:rPr>
        <w:t>Figure 3</w:t>
      </w:r>
      <w:r w:rsidR="00C02764">
        <w:rPr>
          <w:rFonts w:ascii="Roboto" w:hAnsi="Roboto"/>
          <w:sz w:val="22"/>
          <w:szCs w:val="22"/>
        </w:rPr>
        <w:t>)</w:t>
      </w:r>
      <w:r w:rsidR="00BD14EE">
        <w:rPr>
          <w:rFonts w:ascii="Roboto" w:hAnsi="Roboto"/>
          <w:sz w:val="22"/>
          <w:szCs w:val="22"/>
        </w:rPr>
        <w:t>.</w:t>
      </w:r>
      <w:r w:rsidR="004629A8">
        <w:rPr>
          <w:rFonts w:ascii="Roboto" w:hAnsi="Roboto"/>
          <w:sz w:val="22"/>
          <w:szCs w:val="22"/>
        </w:rPr>
        <w:t xml:space="preserve"> </w:t>
      </w:r>
    </w:p>
    <w:p w14:paraId="1B7FDD21" w14:textId="5C6B5741" w:rsidR="0037016C" w:rsidRPr="0037016C" w:rsidRDefault="001E0DCC" w:rsidP="00DB6D77">
      <w:pPr>
        <w:spacing w:line="480" w:lineRule="auto"/>
        <w:rPr>
          <w:rFonts w:ascii="Roboto" w:hAnsi="Roboto"/>
          <w:b/>
          <w:bCs/>
          <w:sz w:val="22"/>
          <w:szCs w:val="22"/>
        </w:rPr>
      </w:pPr>
      <w:commentRangeStart w:id="133"/>
      <w:del w:id="134" w:author="Christoffer Vissing" w:date="2023-09-28T14:18:00Z">
        <w:r w:rsidDel="002573A9">
          <w:rPr>
            <w:rFonts w:ascii="Roboto" w:hAnsi="Roboto"/>
            <w:b/>
            <w:bCs/>
            <w:sz w:val="22"/>
            <w:szCs w:val="22"/>
          </w:rPr>
          <w:delText>Temporal sequence of event</w:delText>
        </w:r>
      </w:del>
      <w:ins w:id="135" w:author="Christoffer Vissing" w:date="2023-09-28T14:19:00Z">
        <w:r w:rsidR="002573A9">
          <w:rPr>
            <w:rFonts w:ascii="Roboto" w:hAnsi="Roboto"/>
            <w:b/>
            <w:bCs/>
            <w:sz w:val="22"/>
            <w:szCs w:val="22"/>
          </w:rPr>
          <w:t>Temporal patterns of cardiovascular events and genetic mod</w:t>
        </w:r>
      </w:ins>
      <w:ins w:id="136" w:author="Christoffer Vissing" w:date="2023-09-28T14:20:00Z">
        <w:r w:rsidR="002573A9">
          <w:rPr>
            <w:rFonts w:ascii="Roboto" w:hAnsi="Roboto"/>
            <w:b/>
            <w:bCs/>
            <w:sz w:val="22"/>
            <w:szCs w:val="22"/>
          </w:rPr>
          <w:t>ifier</w:t>
        </w:r>
      </w:ins>
      <w:r>
        <w:rPr>
          <w:rFonts w:ascii="Roboto" w:hAnsi="Roboto"/>
          <w:b/>
          <w:bCs/>
          <w:sz w:val="22"/>
          <w:szCs w:val="22"/>
        </w:rPr>
        <w:t>s</w:t>
      </w:r>
      <w:commentRangeEnd w:id="133"/>
      <w:r w:rsidR="002F2FB6">
        <w:rPr>
          <w:rStyle w:val="Kommentarhenvisning"/>
        </w:rPr>
        <w:commentReference w:id="133"/>
      </w:r>
      <w:r>
        <w:rPr>
          <w:rFonts w:ascii="Roboto" w:hAnsi="Roboto"/>
          <w:b/>
          <w:bCs/>
          <w:sz w:val="22"/>
          <w:szCs w:val="22"/>
        </w:rPr>
        <w:t xml:space="preserve"> </w:t>
      </w:r>
    </w:p>
    <w:p w14:paraId="7067D354" w14:textId="01BA62EC" w:rsidR="00B71340" w:rsidRPr="00B826BA" w:rsidRDefault="00DF1022" w:rsidP="00B13D40">
      <w:pPr>
        <w:spacing w:line="480" w:lineRule="auto"/>
        <w:rPr>
          <w:rFonts w:ascii="Roboto" w:hAnsi="Roboto"/>
          <w:sz w:val="22"/>
          <w:szCs w:val="22"/>
        </w:rPr>
      </w:pPr>
      <w:r w:rsidRPr="00DF1022">
        <w:rPr>
          <w:rFonts w:ascii="Roboto" w:hAnsi="Roboto"/>
          <w:sz w:val="22"/>
          <w:szCs w:val="22"/>
        </w:rPr>
        <w:t xml:space="preserve">Our next objective was to evaluate the co-occurrence of cardiovascular </w:t>
      </w:r>
      <w:r w:rsidR="00D5141C">
        <w:rPr>
          <w:rFonts w:ascii="Roboto" w:hAnsi="Roboto"/>
          <w:sz w:val="22"/>
          <w:szCs w:val="22"/>
        </w:rPr>
        <w:t>features</w:t>
      </w:r>
      <w:r w:rsidRPr="00DF1022">
        <w:rPr>
          <w:rFonts w:ascii="Roboto" w:hAnsi="Roboto"/>
          <w:sz w:val="22"/>
          <w:szCs w:val="22"/>
        </w:rPr>
        <w:t xml:space="preserve"> and assess the likelihood of their occurrence in a specific </w:t>
      </w:r>
      <w:r w:rsidR="00BE445B">
        <w:rPr>
          <w:rFonts w:ascii="Roboto" w:hAnsi="Roboto"/>
          <w:sz w:val="22"/>
          <w:szCs w:val="22"/>
        </w:rPr>
        <w:t>temporal pattern (i.e., one feature preceding the occurrence of another feature</w:t>
      </w:r>
      <w:del w:id="137" w:author="Christoffer Vissing" w:date="2023-09-28T14:21:00Z">
        <w:r w:rsidR="00BE445B" w:rsidDel="002573A9">
          <w:rPr>
            <w:rFonts w:ascii="Roboto" w:hAnsi="Roboto"/>
            <w:sz w:val="22"/>
            <w:szCs w:val="22"/>
          </w:rPr>
          <w:delText>)</w:delText>
        </w:r>
      </w:del>
      <w:ins w:id="138" w:author="Christoffer Vissing" w:date="2023-09-28T14:21:00Z">
        <w:r w:rsidR="002573A9">
          <w:rPr>
            <w:rFonts w:ascii="Roboto" w:hAnsi="Roboto"/>
            <w:sz w:val="22"/>
            <w:szCs w:val="22"/>
          </w:rPr>
          <w:t>). In</w:t>
        </w:r>
      </w:ins>
      <w:ins w:id="139" w:author="Christoffer Vissing" w:date="2023-09-28T14:20:00Z">
        <w:r w:rsidR="002573A9">
          <w:rPr>
            <w:rFonts w:ascii="Roboto" w:hAnsi="Roboto"/>
            <w:sz w:val="22"/>
            <w:szCs w:val="22"/>
          </w:rPr>
          <w:t xml:space="preserve"> addition, we sought to assess</w:t>
        </w:r>
      </w:ins>
      <w:ins w:id="140" w:author="Christoffer Vissing" w:date="2023-09-28T14:17:00Z">
        <w:r w:rsidR="00071707">
          <w:rPr>
            <w:rFonts w:ascii="Roboto" w:hAnsi="Roboto"/>
            <w:sz w:val="22"/>
            <w:szCs w:val="22"/>
          </w:rPr>
          <w:t xml:space="preserve"> if </w:t>
        </w:r>
        <w:r w:rsidR="002573A9">
          <w:rPr>
            <w:rFonts w:ascii="Roboto" w:hAnsi="Roboto"/>
            <w:sz w:val="22"/>
            <w:szCs w:val="22"/>
          </w:rPr>
          <w:t xml:space="preserve">these associations were modified by genetic </w:t>
        </w:r>
      </w:ins>
      <w:ins w:id="141" w:author="Christoffer Vissing" w:date="2023-09-28T14:20:00Z">
        <w:r w:rsidR="002573A9">
          <w:rPr>
            <w:rFonts w:ascii="Roboto" w:hAnsi="Roboto"/>
            <w:sz w:val="22"/>
            <w:szCs w:val="22"/>
          </w:rPr>
          <w:t>findings</w:t>
        </w:r>
      </w:ins>
      <w:r w:rsidR="00B13D40">
        <w:rPr>
          <w:rFonts w:ascii="Roboto" w:hAnsi="Roboto"/>
          <w:sz w:val="22"/>
          <w:szCs w:val="22"/>
        </w:rPr>
        <w:t xml:space="preserve">. To do this, </w:t>
      </w:r>
      <w:r w:rsidR="00B3368B">
        <w:rPr>
          <w:rFonts w:ascii="Roboto" w:hAnsi="Roboto"/>
          <w:sz w:val="22"/>
          <w:szCs w:val="22"/>
        </w:rPr>
        <w:t xml:space="preserve">we </w:t>
      </w:r>
      <w:r w:rsidR="004C6BCC">
        <w:rPr>
          <w:rFonts w:ascii="Roboto" w:hAnsi="Roboto"/>
          <w:sz w:val="22"/>
          <w:szCs w:val="22"/>
        </w:rPr>
        <w:t>performed Cox proportional hazards modelling, including time-varying effects</w:t>
      </w:r>
      <w:r w:rsidR="00DE73A8">
        <w:rPr>
          <w:rFonts w:ascii="Roboto" w:hAnsi="Roboto"/>
          <w:sz w:val="22"/>
          <w:szCs w:val="22"/>
        </w:rPr>
        <w:t xml:space="preserve"> of </w:t>
      </w:r>
      <w:r w:rsidR="00A77028">
        <w:rPr>
          <w:rFonts w:ascii="Roboto" w:hAnsi="Roboto"/>
          <w:sz w:val="22"/>
          <w:szCs w:val="22"/>
        </w:rPr>
        <w:t>key</w:t>
      </w:r>
      <w:r w:rsidR="00DE73A8">
        <w:rPr>
          <w:rFonts w:ascii="Roboto" w:hAnsi="Roboto"/>
          <w:sz w:val="22"/>
          <w:szCs w:val="22"/>
        </w:rPr>
        <w:t xml:space="preserve"> exposures</w:t>
      </w:r>
      <w:r w:rsidR="000115F1">
        <w:rPr>
          <w:rFonts w:ascii="Roboto" w:hAnsi="Roboto"/>
          <w:sz w:val="22"/>
          <w:szCs w:val="22"/>
        </w:rPr>
        <w:t xml:space="preserve"> and adjusted for sex</w:t>
      </w:r>
      <w:r w:rsidR="000E3A07">
        <w:rPr>
          <w:rFonts w:ascii="Roboto" w:hAnsi="Roboto"/>
          <w:sz w:val="22"/>
          <w:szCs w:val="22"/>
        </w:rPr>
        <w:t>.</w:t>
      </w:r>
      <w:r w:rsidR="00F2577C">
        <w:rPr>
          <w:rFonts w:ascii="Roboto" w:hAnsi="Roboto"/>
          <w:sz w:val="22"/>
          <w:szCs w:val="22"/>
        </w:rPr>
        <w:t xml:space="preserve"> </w:t>
      </w:r>
      <w:ins w:id="142" w:author="Christoffer Vissing" w:date="2023-09-28T14:21:00Z">
        <w:r w:rsidR="002573A9">
          <w:rPr>
            <w:rFonts w:ascii="Roboto" w:hAnsi="Roboto"/>
            <w:sz w:val="22"/>
            <w:szCs w:val="22"/>
          </w:rPr>
          <w:t>A summary of r</w:t>
        </w:r>
      </w:ins>
      <w:del w:id="143" w:author="Christoffer Vissing" w:date="2023-09-28T14:21:00Z">
        <w:r w:rsidR="00F2577C" w:rsidDel="002573A9">
          <w:rPr>
            <w:rFonts w:ascii="Roboto" w:hAnsi="Roboto"/>
            <w:sz w:val="22"/>
            <w:szCs w:val="22"/>
          </w:rPr>
          <w:delText>R</w:delText>
        </w:r>
      </w:del>
      <w:r w:rsidR="00F2577C">
        <w:rPr>
          <w:rFonts w:ascii="Roboto" w:hAnsi="Roboto"/>
          <w:sz w:val="22"/>
          <w:szCs w:val="22"/>
        </w:rPr>
        <w:t xml:space="preserve">esults from this analysis </w:t>
      </w:r>
      <w:r w:rsidR="00DD175D">
        <w:rPr>
          <w:rFonts w:ascii="Roboto" w:hAnsi="Roboto"/>
          <w:sz w:val="22"/>
          <w:szCs w:val="22"/>
        </w:rPr>
        <w:t>are shown</w:t>
      </w:r>
      <w:r w:rsidR="00F2577C">
        <w:rPr>
          <w:rFonts w:ascii="Roboto" w:hAnsi="Roboto"/>
          <w:sz w:val="22"/>
          <w:szCs w:val="22"/>
        </w:rPr>
        <w:t xml:space="preserve"> in </w:t>
      </w:r>
      <w:r w:rsidR="00F2577C">
        <w:rPr>
          <w:rFonts w:ascii="Roboto" w:hAnsi="Roboto"/>
          <w:b/>
          <w:bCs/>
          <w:sz w:val="22"/>
          <w:szCs w:val="22"/>
        </w:rPr>
        <w:t>Figure 4</w:t>
      </w:r>
      <w:r w:rsidR="00F2577C">
        <w:rPr>
          <w:rFonts w:ascii="Roboto" w:hAnsi="Roboto"/>
          <w:sz w:val="22"/>
          <w:szCs w:val="22"/>
        </w:rPr>
        <w:t>.</w:t>
      </w:r>
      <w:r w:rsidR="00A961C0">
        <w:rPr>
          <w:rFonts w:ascii="Roboto" w:hAnsi="Roboto"/>
          <w:sz w:val="22"/>
          <w:szCs w:val="22"/>
        </w:rPr>
        <w:t xml:space="preserve"> </w:t>
      </w:r>
      <w:r w:rsidR="00A008C6">
        <w:rPr>
          <w:rFonts w:ascii="Roboto" w:hAnsi="Roboto"/>
          <w:sz w:val="22"/>
          <w:szCs w:val="22"/>
        </w:rPr>
        <w:t>H</w:t>
      </w:r>
      <w:r w:rsidR="00A961C0">
        <w:rPr>
          <w:rFonts w:ascii="Roboto" w:hAnsi="Roboto"/>
          <w:sz w:val="22"/>
          <w:szCs w:val="22"/>
        </w:rPr>
        <w:t>ypertension</w:t>
      </w:r>
      <w:r w:rsidR="00A008C6">
        <w:rPr>
          <w:rFonts w:ascii="Roboto" w:hAnsi="Roboto"/>
          <w:sz w:val="22"/>
          <w:szCs w:val="22"/>
        </w:rPr>
        <w:t xml:space="preserve"> and</w:t>
      </w:r>
      <w:r w:rsidR="00A961C0">
        <w:rPr>
          <w:rFonts w:ascii="Roboto" w:hAnsi="Roboto"/>
          <w:sz w:val="22"/>
          <w:szCs w:val="22"/>
        </w:rPr>
        <w:t xml:space="preserve"> obesity </w:t>
      </w:r>
      <w:r w:rsidR="00A008C6">
        <w:rPr>
          <w:rFonts w:ascii="Roboto" w:hAnsi="Roboto"/>
          <w:sz w:val="22"/>
          <w:szCs w:val="22"/>
        </w:rPr>
        <w:t>showed an association with incident LV obstruction (HR 1.</w:t>
      </w:r>
      <w:r w:rsidR="00102552">
        <w:rPr>
          <w:rFonts w:ascii="Roboto" w:hAnsi="Roboto"/>
          <w:sz w:val="22"/>
          <w:szCs w:val="22"/>
        </w:rPr>
        <w:t>40</w:t>
      </w:r>
      <w:r w:rsidR="00A008C6">
        <w:rPr>
          <w:rFonts w:ascii="Roboto" w:hAnsi="Roboto"/>
          <w:sz w:val="22"/>
          <w:szCs w:val="22"/>
        </w:rPr>
        <w:t xml:space="preserve"> and 1.</w:t>
      </w:r>
      <w:r w:rsidR="00102552">
        <w:rPr>
          <w:rFonts w:ascii="Roboto" w:hAnsi="Roboto"/>
          <w:sz w:val="22"/>
          <w:szCs w:val="22"/>
        </w:rPr>
        <w:t>78</w:t>
      </w:r>
      <w:r w:rsidR="00A008C6">
        <w:rPr>
          <w:rFonts w:ascii="Roboto" w:hAnsi="Roboto"/>
          <w:sz w:val="22"/>
          <w:szCs w:val="22"/>
        </w:rPr>
        <w:t xml:space="preserve"> respectively)</w:t>
      </w:r>
      <w:r w:rsidR="0090387A">
        <w:rPr>
          <w:rFonts w:ascii="Roboto" w:hAnsi="Roboto"/>
          <w:sz w:val="22"/>
          <w:szCs w:val="22"/>
        </w:rPr>
        <w:t>. However</w:t>
      </w:r>
      <w:ins w:id="144" w:author="Christoffer Vissing" w:date="2023-08-21T09:20:00Z">
        <w:r w:rsidR="0053705B">
          <w:rPr>
            <w:rFonts w:ascii="Roboto" w:hAnsi="Roboto"/>
            <w:sz w:val="22"/>
            <w:szCs w:val="22"/>
          </w:rPr>
          <w:t>,</w:t>
        </w:r>
      </w:ins>
      <w:r w:rsidR="0090387A">
        <w:rPr>
          <w:rFonts w:ascii="Roboto" w:hAnsi="Roboto"/>
          <w:sz w:val="22"/>
          <w:szCs w:val="22"/>
        </w:rPr>
        <w:t xml:space="preserve"> the effect of these exposures </w:t>
      </w:r>
      <w:proofErr w:type="gramStart"/>
      <w:r w:rsidR="0090387A">
        <w:rPr>
          <w:rFonts w:ascii="Roboto" w:hAnsi="Roboto"/>
          <w:sz w:val="22"/>
          <w:szCs w:val="22"/>
        </w:rPr>
        <w:t>were</w:t>
      </w:r>
      <w:proofErr w:type="gramEnd"/>
      <w:r w:rsidR="00A008C6">
        <w:rPr>
          <w:rFonts w:ascii="Roboto" w:hAnsi="Roboto"/>
          <w:sz w:val="22"/>
          <w:szCs w:val="22"/>
        </w:rPr>
        <w:t xml:space="preserve"> modified by genetic status, with a large effect in non-</w:t>
      </w:r>
      <w:proofErr w:type="spellStart"/>
      <w:r w:rsidR="00A008C6">
        <w:rPr>
          <w:rFonts w:ascii="Roboto" w:hAnsi="Roboto"/>
          <w:sz w:val="22"/>
          <w:szCs w:val="22"/>
        </w:rPr>
        <w:t>sarcomeric</w:t>
      </w:r>
      <w:proofErr w:type="spellEnd"/>
      <w:r w:rsidR="00A008C6">
        <w:rPr>
          <w:rFonts w:ascii="Roboto" w:hAnsi="Roboto"/>
          <w:sz w:val="22"/>
          <w:szCs w:val="22"/>
        </w:rPr>
        <w:t xml:space="preserve"> HCM</w:t>
      </w:r>
      <w:r w:rsidR="0090387A">
        <w:rPr>
          <w:rFonts w:ascii="Roboto" w:hAnsi="Roboto"/>
          <w:sz w:val="22"/>
          <w:szCs w:val="22"/>
        </w:rPr>
        <w:t xml:space="preserve"> and no effect observed in </w:t>
      </w:r>
      <w:proofErr w:type="spellStart"/>
      <w:r w:rsidR="0090387A">
        <w:rPr>
          <w:rFonts w:ascii="Roboto" w:hAnsi="Roboto"/>
          <w:sz w:val="22"/>
          <w:szCs w:val="22"/>
        </w:rPr>
        <w:t>sarcomeric</w:t>
      </w:r>
      <w:proofErr w:type="spellEnd"/>
      <w:r w:rsidR="0090387A">
        <w:rPr>
          <w:rFonts w:ascii="Roboto" w:hAnsi="Roboto"/>
          <w:sz w:val="22"/>
          <w:szCs w:val="22"/>
        </w:rPr>
        <w:t xml:space="preserve"> HCM</w:t>
      </w:r>
      <w:r w:rsidR="00C07642">
        <w:rPr>
          <w:rFonts w:ascii="Roboto" w:hAnsi="Roboto"/>
          <w:sz w:val="22"/>
          <w:szCs w:val="22"/>
        </w:rPr>
        <w:t xml:space="preserve"> (</w:t>
      </w:r>
      <w:r w:rsidR="00C07642" w:rsidRPr="005A7B2B">
        <w:rPr>
          <w:rFonts w:ascii="Roboto" w:hAnsi="Roboto"/>
          <w:b/>
          <w:bCs/>
          <w:sz w:val="22"/>
          <w:szCs w:val="22"/>
        </w:rPr>
        <w:t>Supplementary Figure 3</w:t>
      </w:r>
      <w:r w:rsidR="00C07642" w:rsidRPr="0053705B">
        <w:rPr>
          <w:rFonts w:ascii="Roboto" w:hAnsi="Roboto"/>
          <w:sz w:val="22"/>
          <w:szCs w:val="22"/>
        </w:rPr>
        <w:t>)</w:t>
      </w:r>
      <w:r w:rsidR="00A961C0">
        <w:rPr>
          <w:rFonts w:ascii="Roboto" w:hAnsi="Roboto"/>
          <w:sz w:val="22"/>
          <w:szCs w:val="22"/>
        </w:rPr>
        <w:t>.</w:t>
      </w:r>
      <w:r w:rsidR="00A008C6">
        <w:rPr>
          <w:rFonts w:ascii="Roboto" w:hAnsi="Roboto"/>
          <w:sz w:val="22"/>
          <w:szCs w:val="22"/>
        </w:rPr>
        <w:t xml:space="preserve"> Obstruction and obesity were also associated with developing atrial fibrillation (</w:t>
      </w:r>
      <w:r w:rsidR="00B4257D">
        <w:rPr>
          <w:rFonts w:ascii="Roboto" w:hAnsi="Roboto"/>
          <w:sz w:val="22"/>
          <w:szCs w:val="22"/>
        </w:rPr>
        <w:t xml:space="preserve">obstruction, </w:t>
      </w:r>
      <w:r w:rsidR="00A008C6">
        <w:rPr>
          <w:rFonts w:ascii="Roboto" w:hAnsi="Roboto"/>
          <w:sz w:val="22"/>
          <w:szCs w:val="22"/>
        </w:rPr>
        <w:t>HR 1.</w:t>
      </w:r>
      <w:r w:rsidR="00102552">
        <w:rPr>
          <w:rFonts w:ascii="Roboto" w:hAnsi="Roboto"/>
          <w:sz w:val="22"/>
          <w:szCs w:val="22"/>
        </w:rPr>
        <w:t>74</w:t>
      </w:r>
      <w:r w:rsidR="00A008C6">
        <w:rPr>
          <w:rFonts w:ascii="Roboto" w:hAnsi="Roboto"/>
          <w:sz w:val="22"/>
          <w:szCs w:val="22"/>
        </w:rPr>
        <w:t xml:space="preserve"> and</w:t>
      </w:r>
      <w:r w:rsidR="00B4257D">
        <w:rPr>
          <w:rFonts w:ascii="Roboto" w:hAnsi="Roboto"/>
          <w:sz w:val="22"/>
          <w:szCs w:val="22"/>
        </w:rPr>
        <w:t xml:space="preserve"> obesity, HR</w:t>
      </w:r>
      <w:r w:rsidR="00A008C6">
        <w:rPr>
          <w:rFonts w:ascii="Roboto" w:hAnsi="Roboto"/>
          <w:sz w:val="22"/>
          <w:szCs w:val="22"/>
        </w:rPr>
        <w:t xml:space="preserve"> 1.</w:t>
      </w:r>
      <w:r w:rsidR="00102552">
        <w:rPr>
          <w:rFonts w:ascii="Roboto" w:hAnsi="Roboto"/>
          <w:sz w:val="22"/>
          <w:szCs w:val="22"/>
        </w:rPr>
        <w:t>54</w:t>
      </w:r>
      <w:r w:rsidR="00A008C6">
        <w:rPr>
          <w:rFonts w:ascii="Roboto" w:hAnsi="Roboto"/>
          <w:sz w:val="22"/>
          <w:szCs w:val="22"/>
        </w:rPr>
        <w:t>) and NYHA III-IV symptoms (</w:t>
      </w:r>
      <w:r w:rsidR="00B4257D">
        <w:rPr>
          <w:rFonts w:ascii="Roboto" w:hAnsi="Roboto"/>
          <w:sz w:val="22"/>
          <w:szCs w:val="22"/>
        </w:rPr>
        <w:t xml:space="preserve">obstruction, </w:t>
      </w:r>
      <w:r w:rsidR="00A008C6">
        <w:rPr>
          <w:rFonts w:ascii="Roboto" w:hAnsi="Roboto"/>
          <w:sz w:val="22"/>
          <w:szCs w:val="22"/>
        </w:rPr>
        <w:t>HR 2.1</w:t>
      </w:r>
      <w:r w:rsidR="00102552">
        <w:rPr>
          <w:rFonts w:ascii="Roboto" w:hAnsi="Roboto"/>
          <w:sz w:val="22"/>
          <w:szCs w:val="22"/>
        </w:rPr>
        <w:t>3</w:t>
      </w:r>
      <w:r w:rsidR="00A008C6">
        <w:rPr>
          <w:rFonts w:ascii="Roboto" w:hAnsi="Roboto"/>
          <w:sz w:val="22"/>
          <w:szCs w:val="22"/>
        </w:rPr>
        <w:t xml:space="preserve"> and </w:t>
      </w:r>
      <w:r w:rsidR="00B4257D">
        <w:rPr>
          <w:rFonts w:ascii="Roboto" w:hAnsi="Roboto"/>
          <w:sz w:val="22"/>
          <w:szCs w:val="22"/>
        </w:rPr>
        <w:t xml:space="preserve">obesity, HR </w:t>
      </w:r>
      <w:r w:rsidR="00A008C6">
        <w:rPr>
          <w:rFonts w:ascii="Roboto" w:hAnsi="Roboto"/>
          <w:sz w:val="22"/>
          <w:szCs w:val="22"/>
        </w:rPr>
        <w:t>1.9</w:t>
      </w:r>
      <w:r w:rsidR="00102552">
        <w:rPr>
          <w:rFonts w:ascii="Roboto" w:hAnsi="Roboto"/>
          <w:sz w:val="22"/>
          <w:szCs w:val="22"/>
        </w:rPr>
        <w:t>2</w:t>
      </w:r>
      <w:r w:rsidR="00A008C6">
        <w:rPr>
          <w:rFonts w:ascii="Roboto" w:hAnsi="Roboto"/>
          <w:sz w:val="22"/>
          <w:szCs w:val="22"/>
        </w:rPr>
        <w:t>)</w:t>
      </w:r>
      <w:r w:rsidR="00B4257D">
        <w:rPr>
          <w:rFonts w:ascii="Roboto" w:hAnsi="Roboto"/>
          <w:sz w:val="22"/>
          <w:szCs w:val="22"/>
        </w:rPr>
        <w:t xml:space="preserve">. </w:t>
      </w:r>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have a strong</w:t>
      </w:r>
      <w:r w:rsidR="00461927">
        <w:rPr>
          <w:rFonts w:ascii="Roboto" w:hAnsi="Roboto"/>
          <w:sz w:val="22"/>
          <w:szCs w:val="22"/>
        </w:rPr>
        <w:t xml:space="preserve"> </w:t>
      </w:r>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r w:rsidR="00461927">
        <w:rPr>
          <w:rFonts w:ascii="Roboto" w:hAnsi="Roboto"/>
          <w:sz w:val="22"/>
          <w:szCs w:val="22"/>
        </w:rPr>
        <w:t xml:space="preserve"> incident</w:t>
      </w:r>
      <w:r w:rsidR="0049191A">
        <w:rPr>
          <w:rFonts w:ascii="Roboto" w:hAnsi="Roboto"/>
          <w:sz w:val="22"/>
          <w:szCs w:val="22"/>
        </w:rPr>
        <w:t xml:space="preserve"> </w:t>
      </w:r>
      <w:r w:rsidR="0094582D">
        <w:rPr>
          <w:rFonts w:ascii="Roboto" w:hAnsi="Roboto"/>
          <w:sz w:val="22"/>
          <w:szCs w:val="22"/>
        </w:rPr>
        <w:t>heart failure outcomes</w:t>
      </w:r>
      <w:r w:rsidR="00B4257D">
        <w:rPr>
          <w:rFonts w:ascii="Roboto" w:hAnsi="Roboto"/>
          <w:sz w:val="22"/>
          <w:szCs w:val="22"/>
        </w:rPr>
        <w:t xml:space="preserve"> (HR </w:t>
      </w:r>
      <w:r w:rsidR="00102552">
        <w:rPr>
          <w:rFonts w:ascii="Roboto" w:hAnsi="Roboto"/>
          <w:sz w:val="22"/>
          <w:szCs w:val="22"/>
        </w:rPr>
        <w:t>2.03</w:t>
      </w:r>
      <w:r w:rsidR="00B4257D">
        <w:rPr>
          <w:rFonts w:ascii="Roboto" w:hAnsi="Roboto"/>
          <w:sz w:val="22"/>
          <w:szCs w:val="22"/>
        </w:rPr>
        <w:t xml:space="preserve"> for NYHA III-IV symptoms, HR 2.</w:t>
      </w:r>
      <w:r w:rsidR="00102552">
        <w:rPr>
          <w:rFonts w:ascii="Roboto" w:hAnsi="Roboto"/>
          <w:sz w:val="22"/>
          <w:szCs w:val="22"/>
        </w:rPr>
        <w:t>76</w:t>
      </w:r>
      <w:r w:rsidR="00B4257D">
        <w:rPr>
          <w:rFonts w:ascii="Roboto" w:hAnsi="Roboto"/>
          <w:sz w:val="22"/>
          <w:szCs w:val="22"/>
        </w:rPr>
        <w:t xml:space="preserve"> for LVSD, and 7.6 for cardiac transplantation all p &lt;0.001)</w:t>
      </w:r>
      <w:r w:rsidR="00461927">
        <w:rPr>
          <w:rFonts w:ascii="Roboto" w:hAnsi="Roboto"/>
          <w:sz w:val="22"/>
          <w:szCs w:val="22"/>
        </w:rPr>
        <w:t>, ventricular arrhythmias (HR 3.</w:t>
      </w:r>
      <w:r w:rsidR="00102552">
        <w:rPr>
          <w:rFonts w:ascii="Roboto" w:hAnsi="Roboto"/>
          <w:sz w:val="22"/>
          <w:szCs w:val="22"/>
        </w:rPr>
        <w:t>13</w:t>
      </w:r>
      <w:r w:rsidR="00461927">
        <w:rPr>
          <w:rFonts w:ascii="Roboto" w:hAnsi="Roboto"/>
          <w:sz w:val="22"/>
          <w:szCs w:val="22"/>
        </w:rPr>
        <w:t xml:space="preserve"> [CI: 2.</w:t>
      </w:r>
      <w:r w:rsidR="00102552">
        <w:rPr>
          <w:rFonts w:ascii="Roboto" w:hAnsi="Roboto"/>
          <w:sz w:val="22"/>
          <w:szCs w:val="22"/>
        </w:rPr>
        <w:t>3</w:t>
      </w:r>
      <w:r w:rsidR="00461927">
        <w:rPr>
          <w:rFonts w:ascii="Roboto" w:hAnsi="Roboto"/>
          <w:sz w:val="22"/>
          <w:szCs w:val="22"/>
        </w:rPr>
        <w:t>4-4.</w:t>
      </w:r>
      <w:r w:rsidR="00102552">
        <w:rPr>
          <w:rFonts w:ascii="Roboto" w:hAnsi="Roboto"/>
          <w:sz w:val="22"/>
          <w:szCs w:val="22"/>
        </w:rPr>
        <w:t>2</w:t>
      </w:r>
      <w:r w:rsidR="00461927">
        <w:rPr>
          <w:rFonts w:ascii="Roboto" w:hAnsi="Roboto"/>
          <w:sz w:val="22"/>
          <w:szCs w:val="22"/>
        </w:rPr>
        <w:t>], p&lt;0.001), stroke (HR 2.2</w:t>
      </w:r>
      <w:r w:rsidR="00102552">
        <w:rPr>
          <w:rFonts w:ascii="Roboto" w:hAnsi="Roboto"/>
          <w:sz w:val="22"/>
          <w:szCs w:val="22"/>
        </w:rPr>
        <w:t>7</w:t>
      </w:r>
      <w:r w:rsidR="00461927">
        <w:rPr>
          <w:rFonts w:ascii="Roboto" w:hAnsi="Roboto"/>
          <w:sz w:val="22"/>
          <w:szCs w:val="22"/>
        </w:rPr>
        <w:t xml:space="preserve"> [CI: 1.6</w:t>
      </w:r>
      <w:r w:rsidR="00102552">
        <w:rPr>
          <w:rFonts w:ascii="Roboto" w:hAnsi="Roboto"/>
          <w:sz w:val="22"/>
          <w:szCs w:val="22"/>
        </w:rPr>
        <w:t>6</w:t>
      </w:r>
      <w:r w:rsidR="00461927">
        <w:rPr>
          <w:rFonts w:ascii="Roboto" w:hAnsi="Roboto"/>
          <w:sz w:val="22"/>
          <w:szCs w:val="22"/>
        </w:rPr>
        <w:t>-3.1</w:t>
      </w:r>
      <w:r w:rsidR="00102552">
        <w:rPr>
          <w:rFonts w:ascii="Roboto" w:hAnsi="Roboto"/>
          <w:sz w:val="22"/>
          <w:szCs w:val="22"/>
        </w:rPr>
        <w:t>2</w:t>
      </w:r>
      <w:r w:rsidR="00461927">
        <w:rPr>
          <w:rFonts w:ascii="Roboto" w:hAnsi="Roboto"/>
          <w:sz w:val="22"/>
          <w:szCs w:val="22"/>
        </w:rPr>
        <w:t>], p&lt;0.001) and death (HR 1.9</w:t>
      </w:r>
      <w:r w:rsidR="00102552">
        <w:rPr>
          <w:rFonts w:ascii="Roboto" w:hAnsi="Roboto"/>
          <w:sz w:val="22"/>
          <w:szCs w:val="22"/>
        </w:rPr>
        <w:t>5</w:t>
      </w:r>
      <w:r w:rsidR="00461927">
        <w:rPr>
          <w:rFonts w:ascii="Roboto" w:hAnsi="Roboto"/>
          <w:sz w:val="22"/>
          <w:szCs w:val="22"/>
        </w:rPr>
        <w:t xml:space="preserve"> [CI: 1.6</w:t>
      </w:r>
      <w:r w:rsidR="00102552">
        <w:rPr>
          <w:rFonts w:ascii="Roboto" w:hAnsi="Roboto"/>
          <w:sz w:val="22"/>
          <w:szCs w:val="22"/>
        </w:rPr>
        <w:t>3</w:t>
      </w:r>
      <w:r w:rsidR="00461927">
        <w:rPr>
          <w:rFonts w:ascii="Roboto" w:hAnsi="Roboto"/>
          <w:sz w:val="22"/>
          <w:szCs w:val="22"/>
        </w:rPr>
        <w:t>-2.</w:t>
      </w:r>
      <w:r w:rsidR="00102552">
        <w:rPr>
          <w:rFonts w:ascii="Roboto" w:hAnsi="Roboto"/>
          <w:sz w:val="22"/>
          <w:szCs w:val="22"/>
        </w:rPr>
        <w:t>33</w:t>
      </w:r>
      <w:r w:rsidR="00461927">
        <w:rPr>
          <w:rFonts w:ascii="Roboto" w:hAnsi="Roboto"/>
          <w:sz w:val="22"/>
          <w:szCs w:val="22"/>
        </w:rPr>
        <w:t xml:space="preserve">], p&lt;0.001). </w:t>
      </w:r>
      <w:r w:rsidR="00102552">
        <w:rPr>
          <w:rFonts w:ascii="Roboto" w:hAnsi="Roboto"/>
          <w:sz w:val="22"/>
          <w:szCs w:val="22"/>
        </w:rPr>
        <w:t>I</w:t>
      </w:r>
      <w:r w:rsidR="00461927">
        <w:rPr>
          <w:rFonts w:ascii="Roboto" w:hAnsi="Roboto"/>
          <w:sz w:val="22"/>
          <w:szCs w:val="22"/>
        </w:rPr>
        <w:t xml:space="preserve">nteraction analysis found </w:t>
      </w:r>
      <w:r w:rsidR="00A961C0">
        <w:rPr>
          <w:rFonts w:ascii="Roboto" w:hAnsi="Roboto"/>
          <w:sz w:val="22"/>
          <w:szCs w:val="22"/>
        </w:rPr>
        <w:t xml:space="preserve">that sarcomere status modified the </w:t>
      </w:r>
      <w:r w:rsidR="00A961C0">
        <w:rPr>
          <w:rFonts w:ascii="Roboto" w:hAnsi="Roboto"/>
          <w:sz w:val="22"/>
          <w:szCs w:val="22"/>
        </w:rPr>
        <w:lastRenderedPageBreak/>
        <w:t xml:space="preserve">effect of atrial fibrillation on developing NYHA III-IV </w:t>
      </w:r>
      <w:r w:rsidR="00B4257D">
        <w:rPr>
          <w:rFonts w:ascii="Roboto" w:hAnsi="Roboto"/>
          <w:sz w:val="22"/>
          <w:szCs w:val="22"/>
        </w:rPr>
        <w:t>functional limitations</w:t>
      </w:r>
      <w:r w:rsidR="00A961C0">
        <w:rPr>
          <w:rFonts w:ascii="Roboto" w:hAnsi="Roboto"/>
          <w:sz w:val="22"/>
          <w:szCs w:val="22"/>
        </w:rPr>
        <w:t xml:space="preserve">, LVSD, ventricular arrhythmias, and death, with a larger additive effect of this exposure in patients </w:t>
      </w:r>
      <w:r w:rsidR="00461927">
        <w:rPr>
          <w:rFonts w:ascii="Roboto" w:hAnsi="Roboto"/>
          <w:sz w:val="22"/>
          <w:szCs w:val="22"/>
        </w:rPr>
        <w:t>carrying sarcomere variant</w:t>
      </w:r>
      <w:r w:rsidR="00A961C0">
        <w:rPr>
          <w:rFonts w:ascii="Roboto" w:hAnsi="Roboto"/>
          <w:sz w:val="22"/>
          <w:szCs w:val="22"/>
        </w:rPr>
        <w:t>s</w:t>
      </w:r>
      <w:r w:rsidR="00C07642">
        <w:rPr>
          <w:rFonts w:ascii="Roboto" w:hAnsi="Roboto"/>
          <w:sz w:val="22"/>
          <w:szCs w:val="22"/>
        </w:rPr>
        <w:t xml:space="preserve"> (</w:t>
      </w:r>
      <w:r w:rsidR="00C07642" w:rsidRPr="005A7B2B">
        <w:rPr>
          <w:rFonts w:ascii="Roboto" w:hAnsi="Roboto"/>
          <w:b/>
          <w:bCs/>
          <w:sz w:val="22"/>
          <w:szCs w:val="22"/>
        </w:rPr>
        <w:t>Supplementary Figure 3</w:t>
      </w:r>
      <w:r w:rsidR="00C07642">
        <w:rPr>
          <w:rFonts w:ascii="Roboto" w:hAnsi="Roboto"/>
          <w:b/>
          <w:bCs/>
          <w:sz w:val="22"/>
          <w:szCs w:val="22"/>
        </w:rPr>
        <w:t>)</w:t>
      </w:r>
      <w:r w:rsidR="0049191A">
        <w:rPr>
          <w:rFonts w:ascii="Roboto" w:hAnsi="Roboto"/>
          <w:sz w:val="22"/>
          <w:szCs w:val="22"/>
        </w:rPr>
        <w:t>.</w:t>
      </w:r>
      <w:r w:rsidR="00BD4725">
        <w:rPr>
          <w:rFonts w:ascii="Roboto" w:hAnsi="Roboto"/>
          <w:sz w:val="22"/>
          <w:szCs w:val="22"/>
        </w:rPr>
        <w:t xml:space="preserve"> </w:t>
      </w:r>
      <w:r w:rsidR="00B4257D">
        <w:rPr>
          <w:rFonts w:ascii="Roboto" w:hAnsi="Roboto"/>
          <w:sz w:val="22"/>
          <w:szCs w:val="22"/>
        </w:rPr>
        <w:t xml:space="preserve"> LVSD was associated with NYHA III-IV functional limitations (HR </w:t>
      </w:r>
      <w:r w:rsidR="00102552">
        <w:rPr>
          <w:rFonts w:ascii="Roboto" w:hAnsi="Roboto"/>
          <w:sz w:val="22"/>
          <w:szCs w:val="22"/>
        </w:rPr>
        <w:t>2</w:t>
      </w:r>
      <w:r w:rsidR="00B4257D">
        <w:rPr>
          <w:rFonts w:ascii="Roboto" w:hAnsi="Roboto"/>
          <w:sz w:val="22"/>
          <w:szCs w:val="22"/>
        </w:rPr>
        <w:t>.</w:t>
      </w:r>
      <w:r w:rsidR="00102552">
        <w:rPr>
          <w:rFonts w:ascii="Roboto" w:hAnsi="Roboto"/>
          <w:sz w:val="22"/>
          <w:szCs w:val="22"/>
        </w:rPr>
        <w:t>15</w:t>
      </w:r>
      <w:r w:rsidR="00B4257D">
        <w:rPr>
          <w:rFonts w:ascii="Roboto" w:hAnsi="Roboto"/>
          <w:sz w:val="22"/>
          <w:szCs w:val="22"/>
        </w:rPr>
        <w:t xml:space="preserve"> [CI: 1</w:t>
      </w:r>
      <w:r w:rsidR="00102552">
        <w:rPr>
          <w:rFonts w:ascii="Roboto" w:hAnsi="Roboto"/>
          <w:sz w:val="22"/>
          <w:szCs w:val="22"/>
        </w:rPr>
        <w:t>.65</w:t>
      </w:r>
      <w:r w:rsidR="00B4257D">
        <w:rPr>
          <w:rFonts w:ascii="Roboto" w:hAnsi="Roboto"/>
          <w:sz w:val="22"/>
          <w:szCs w:val="22"/>
        </w:rPr>
        <w:t>-2.</w:t>
      </w:r>
      <w:r w:rsidR="00102552">
        <w:rPr>
          <w:rFonts w:ascii="Roboto" w:hAnsi="Roboto"/>
          <w:sz w:val="22"/>
          <w:szCs w:val="22"/>
        </w:rPr>
        <w:t>80</w:t>
      </w:r>
      <w:r w:rsidR="00B4257D">
        <w:rPr>
          <w:rFonts w:ascii="Roboto" w:hAnsi="Roboto"/>
          <w:sz w:val="22"/>
          <w:szCs w:val="22"/>
        </w:rPr>
        <w:t>], p &lt;0.001), cardiac transplantation (HR 3</w:t>
      </w:r>
      <w:r w:rsidR="00102552">
        <w:rPr>
          <w:rFonts w:ascii="Roboto" w:hAnsi="Roboto"/>
          <w:sz w:val="22"/>
          <w:szCs w:val="22"/>
        </w:rPr>
        <w:t>7</w:t>
      </w:r>
      <w:r w:rsidR="00B4257D">
        <w:rPr>
          <w:rFonts w:ascii="Roboto" w:hAnsi="Roboto"/>
          <w:sz w:val="22"/>
          <w:szCs w:val="22"/>
        </w:rPr>
        <w:t xml:space="preserve"> [CI: 2</w:t>
      </w:r>
      <w:r w:rsidR="00102552">
        <w:rPr>
          <w:rFonts w:ascii="Roboto" w:hAnsi="Roboto"/>
          <w:sz w:val="22"/>
          <w:szCs w:val="22"/>
        </w:rPr>
        <w:t>5</w:t>
      </w:r>
      <w:r w:rsidR="00B4257D">
        <w:rPr>
          <w:rFonts w:ascii="Roboto" w:hAnsi="Roboto"/>
          <w:sz w:val="22"/>
          <w:szCs w:val="22"/>
        </w:rPr>
        <w:t>-5</w:t>
      </w:r>
      <w:r w:rsidR="00102552">
        <w:rPr>
          <w:rFonts w:ascii="Roboto" w:hAnsi="Roboto"/>
          <w:sz w:val="22"/>
          <w:szCs w:val="22"/>
        </w:rPr>
        <w:t>6</w:t>
      </w:r>
      <w:r w:rsidR="00B4257D">
        <w:rPr>
          <w:rFonts w:ascii="Roboto" w:hAnsi="Roboto"/>
          <w:sz w:val="22"/>
          <w:szCs w:val="22"/>
        </w:rPr>
        <w:t>], p &lt;0.001), ventricular arrhythmias (HR 3.8</w:t>
      </w:r>
      <w:r w:rsidR="00102552">
        <w:rPr>
          <w:rFonts w:ascii="Roboto" w:hAnsi="Roboto"/>
          <w:sz w:val="22"/>
          <w:szCs w:val="22"/>
        </w:rPr>
        <w:t>2</w:t>
      </w:r>
      <w:r w:rsidR="00B4257D">
        <w:rPr>
          <w:rFonts w:ascii="Roboto" w:hAnsi="Roboto"/>
          <w:sz w:val="22"/>
          <w:szCs w:val="22"/>
        </w:rPr>
        <w:t xml:space="preserve"> [CI </w:t>
      </w:r>
      <w:r w:rsidR="00102552">
        <w:rPr>
          <w:rFonts w:ascii="Roboto" w:hAnsi="Roboto"/>
          <w:sz w:val="22"/>
          <w:szCs w:val="22"/>
        </w:rPr>
        <w:t>2.73</w:t>
      </w:r>
      <w:r w:rsidR="00B4257D">
        <w:rPr>
          <w:rFonts w:ascii="Roboto" w:hAnsi="Roboto"/>
          <w:sz w:val="22"/>
          <w:szCs w:val="22"/>
        </w:rPr>
        <w:t>-</w:t>
      </w:r>
      <w:r w:rsidR="00102552">
        <w:rPr>
          <w:rFonts w:ascii="Roboto" w:hAnsi="Roboto"/>
          <w:sz w:val="22"/>
          <w:szCs w:val="22"/>
        </w:rPr>
        <w:t>5.3</w:t>
      </w:r>
      <w:r w:rsidR="00B4257D">
        <w:rPr>
          <w:rFonts w:ascii="Roboto" w:hAnsi="Roboto"/>
          <w:sz w:val="22"/>
          <w:szCs w:val="22"/>
        </w:rPr>
        <w:t xml:space="preserve">] p &lt;0.001) and death (HR </w:t>
      </w:r>
      <w:r w:rsidR="00102552">
        <w:rPr>
          <w:rFonts w:ascii="Roboto" w:hAnsi="Roboto"/>
          <w:sz w:val="22"/>
          <w:szCs w:val="22"/>
        </w:rPr>
        <w:t>3</w:t>
      </w:r>
      <w:r w:rsidR="00B4257D">
        <w:rPr>
          <w:rFonts w:ascii="Roboto" w:hAnsi="Roboto"/>
          <w:sz w:val="22"/>
          <w:szCs w:val="22"/>
        </w:rPr>
        <w:t>.</w:t>
      </w:r>
      <w:r w:rsidR="00102552">
        <w:rPr>
          <w:rFonts w:ascii="Roboto" w:hAnsi="Roboto"/>
          <w:sz w:val="22"/>
          <w:szCs w:val="22"/>
        </w:rPr>
        <w:t>8</w:t>
      </w:r>
      <w:r w:rsidR="00B4257D">
        <w:rPr>
          <w:rFonts w:ascii="Roboto" w:hAnsi="Roboto"/>
          <w:sz w:val="22"/>
          <w:szCs w:val="22"/>
        </w:rPr>
        <w:t xml:space="preserve"> [CI 3.</w:t>
      </w:r>
      <w:r w:rsidR="00102552">
        <w:rPr>
          <w:rFonts w:ascii="Roboto" w:hAnsi="Roboto"/>
          <w:sz w:val="22"/>
          <w:szCs w:val="22"/>
        </w:rPr>
        <w:t>09</w:t>
      </w:r>
      <w:r w:rsidR="00B4257D">
        <w:rPr>
          <w:rFonts w:ascii="Roboto" w:hAnsi="Roboto"/>
          <w:sz w:val="22"/>
          <w:szCs w:val="22"/>
        </w:rPr>
        <w:t>-4.</w:t>
      </w:r>
      <w:r w:rsidR="00102552">
        <w:rPr>
          <w:rFonts w:ascii="Roboto" w:hAnsi="Roboto"/>
          <w:sz w:val="22"/>
          <w:szCs w:val="22"/>
        </w:rPr>
        <w:t>7</w:t>
      </w:r>
      <w:r w:rsidR="00B4257D">
        <w:rPr>
          <w:rFonts w:ascii="Roboto" w:hAnsi="Roboto"/>
          <w:sz w:val="22"/>
          <w:szCs w:val="22"/>
        </w:rPr>
        <w:t>]</w:t>
      </w:r>
      <w:r w:rsidR="000F3B75">
        <w:rPr>
          <w:rFonts w:ascii="Roboto" w:hAnsi="Roboto"/>
          <w:sz w:val="22"/>
          <w:szCs w:val="22"/>
        </w:rPr>
        <w:t>, p &lt;0.001).</w:t>
      </w:r>
      <w:r w:rsidR="00DF496A">
        <w:rPr>
          <w:rFonts w:ascii="Roboto" w:hAnsi="Roboto"/>
          <w:sz w:val="22"/>
          <w:szCs w:val="22"/>
        </w:rPr>
        <w:t xml:space="preserve"> </w:t>
      </w:r>
      <w:commentRangeStart w:id="145"/>
      <w:r w:rsidR="00DF496A">
        <w:rPr>
          <w:rFonts w:ascii="Roboto" w:hAnsi="Roboto"/>
          <w:sz w:val="22"/>
          <w:szCs w:val="22"/>
        </w:rPr>
        <w:t xml:space="preserve">For outcomes in which a significant interaction was found between an exposure and sarcomere variant status, the combined effect can be seen according to sarcomere variant status in </w:t>
      </w:r>
      <w:r w:rsidR="00DF496A" w:rsidRPr="0053705B">
        <w:rPr>
          <w:rFonts w:ascii="Roboto" w:hAnsi="Roboto"/>
          <w:b/>
          <w:bCs/>
          <w:sz w:val="22"/>
          <w:szCs w:val="22"/>
        </w:rPr>
        <w:t xml:space="preserve">Supplementary Figure </w:t>
      </w:r>
      <w:r w:rsidR="00037B48" w:rsidRPr="0053705B">
        <w:rPr>
          <w:rFonts w:ascii="Roboto" w:hAnsi="Roboto"/>
          <w:b/>
          <w:bCs/>
          <w:sz w:val="22"/>
          <w:szCs w:val="22"/>
        </w:rPr>
        <w:t>3</w:t>
      </w:r>
      <w:commentRangeEnd w:id="145"/>
      <w:r w:rsidR="002F2FB6">
        <w:rPr>
          <w:rStyle w:val="Kommentarhenvisning"/>
        </w:rPr>
        <w:commentReference w:id="145"/>
      </w:r>
      <w:r w:rsidR="00DF496A">
        <w:rPr>
          <w:rFonts w:ascii="Roboto" w:hAnsi="Roboto"/>
          <w:sz w:val="22"/>
          <w:szCs w:val="22"/>
        </w:rPr>
        <w:t>.</w:t>
      </w:r>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609EED7F"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r w:rsidR="002F2FB6">
        <w:rPr>
          <w:rFonts w:ascii="Roboto" w:hAnsi="Roboto"/>
          <w:sz w:val="22"/>
          <w:szCs w:val="22"/>
        </w:rPr>
        <w:t xml:space="preserve">all-cause </w:t>
      </w:r>
      <w:r w:rsidR="005033ED">
        <w:rPr>
          <w:rFonts w:ascii="Roboto" w:hAnsi="Roboto"/>
          <w:sz w:val="22"/>
          <w:szCs w:val="22"/>
        </w:rPr>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r w:rsidR="009C7FDC">
        <w:rPr>
          <w:rFonts w:ascii="Roboto" w:hAnsi="Roboto"/>
          <w:sz w:val="22"/>
          <w:szCs w:val="22"/>
        </w:rPr>
        <w:t>among</w:t>
      </w:r>
      <w:r w:rsidR="00B215FC">
        <w:rPr>
          <w:rFonts w:ascii="Roboto" w:hAnsi="Roboto"/>
          <w:sz w:val="22"/>
          <w:szCs w:val="22"/>
        </w:rPr>
        <w:t xml:space="preserve"> patients with </w:t>
      </w:r>
      <w:proofErr w:type="spellStart"/>
      <w:r w:rsidR="00B215FC">
        <w:rPr>
          <w:rFonts w:ascii="Roboto" w:hAnsi="Roboto"/>
          <w:sz w:val="22"/>
          <w:szCs w:val="22"/>
        </w:rPr>
        <w:t>sarcomeric</w:t>
      </w:r>
      <w:proofErr w:type="spellEnd"/>
      <w:r w:rsidR="00B215FC">
        <w:rPr>
          <w:rFonts w:ascii="Roboto" w:hAnsi="Roboto"/>
          <w:sz w:val="22"/>
          <w:szCs w:val="22"/>
        </w:rPr>
        <w:t xml:space="preserve"> HCM (63 </w:t>
      </w:r>
      <w:r w:rsidR="003323F6">
        <w:rPr>
          <w:rFonts w:ascii="Roboto" w:hAnsi="Roboto"/>
          <w:sz w:val="22"/>
          <w:szCs w:val="22"/>
        </w:rPr>
        <w:t>versus</w:t>
      </w:r>
      <w:r w:rsidR="00B215FC">
        <w:rPr>
          <w:rFonts w:ascii="Roboto" w:hAnsi="Roboto"/>
          <w:sz w:val="22"/>
          <w:szCs w:val="22"/>
        </w:rPr>
        <w:t xml:space="preserve"> </w:t>
      </w:r>
      <w:r w:rsidR="009C7FDC">
        <w:rPr>
          <w:rFonts w:ascii="Roboto" w:hAnsi="Roboto"/>
          <w:sz w:val="22"/>
          <w:szCs w:val="22"/>
        </w:rPr>
        <w:t xml:space="preserve">70 years, p &lt;0.0001).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r w:rsidR="003323F6">
        <w:rPr>
          <w:rFonts w:ascii="Roboto" w:hAnsi="Roboto"/>
          <w:sz w:val="22"/>
          <w:szCs w:val="22"/>
        </w:rPr>
        <w:t>versus</w:t>
      </w:r>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r w:rsidR="003323F6">
        <w:rPr>
          <w:rFonts w:ascii="Roboto" w:hAnsi="Roboto"/>
          <w:sz w:val="22"/>
          <w:szCs w:val="22"/>
        </w:rPr>
        <w:t>versus</w:t>
      </w:r>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ins w:id="146" w:author="Christoffer Vissing" w:date="2023-08-22T11:51:00Z">
        <w:r w:rsidR="00DC7E3B">
          <w:rPr>
            <w:rFonts w:ascii="Roboto" w:hAnsi="Roboto"/>
            <w:sz w:val="22"/>
            <w:szCs w:val="22"/>
          </w:rPr>
          <w:t xml:space="preserve"> (heart </w:t>
        </w:r>
        <w:proofErr w:type="gramStart"/>
        <w:r w:rsidR="00DC7E3B">
          <w:rPr>
            <w:rFonts w:ascii="Roboto" w:hAnsi="Roboto"/>
            <w:sz w:val="22"/>
            <w:szCs w:val="22"/>
          </w:rPr>
          <w:t>failure ,</w:t>
        </w:r>
        <w:proofErr w:type="gramEnd"/>
        <w:r w:rsidR="00DC7E3B">
          <w:rPr>
            <w:rFonts w:ascii="Roboto" w:hAnsi="Roboto"/>
            <w:sz w:val="22"/>
            <w:szCs w:val="22"/>
          </w:rPr>
          <w:t xml:space="preserve"> stroke or SCD)</w:t>
        </w:r>
      </w:ins>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r w:rsidR="00394A0C">
        <w:rPr>
          <w:rFonts w:ascii="Roboto" w:hAnsi="Roboto"/>
          <w:sz w:val="22"/>
          <w:szCs w:val="22"/>
        </w:rPr>
        <w:t xml:space="preserve"> </w:t>
      </w:r>
      <w:commentRangeStart w:id="147"/>
      <w:r w:rsidR="00200626">
        <w:rPr>
          <w:rFonts w:ascii="Roboto" w:hAnsi="Roboto"/>
          <w:sz w:val="22"/>
          <w:szCs w:val="22"/>
        </w:rPr>
        <w:t>Patients with</w:t>
      </w:r>
      <w:del w:id="148" w:author="Christoffer Vissing" w:date="2023-09-28T11:43:00Z">
        <w:r w:rsidR="00200626" w:rsidDel="00ED0AEE">
          <w:rPr>
            <w:rFonts w:ascii="Roboto" w:hAnsi="Roboto"/>
            <w:sz w:val="22"/>
            <w:szCs w:val="22"/>
          </w:rPr>
          <w:delText xml:space="preserve"> LP/P</w:delText>
        </w:r>
      </w:del>
      <w:r w:rsidR="00200626">
        <w:rPr>
          <w:rFonts w:ascii="Roboto" w:hAnsi="Roboto"/>
          <w:sz w:val="22"/>
          <w:szCs w:val="22"/>
        </w:rPr>
        <w:t xml:space="preserve"> sarcomere variants </w:t>
      </w:r>
      <w:commentRangeEnd w:id="147"/>
      <w:r w:rsidR="002F2FB6">
        <w:rPr>
          <w:rStyle w:val="Kommentarhenvisning"/>
        </w:rPr>
        <w:commentReference w:id="147"/>
      </w:r>
      <w:r w:rsidR="00200626">
        <w:rPr>
          <w:rFonts w:ascii="Roboto" w:hAnsi="Roboto"/>
          <w:sz w:val="22"/>
          <w:szCs w:val="22"/>
        </w:rPr>
        <w:t xml:space="preserve">were also found to have a higher age-standardized incidence of </w:t>
      </w:r>
      <w:r w:rsidR="00200626">
        <w:rPr>
          <w:rFonts w:ascii="Roboto" w:hAnsi="Roboto"/>
          <w:sz w:val="22"/>
          <w:szCs w:val="22"/>
        </w:rPr>
        <w:lastRenderedPageBreak/>
        <w:t>cardiovascular death (SIR 1.90 [CI: 1.61 to 2.23) and all-cause mortality (SIR 1.27 [CI: 1.13 to 1.43]) (</w:t>
      </w:r>
      <w:r w:rsidR="00200626" w:rsidRPr="00200626">
        <w:rPr>
          <w:rFonts w:ascii="Roboto" w:hAnsi="Roboto"/>
          <w:b/>
          <w:bCs/>
          <w:sz w:val="22"/>
          <w:szCs w:val="22"/>
        </w:rPr>
        <w:t xml:space="preserve">Supplementary Figure </w:t>
      </w:r>
      <w:r w:rsidR="005559AF">
        <w:rPr>
          <w:rFonts w:ascii="Roboto" w:hAnsi="Roboto"/>
          <w:b/>
          <w:bCs/>
          <w:sz w:val="22"/>
          <w:szCs w:val="22"/>
        </w:rPr>
        <w:t>4</w:t>
      </w:r>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149"/>
      <w:r w:rsidRPr="00DB6D77">
        <w:rPr>
          <w:rFonts w:ascii="Roboto" w:hAnsi="Roboto"/>
          <w:b/>
          <w:bCs/>
          <w:sz w:val="22"/>
          <w:szCs w:val="22"/>
        </w:rPr>
        <w:lastRenderedPageBreak/>
        <w:t>DISCUSSION</w:t>
      </w:r>
      <w:commentRangeEnd w:id="149"/>
      <w:r w:rsidR="006917FD">
        <w:rPr>
          <w:rStyle w:val="Kommentarhenvisning"/>
        </w:rPr>
        <w:commentReference w:id="149"/>
      </w:r>
      <w:r w:rsidRPr="00DB6D77">
        <w:rPr>
          <w:rFonts w:ascii="Roboto" w:hAnsi="Roboto"/>
          <w:b/>
          <w:bCs/>
          <w:sz w:val="22"/>
          <w:szCs w:val="22"/>
        </w:rPr>
        <w:t xml:space="preserve">: </w:t>
      </w:r>
    </w:p>
    <w:p w14:paraId="4FF9DE24" w14:textId="36B566C2"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r w:rsidR="00A02633">
        <w:rPr>
          <w:rFonts w:ascii="Roboto" w:hAnsi="Roboto"/>
          <w:sz w:val="22"/>
          <w:szCs w:val="22"/>
        </w:rPr>
        <w:t xml:space="preserve">had more substantial LVH, </w:t>
      </w:r>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 xml:space="preserve">higher burden of cardiac arrhythmias, </w:t>
      </w:r>
      <w:del w:id="150" w:author="Christoffer Vissing" w:date="2023-09-28T11:44:00Z">
        <w:r w:rsidR="00AE4D82" w:rsidDel="00ED0AEE">
          <w:rPr>
            <w:rFonts w:ascii="Roboto" w:hAnsi="Roboto"/>
            <w:sz w:val="22"/>
            <w:szCs w:val="22"/>
          </w:rPr>
          <w:delText xml:space="preserve">more </w:delText>
        </w:r>
      </w:del>
      <w:r w:rsidR="00AE4D82">
        <w:rPr>
          <w:rFonts w:ascii="Roboto" w:hAnsi="Roboto"/>
          <w:sz w:val="22"/>
          <w:szCs w:val="22"/>
        </w:rPr>
        <w:t>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ins w:id="151" w:author="Christoffer Vissing" w:date="2023-09-28T11:44:00Z">
        <w:r w:rsidR="00ED0AEE">
          <w:rPr>
            <w:rFonts w:ascii="Roboto" w:hAnsi="Roboto"/>
            <w:sz w:val="22"/>
            <w:szCs w:val="22"/>
          </w:rPr>
          <w:t xml:space="preserve">While </w:t>
        </w:r>
      </w:ins>
      <w:del w:id="152" w:author="Christoffer Vissing" w:date="2023-09-28T11:44:00Z">
        <w:r w:rsidR="00192803" w:rsidDel="00ED0AEE">
          <w:rPr>
            <w:rFonts w:ascii="Roboto" w:hAnsi="Roboto"/>
            <w:sz w:val="22"/>
            <w:szCs w:val="22"/>
          </w:rPr>
          <w:delText xml:space="preserve">In contrast, </w:delText>
        </w:r>
      </w:del>
      <w:r w:rsidR="00192803">
        <w:rPr>
          <w:rFonts w:ascii="Roboto" w:hAnsi="Roboto"/>
          <w:sz w:val="22"/>
          <w:szCs w:val="22"/>
        </w:rPr>
        <w:t>non-</w:t>
      </w:r>
      <w:proofErr w:type="spellStart"/>
      <w:r w:rsidR="00192803">
        <w:rPr>
          <w:rFonts w:ascii="Roboto" w:hAnsi="Roboto"/>
          <w:sz w:val="22"/>
          <w:szCs w:val="22"/>
        </w:rPr>
        <w:t>sarcomeric</w:t>
      </w:r>
      <w:proofErr w:type="spellEnd"/>
      <w:r w:rsidR="00192803">
        <w:rPr>
          <w:rFonts w:ascii="Roboto" w:hAnsi="Roboto"/>
          <w:sz w:val="22"/>
          <w:szCs w:val="22"/>
        </w:rPr>
        <w:t xml:space="preserve"> HCM </w:t>
      </w:r>
      <w:ins w:id="153" w:author="Christoffer Vissing" w:date="2023-09-28T11:44:00Z">
        <w:r w:rsidR="00ED0AEE">
          <w:rPr>
            <w:rFonts w:ascii="Roboto" w:hAnsi="Roboto"/>
            <w:sz w:val="22"/>
            <w:szCs w:val="22"/>
          </w:rPr>
          <w:t>was associated</w:t>
        </w:r>
      </w:ins>
      <w:del w:id="154" w:author="Christoffer Vissing" w:date="2023-09-28T11:45:00Z">
        <w:r w:rsidR="00192803" w:rsidDel="00ED0AEE">
          <w:rPr>
            <w:rFonts w:ascii="Roboto" w:hAnsi="Roboto"/>
            <w:sz w:val="22"/>
            <w:szCs w:val="22"/>
          </w:rPr>
          <w:delText>patients were more likely to be</w:delText>
        </w:r>
      </w:del>
      <w:ins w:id="155" w:author="Christoffer Vissing" w:date="2023-09-28T11:45:00Z">
        <w:r w:rsidR="00ED0AEE">
          <w:rPr>
            <w:rFonts w:ascii="Roboto" w:hAnsi="Roboto"/>
            <w:sz w:val="22"/>
            <w:szCs w:val="22"/>
          </w:rPr>
          <w:t xml:space="preserve"> with more</w:t>
        </w:r>
      </w:ins>
      <w:r w:rsidR="00192803">
        <w:rPr>
          <w:rFonts w:ascii="Roboto" w:hAnsi="Roboto"/>
          <w:sz w:val="22"/>
          <w:szCs w:val="22"/>
        </w:rPr>
        <w:t xml:space="preserve"> obes</w:t>
      </w:r>
      <w:ins w:id="156" w:author="Christoffer Vissing" w:date="2023-09-28T11:45:00Z">
        <w:r w:rsidR="00ED0AEE">
          <w:rPr>
            <w:rFonts w:ascii="Roboto" w:hAnsi="Roboto"/>
            <w:sz w:val="22"/>
            <w:szCs w:val="22"/>
          </w:rPr>
          <w:t>ity</w:t>
        </w:r>
      </w:ins>
      <w:del w:id="157" w:author="Christoffer Vissing" w:date="2023-09-28T11:45:00Z">
        <w:r w:rsidR="00192803" w:rsidDel="00ED0AEE">
          <w:rPr>
            <w:rFonts w:ascii="Roboto" w:hAnsi="Roboto"/>
            <w:sz w:val="22"/>
            <w:szCs w:val="22"/>
          </w:rPr>
          <w:delText>e</w:delText>
        </w:r>
      </w:del>
      <w:r w:rsidR="00192803">
        <w:rPr>
          <w:rFonts w:ascii="Roboto" w:hAnsi="Roboto"/>
          <w:sz w:val="22"/>
          <w:szCs w:val="22"/>
        </w:rPr>
        <w:t xml:space="preserve">, </w:t>
      </w:r>
      <w:del w:id="158" w:author="Christoffer Vissing" w:date="2023-09-28T11:45:00Z">
        <w:r w:rsidR="00192803" w:rsidDel="00ED0AEE">
          <w:rPr>
            <w:rFonts w:ascii="Roboto" w:hAnsi="Roboto"/>
            <w:sz w:val="22"/>
            <w:szCs w:val="22"/>
          </w:rPr>
          <w:delText xml:space="preserve">have </w:delText>
        </w:r>
      </w:del>
      <w:r w:rsidR="00192803">
        <w:rPr>
          <w:rFonts w:ascii="Roboto" w:hAnsi="Roboto"/>
          <w:sz w:val="22"/>
          <w:szCs w:val="22"/>
        </w:rPr>
        <w:t>hypertension</w:t>
      </w:r>
      <w:del w:id="159" w:author="Christoffer Vissing" w:date="2023-09-28T11:45:00Z">
        <w:r w:rsidR="00192803" w:rsidDel="00ED0AEE">
          <w:rPr>
            <w:rFonts w:ascii="Roboto" w:hAnsi="Roboto"/>
            <w:sz w:val="22"/>
            <w:szCs w:val="22"/>
          </w:rPr>
          <w:delText xml:space="preserve">, report </w:delText>
        </w:r>
        <w:r w:rsidDel="00ED0AEE">
          <w:rPr>
            <w:rFonts w:ascii="Roboto" w:hAnsi="Roboto"/>
            <w:sz w:val="22"/>
            <w:szCs w:val="22"/>
          </w:rPr>
          <w:delText>NYHA III-IV limitations</w:delText>
        </w:r>
      </w:del>
      <w:r>
        <w:rPr>
          <w:rFonts w:ascii="Roboto" w:hAnsi="Roboto"/>
          <w:sz w:val="22"/>
          <w:szCs w:val="22"/>
        </w:rPr>
        <w:t>,</w:t>
      </w:r>
      <w:r w:rsidR="00192803">
        <w:rPr>
          <w:rFonts w:ascii="Roboto" w:hAnsi="Roboto"/>
          <w:sz w:val="22"/>
          <w:szCs w:val="22"/>
        </w:rPr>
        <w:t xml:space="preserve"> and</w:t>
      </w:r>
      <w:del w:id="160" w:author="Christoffer Vissing" w:date="2023-09-28T11:45:00Z">
        <w:r w:rsidR="00192803" w:rsidDel="00ED0AEE">
          <w:rPr>
            <w:rFonts w:ascii="Roboto" w:hAnsi="Roboto"/>
            <w:sz w:val="22"/>
            <w:szCs w:val="22"/>
          </w:rPr>
          <w:delText xml:space="preserve"> </w:delText>
        </w:r>
        <w:r w:rsidDel="00ED0AEE">
          <w:rPr>
            <w:rFonts w:ascii="Roboto" w:hAnsi="Roboto"/>
            <w:sz w:val="22"/>
            <w:szCs w:val="22"/>
          </w:rPr>
          <w:delText>have</w:delText>
        </w:r>
      </w:del>
      <w:r w:rsidR="00192803">
        <w:rPr>
          <w:rFonts w:ascii="Roboto" w:hAnsi="Roboto"/>
          <w:sz w:val="22"/>
          <w:szCs w:val="22"/>
        </w:rPr>
        <w:t xml:space="preserve"> LV obstruction. </w:t>
      </w:r>
      <w:commentRangeStart w:id="161"/>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 xml:space="preserve">rates of ventricular arrhythmias and </w:t>
      </w:r>
      <w:r w:rsidR="00F55054">
        <w:rPr>
          <w:rFonts w:ascii="Roboto" w:hAnsi="Roboto"/>
          <w:sz w:val="22"/>
          <w:szCs w:val="22"/>
        </w:rPr>
        <w:t>advanced</w:t>
      </w:r>
      <w:r w:rsidR="00875D58">
        <w:rPr>
          <w:rFonts w:ascii="Roboto" w:hAnsi="Roboto"/>
          <w:sz w:val="22"/>
          <w:szCs w:val="22"/>
        </w:rPr>
        <w:t xml:space="preserve"> heart failure outcomes</w:t>
      </w:r>
      <w:r w:rsidR="002045AA">
        <w:rPr>
          <w:rFonts w:ascii="Roboto" w:hAnsi="Roboto"/>
          <w:sz w:val="22"/>
          <w:szCs w:val="22"/>
        </w:rPr>
        <w:t xml:space="preserv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commentRangeEnd w:id="161"/>
      <w:r w:rsidR="00A02633">
        <w:rPr>
          <w:rStyle w:val="Kommentarhenvisning"/>
        </w:rPr>
        <w:commentReference w:id="161"/>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w:t>
      </w:r>
      <w:r w:rsidR="00C55FA8" w:rsidRPr="00DB6D77">
        <w:rPr>
          <w:rFonts w:ascii="Roboto" w:hAnsi="Roboto"/>
          <w:sz w:val="22"/>
          <w:szCs w:val="22"/>
        </w:rPr>
        <w:t xml:space="preserve">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29F4225C"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48CAA453"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A02633">
        <w:rPr>
          <w:rFonts w:ascii="Roboto" w:hAnsi="Roboto"/>
          <w:sz w:val="22"/>
          <w:szCs w:val="22"/>
        </w:rPr>
        <w:t xml:space="preserve">We additionally provide new information regarding </w:t>
      </w:r>
      <w:r w:rsidR="00D3112F">
        <w:rPr>
          <w:rFonts w:ascii="Roboto" w:hAnsi="Roboto"/>
          <w:sz w:val="22"/>
          <w:szCs w:val="22"/>
        </w:rPr>
        <w:t xml:space="preserve"> difference</w:t>
      </w:r>
      <w:r w:rsidR="00A02633">
        <w:rPr>
          <w:rFonts w:ascii="Roboto" w:hAnsi="Roboto"/>
          <w:sz w:val="22"/>
          <w:szCs w:val="22"/>
        </w:rPr>
        <w:t>s</w:t>
      </w:r>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A02633">
        <w:rPr>
          <w:rFonts w:ascii="Roboto" w:hAnsi="Roboto"/>
          <w:sz w:val="22"/>
          <w:szCs w:val="22"/>
        </w:rPr>
        <w:t>Overall,</w:t>
      </w:r>
      <w:r w:rsidR="00224206">
        <w:rPr>
          <w:rFonts w:ascii="Roboto" w:hAnsi="Roboto"/>
          <w:sz w:val="22"/>
          <w:szCs w:val="22"/>
        </w:rPr>
        <w:t xml:space="preserve"> patients </w:t>
      </w:r>
      <w:r w:rsidR="00A02633">
        <w:rPr>
          <w:rFonts w:ascii="Roboto" w:hAnsi="Roboto"/>
          <w:sz w:val="22"/>
          <w:szCs w:val="22"/>
        </w:rPr>
        <w:t>had</w:t>
      </w:r>
      <w:r w:rsidR="00224206">
        <w:rPr>
          <w:rFonts w:ascii="Roboto" w:hAnsi="Roboto"/>
          <w:sz w:val="22"/>
          <w:szCs w:val="22"/>
        </w:rPr>
        <w:t xml:space="preserve"> a </w:t>
      </w:r>
      <w:r w:rsidR="00A02633">
        <w:rPr>
          <w:rFonts w:ascii="Roboto" w:hAnsi="Roboto"/>
          <w:sz w:val="22"/>
          <w:szCs w:val="22"/>
        </w:rPr>
        <w:t xml:space="preserve">mild to moderate </w:t>
      </w:r>
      <w:r w:rsidR="00224206">
        <w:rPr>
          <w:rFonts w:ascii="Roboto" w:hAnsi="Roboto"/>
          <w:sz w:val="22"/>
          <w:szCs w:val="22"/>
        </w:rPr>
        <w:t>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in unadjusted analysis, when adjust</w:t>
      </w:r>
      <w:ins w:id="162" w:author="Christoffer Vissing" w:date="2023-09-28T11:46:00Z">
        <w:r w:rsidR="00ED0AEE">
          <w:rPr>
            <w:rFonts w:ascii="Roboto" w:hAnsi="Roboto"/>
            <w:sz w:val="22"/>
            <w:szCs w:val="22"/>
          </w:rPr>
          <w:t>ed for age, sex, body-size and effort</w:t>
        </w:r>
      </w:ins>
      <w:del w:id="163" w:author="Christoffer Vissing" w:date="2023-09-28T11:46:00Z">
        <w:r w:rsidR="00132B28" w:rsidDel="00ED0AEE">
          <w:rPr>
            <w:rFonts w:ascii="Roboto" w:hAnsi="Roboto"/>
            <w:sz w:val="22"/>
            <w:szCs w:val="22"/>
          </w:rPr>
          <w:delText xml:space="preserve">ing for </w:delText>
        </w:r>
        <w:commentRangeStart w:id="164"/>
        <w:r w:rsidR="00132B28" w:rsidDel="00ED0AEE">
          <w:rPr>
            <w:rFonts w:ascii="Roboto" w:hAnsi="Roboto"/>
            <w:sz w:val="22"/>
            <w:szCs w:val="22"/>
          </w:rPr>
          <w:delText xml:space="preserve">factors </w:delText>
        </w:r>
        <w:commentRangeEnd w:id="164"/>
        <w:r w:rsidR="00A02633" w:rsidDel="00ED0AEE">
          <w:rPr>
            <w:rStyle w:val="Kommentarhenvisning"/>
          </w:rPr>
          <w:commentReference w:id="164"/>
        </w:r>
        <w:r w:rsidR="00132B28" w:rsidDel="00ED0AEE">
          <w:rPr>
            <w:rFonts w:ascii="Roboto" w:hAnsi="Roboto"/>
            <w:sz w:val="22"/>
            <w:szCs w:val="22"/>
          </w:rPr>
          <w:delText>known to correlate with peak oxygen uptake</w:delText>
        </w:r>
      </w:del>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83228C">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83228C" w:rsidRPr="0083228C">
        <w:rPr>
          <w:rFonts w:ascii="Roboto" w:hAnsi="Roboto"/>
          <w:sz w:val="22"/>
          <w:vertAlign w:val="superscript"/>
        </w:rPr>
        <w:t>11,12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ins w:id="165" w:author="Christoffer Vissing" w:date="2023-09-28T11:50:00Z">
        <w:r w:rsidR="00457278">
          <w:rPr>
            <w:rFonts w:ascii="Roboto" w:hAnsi="Roboto"/>
            <w:sz w:val="22"/>
            <w:szCs w:val="22"/>
          </w:rPr>
          <w:t xml:space="preserve"> </w:t>
        </w:r>
        <w:r w:rsidR="00457278" w:rsidRPr="00457278">
          <w:rPr>
            <w:rFonts w:ascii="Roboto" w:hAnsi="Roboto"/>
            <w:sz w:val="22"/>
            <w:szCs w:val="22"/>
          </w:rPr>
          <w:t xml:space="preserve">This could suggest that while the overall functional limitation might appear similar </w:t>
        </w:r>
        <w:r w:rsidR="00457278">
          <w:rPr>
            <w:rFonts w:ascii="Roboto" w:hAnsi="Roboto"/>
            <w:sz w:val="22"/>
            <w:szCs w:val="22"/>
          </w:rPr>
          <w:t>between these two groups</w:t>
        </w:r>
        <w:r w:rsidR="00457278" w:rsidRPr="00457278">
          <w:rPr>
            <w:rFonts w:ascii="Roboto" w:hAnsi="Roboto"/>
            <w:sz w:val="22"/>
            <w:szCs w:val="22"/>
          </w:rPr>
          <w:t xml:space="preserve">, inherent biological differences </w:t>
        </w:r>
      </w:ins>
      <w:ins w:id="166" w:author="Christoffer Vissing" w:date="2023-09-28T11:56:00Z">
        <w:r w:rsidR="00457278">
          <w:rPr>
            <w:rFonts w:ascii="Roboto" w:hAnsi="Roboto"/>
            <w:sz w:val="22"/>
            <w:szCs w:val="22"/>
          </w:rPr>
          <w:t xml:space="preserve">lead to a </w:t>
        </w:r>
      </w:ins>
      <w:ins w:id="167" w:author="Christoffer Vissing" w:date="2023-09-28T11:51:00Z">
        <w:r w:rsidR="00457278">
          <w:rPr>
            <w:rFonts w:ascii="Roboto" w:hAnsi="Roboto"/>
            <w:sz w:val="22"/>
            <w:szCs w:val="22"/>
          </w:rPr>
          <w:t xml:space="preserve">differential impact on </w:t>
        </w:r>
      </w:ins>
      <w:ins w:id="168" w:author="Christoffer Vissing" w:date="2023-09-28T11:53:00Z">
        <w:r w:rsidR="00457278">
          <w:rPr>
            <w:rFonts w:ascii="Roboto" w:hAnsi="Roboto"/>
            <w:sz w:val="22"/>
            <w:szCs w:val="22"/>
          </w:rPr>
          <w:t>the ability to respond to the incre</w:t>
        </w:r>
      </w:ins>
      <w:ins w:id="169" w:author="Christoffer Vissing" w:date="2023-09-28T11:54:00Z">
        <w:r w:rsidR="00457278">
          <w:rPr>
            <w:rFonts w:ascii="Roboto" w:hAnsi="Roboto"/>
            <w:sz w:val="22"/>
            <w:szCs w:val="22"/>
          </w:rPr>
          <w:t xml:space="preserve">ased demands </w:t>
        </w:r>
      </w:ins>
      <w:ins w:id="170" w:author="Christoffer Vissing" w:date="2023-09-28T11:52:00Z">
        <w:r w:rsidR="00457278">
          <w:rPr>
            <w:rFonts w:ascii="Roboto" w:hAnsi="Roboto"/>
            <w:sz w:val="22"/>
            <w:szCs w:val="22"/>
          </w:rPr>
          <w:t>during</w:t>
        </w:r>
      </w:ins>
      <w:ins w:id="171" w:author="Christoffer Vissing" w:date="2023-09-28T11:54:00Z">
        <w:r w:rsidR="00457278">
          <w:rPr>
            <w:rFonts w:ascii="Roboto" w:hAnsi="Roboto"/>
            <w:sz w:val="22"/>
            <w:szCs w:val="22"/>
          </w:rPr>
          <w:t xml:space="preserve"> physical exertion</w:t>
        </w:r>
      </w:ins>
      <w:ins w:id="172" w:author="Christoffer Vissing" w:date="2023-09-28T11:51:00Z">
        <w:r w:rsidR="00457278">
          <w:rPr>
            <w:rFonts w:ascii="Roboto" w:hAnsi="Roboto"/>
            <w:sz w:val="22"/>
            <w:szCs w:val="22"/>
          </w:rPr>
          <w:t xml:space="preserve"> and </w:t>
        </w:r>
      </w:ins>
      <w:ins w:id="173" w:author="Christoffer Vissing" w:date="2023-09-28T11:50:00Z">
        <w:r w:rsidR="00457278" w:rsidRPr="00457278">
          <w:rPr>
            <w:rFonts w:ascii="Roboto" w:hAnsi="Roboto"/>
            <w:sz w:val="22"/>
            <w:szCs w:val="22"/>
          </w:rPr>
          <w:t xml:space="preserve">could contribute to more pronounced exercise limitation in </w:t>
        </w:r>
      </w:ins>
      <w:proofErr w:type="spellStart"/>
      <w:ins w:id="174" w:author="Christoffer Vissing" w:date="2023-09-28T11:52:00Z">
        <w:r w:rsidR="00457278">
          <w:rPr>
            <w:rFonts w:ascii="Roboto" w:hAnsi="Roboto"/>
            <w:sz w:val="22"/>
            <w:szCs w:val="22"/>
          </w:rPr>
          <w:t>sarcomeric</w:t>
        </w:r>
        <w:proofErr w:type="spellEnd"/>
        <w:r w:rsidR="00457278">
          <w:rPr>
            <w:rFonts w:ascii="Roboto" w:hAnsi="Roboto"/>
            <w:sz w:val="22"/>
            <w:szCs w:val="22"/>
          </w:rPr>
          <w:t xml:space="preserve"> </w:t>
        </w:r>
        <w:commentRangeStart w:id="175"/>
        <w:r w:rsidR="00457278">
          <w:rPr>
            <w:rFonts w:ascii="Roboto" w:hAnsi="Roboto"/>
            <w:sz w:val="22"/>
            <w:szCs w:val="22"/>
          </w:rPr>
          <w:t>HCM</w:t>
        </w:r>
      </w:ins>
      <w:commentRangeEnd w:id="175"/>
      <w:ins w:id="176" w:author="Christoffer Vissing" w:date="2023-09-28T11:59:00Z">
        <w:r w:rsidR="00C40896">
          <w:rPr>
            <w:rStyle w:val="Kommentarhenvisning"/>
          </w:rPr>
          <w:commentReference w:id="175"/>
        </w:r>
      </w:ins>
      <w:ins w:id="177" w:author="Christoffer Vissing" w:date="2023-09-28T11:50:00Z">
        <w:r w:rsidR="00457278" w:rsidRPr="00457278">
          <w:rPr>
            <w:rFonts w:ascii="Roboto" w:hAnsi="Roboto"/>
            <w:sz w:val="22"/>
            <w:szCs w:val="22"/>
          </w:rPr>
          <w:t>.</w:t>
        </w:r>
      </w:ins>
      <w:del w:id="178" w:author="Christoffer Vissing" w:date="2023-09-28T11:59:00Z">
        <w:r w:rsidR="00224206" w:rsidDel="00C40896">
          <w:rPr>
            <w:rFonts w:ascii="Roboto" w:hAnsi="Roboto"/>
            <w:sz w:val="22"/>
            <w:szCs w:val="22"/>
          </w:rPr>
          <w:delText xml:space="preserve"> </w:delText>
        </w:r>
        <w:commentRangeStart w:id="179"/>
        <w:r w:rsidR="00224206" w:rsidDel="00C40896">
          <w:rPr>
            <w:rFonts w:ascii="Roboto" w:hAnsi="Roboto"/>
            <w:sz w:val="22"/>
            <w:szCs w:val="22"/>
          </w:rPr>
          <w:delText xml:space="preserve">This finding highlights the importance of </w:delText>
        </w:r>
        <w:r w:rsidR="00261839" w:rsidDel="00C40896">
          <w:rPr>
            <w:rFonts w:ascii="Roboto" w:hAnsi="Roboto"/>
            <w:sz w:val="22"/>
            <w:szCs w:val="22"/>
          </w:rPr>
          <w:delText xml:space="preserve">encouraging </w:delText>
        </w:r>
        <w:r w:rsidR="00224206" w:rsidDel="00C40896">
          <w:rPr>
            <w:rFonts w:ascii="Roboto" w:hAnsi="Roboto"/>
            <w:sz w:val="22"/>
            <w:szCs w:val="22"/>
          </w:rPr>
          <w:delText xml:space="preserve">regular exercise training, </w:delText>
        </w:r>
        <w:r w:rsidR="00442031" w:rsidDel="00C40896">
          <w:rPr>
            <w:rFonts w:ascii="Roboto" w:hAnsi="Roboto"/>
            <w:sz w:val="22"/>
            <w:szCs w:val="22"/>
          </w:rPr>
          <w:delText xml:space="preserve">particularly </w:delText>
        </w:r>
        <w:r w:rsidR="00224206" w:rsidDel="00C40896">
          <w:rPr>
            <w:rFonts w:ascii="Roboto" w:hAnsi="Roboto"/>
            <w:sz w:val="22"/>
            <w:szCs w:val="22"/>
          </w:rPr>
          <w:delText xml:space="preserve">for individuals with sarcomeric HCM, </w:delText>
        </w:r>
        <w:r w:rsidR="00261839" w:rsidDel="00C40896">
          <w:rPr>
            <w:rFonts w:ascii="Roboto" w:hAnsi="Roboto"/>
            <w:sz w:val="22"/>
            <w:szCs w:val="22"/>
          </w:rPr>
          <w:delText>to</w:delText>
        </w:r>
        <w:r w:rsidR="00224206" w:rsidDel="00C40896">
          <w:rPr>
            <w:rFonts w:ascii="Roboto" w:hAnsi="Roboto"/>
            <w:sz w:val="22"/>
            <w:szCs w:val="22"/>
          </w:rPr>
          <w:delText xml:space="preserve"> improve their functional capacity and quality of life.</w:delText>
        </w:r>
        <w:r w:rsidR="003001C9" w:rsidDel="00C40896">
          <w:rPr>
            <w:rFonts w:ascii="Roboto" w:hAnsi="Roboto"/>
            <w:sz w:val="22"/>
            <w:szCs w:val="22"/>
          </w:rPr>
          <w:delText xml:space="preserve"> </w:delText>
        </w:r>
        <w:commentRangeEnd w:id="179"/>
        <w:r w:rsidR="00442031" w:rsidDel="00C40896">
          <w:rPr>
            <w:rStyle w:val="Kommentarhenvisning"/>
          </w:rPr>
          <w:commentReference w:id="179"/>
        </w:r>
        <w:r w:rsidR="003001C9" w:rsidDel="00C40896">
          <w:rPr>
            <w:rFonts w:ascii="Roboto" w:hAnsi="Roboto"/>
            <w:sz w:val="22"/>
            <w:szCs w:val="22"/>
          </w:rPr>
          <w:fldChar w:fldCharType="begin"/>
        </w:r>
        <w:r w:rsidR="0083228C" w:rsidDel="00C40896">
          <w:rPr>
            <w:rFonts w:ascii="Roboto" w:hAnsi="Roboto"/>
            <w:sz w:val="22"/>
            <w:szCs w:val="22"/>
          </w:rPr>
          <w:del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delInstrText>
        </w:r>
        <w:r w:rsidR="003001C9" w:rsidDel="00C40896">
          <w:rPr>
            <w:rFonts w:ascii="Roboto" w:hAnsi="Roboto"/>
            <w:sz w:val="22"/>
            <w:szCs w:val="22"/>
          </w:rPr>
          <w:fldChar w:fldCharType="separate"/>
        </w:r>
        <w:r w:rsidR="0083228C" w:rsidRPr="0083228C" w:rsidDel="00C40896">
          <w:rPr>
            <w:rFonts w:ascii="Roboto" w:hAnsi="Roboto"/>
            <w:sz w:val="22"/>
            <w:vertAlign w:val="superscript"/>
          </w:rPr>
          <w:delText>13–18</w:delText>
        </w:r>
        <w:r w:rsidR="003001C9" w:rsidDel="00C40896">
          <w:rPr>
            <w:rFonts w:ascii="Roboto" w:hAnsi="Roboto"/>
            <w:sz w:val="22"/>
            <w:szCs w:val="22"/>
          </w:rPr>
          <w:fldChar w:fldCharType="end"/>
        </w:r>
        <w:r w:rsidR="00132B28" w:rsidDel="00C40896">
          <w:rPr>
            <w:rFonts w:ascii="Roboto" w:hAnsi="Roboto"/>
            <w:sz w:val="22"/>
            <w:szCs w:val="22"/>
          </w:rPr>
          <w:delText xml:space="preserve"> </w:delText>
        </w:r>
      </w:del>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66B802A9" w:rsidR="008F135E" w:rsidRDefault="00875D58" w:rsidP="00790484">
      <w:pPr>
        <w:spacing w:line="480" w:lineRule="auto"/>
        <w:rPr>
          <w:rFonts w:ascii="Roboto" w:hAnsi="Roboto"/>
          <w:sz w:val="22"/>
          <w:szCs w:val="22"/>
        </w:rPr>
      </w:pPr>
      <w:r w:rsidRPr="00862521">
        <w:rPr>
          <w:rFonts w:ascii="Roboto" w:hAnsi="Roboto"/>
          <w:sz w:val="22"/>
          <w:szCs w:val="22"/>
        </w:rPr>
        <w:lastRenderedPageBreak/>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r w:rsidR="00442031">
        <w:rPr>
          <w:rFonts w:ascii="Roboto" w:hAnsi="Roboto"/>
          <w:sz w:val="22"/>
          <w:szCs w:val="22"/>
        </w:rPr>
        <w:t xml:space="preserve"> W</w:t>
      </w:r>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37248F">
        <w:rPr>
          <w:rFonts w:ascii="Roboto" w:hAnsi="Roboto"/>
          <w:sz w:val="22"/>
          <w:szCs w:val="22"/>
        </w:rPr>
        <w:t>We confirm that o</w:t>
      </w:r>
      <w:r w:rsidR="00D33261">
        <w:rPr>
          <w:rFonts w:ascii="Roboto" w:hAnsi="Roboto"/>
          <w:sz w:val="22"/>
          <w:szCs w:val="22"/>
        </w:rPr>
        <w:t xml:space="preserve">besity </w:t>
      </w:r>
      <w:r w:rsidR="0037248F">
        <w:rPr>
          <w:rFonts w:ascii="Roboto" w:hAnsi="Roboto"/>
          <w:sz w:val="22"/>
          <w:szCs w:val="22"/>
        </w:rPr>
        <w:t>is</w:t>
      </w:r>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with a</w:t>
      </w:r>
      <w:r w:rsidR="00442031">
        <w:rPr>
          <w:rFonts w:ascii="Roboto" w:hAnsi="Roboto"/>
          <w:sz w:val="22"/>
          <w:szCs w:val="22"/>
        </w:rPr>
        <w:t>n</w:t>
      </w:r>
      <w:r w:rsidR="00D33261">
        <w:rPr>
          <w:rFonts w:ascii="Roboto" w:hAnsi="Roboto"/>
          <w:sz w:val="22"/>
          <w:szCs w:val="22"/>
        </w:rPr>
        <w:t xml:space="preserve"> </w:t>
      </w:r>
      <w:r w:rsidR="0083228C">
        <w:rPr>
          <w:rFonts w:ascii="Roboto" w:hAnsi="Roboto"/>
          <w:sz w:val="22"/>
          <w:szCs w:val="22"/>
        </w:rPr>
        <w:t>80% higher rate of obstruction in obese patients</w:t>
      </w:r>
      <w:r w:rsidR="00442031">
        <w:rPr>
          <w:rFonts w:ascii="Roboto" w:hAnsi="Roboto"/>
          <w:sz w:val="22"/>
          <w:szCs w:val="22"/>
        </w:rPr>
        <w:t xml:space="preserve"> and a </w:t>
      </w:r>
      <w:r w:rsidR="00154659">
        <w:rPr>
          <w:rFonts w:ascii="Roboto" w:hAnsi="Roboto"/>
          <w:sz w:val="22"/>
          <w:szCs w:val="22"/>
        </w:rPr>
        <w:t>larger effect</w:t>
      </w:r>
      <w:r w:rsidR="0083228C">
        <w:rPr>
          <w:rFonts w:ascii="Roboto" w:hAnsi="Roboto"/>
          <w:sz w:val="22"/>
          <w:szCs w:val="22"/>
        </w:rPr>
        <w:t xml:space="preserve"> </w:t>
      </w:r>
      <w:r w:rsidR="00154659">
        <w:rPr>
          <w:rFonts w:ascii="Roboto" w:hAnsi="Roboto"/>
          <w:sz w:val="22"/>
          <w:szCs w:val="22"/>
        </w:rPr>
        <w:t>in patients with</w:t>
      </w:r>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FA685D">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r w:rsidR="00345718">
        <w:rPr>
          <w:rFonts w:ascii="Roboto" w:hAnsi="Roboto"/>
          <w:sz w:val="22"/>
          <w:szCs w:val="22"/>
        </w:rPr>
        <w:t xml:space="preserve"> and</w:t>
      </w:r>
      <w:r w:rsidR="0032350E">
        <w:rPr>
          <w:rFonts w:ascii="Roboto" w:hAnsi="Roboto"/>
          <w:sz w:val="22"/>
          <w:szCs w:val="22"/>
        </w:rPr>
        <w:t xml:space="preserve"> sex</w:t>
      </w:r>
      <w:commentRangeStart w:id="180"/>
      <w:commentRangeEnd w:id="180"/>
      <w:r w:rsidR="00AA4526">
        <w:rPr>
          <w:rStyle w:val="Kommentarhenvisning"/>
        </w:rPr>
        <w:commentReference w:id="180"/>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w:t>
      </w:r>
      <w:r w:rsidR="0037248F">
        <w:rPr>
          <w:rFonts w:ascii="Roboto" w:hAnsi="Roboto"/>
          <w:sz w:val="22"/>
          <w:szCs w:val="22"/>
        </w:rPr>
        <w:t xml:space="preserve">genetic substrate with </w:t>
      </w:r>
      <w:r w:rsidR="006463CE">
        <w:rPr>
          <w:rFonts w:ascii="Roboto" w:hAnsi="Roboto"/>
          <w:sz w:val="22"/>
          <w:szCs w:val="22"/>
        </w:rPr>
        <w:t>HCM</w:t>
      </w:r>
      <w:r w:rsidR="00FA685D">
        <w:rPr>
          <w:rFonts w:ascii="Roboto" w:hAnsi="Roboto"/>
          <w:sz w:val="22"/>
          <w:szCs w:val="22"/>
        </w:rPr>
        <w:t xml:space="preserve">. </w:t>
      </w:r>
    </w:p>
    <w:p w14:paraId="49917606" w14:textId="6D97F618"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r w:rsidR="00B06391">
        <w:rPr>
          <w:rFonts w:ascii="Roboto" w:hAnsi="Roboto"/>
          <w:sz w:val="22"/>
          <w:szCs w:val="22"/>
        </w:rPr>
        <w:t xml:space="preserve">has been </w:t>
      </w:r>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 However, the impact of hypertension on progression of HCM </w:t>
      </w:r>
      <w:r w:rsidR="0032350E">
        <w:rPr>
          <w:rFonts w:ascii="Roboto" w:hAnsi="Roboto"/>
          <w:sz w:val="22"/>
          <w:szCs w:val="22"/>
        </w:rPr>
        <w:t>has not been investigated</w:t>
      </w:r>
      <w:r w:rsidR="00B06391">
        <w:rPr>
          <w:rFonts w:ascii="Roboto" w:hAnsi="Roboto"/>
          <w:sz w:val="22"/>
          <w:szCs w:val="22"/>
        </w:rPr>
        <w:t xml:space="preserve"> previousl</w:t>
      </w:r>
      <w:r w:rsidR="00433EF5">
        <w:rPr>
          <w:rFonts w:ascii="Roboto" w:hAnsi="Roboto"/>
          <w:sz w:val="22"/>
          <w:szCs w:val="22"/>
        </w:rPr>
        <w:t>y</w:t>
      </w:r>
      <w:r w:rsidR="008A2E9A">
        <w:rPr>
          <w:rFonts w:ascii="Roboto" w:hAnsi="Roboto"/>
          <w:sz w:val="22"/>
          <w:szCs w:val="22"/>
        </w:rPr>
        <w:t xml:space="preserve">. In this study, hypertension </w:t>
      </w:r>
      <w:r w:rsidR="0032350E">
        <w:rPr>
          <w:rFonts w:ascii="Roboto" w:hAnsi="Roboto"/>
          <w:sz w:val="22"/>
          <w:szCs w:val="22"/>
        </w:rPr>
        <w:t>was</w:t>
      </w:r>
      <w:r w:rsidR="0083228C">
        <w:rPr>
          <w:rFonts w:ascii="Roboto" w:hAnsi="Roboto"/>
          <w:sz w:val="22"/>
          <w:szCs w:val="22"/>
        </w:rPr>
        <w:t xml:space="preserve"> associated with developing LV obstruction but no</w:t>
      </w:r>
      <w:r w:rsidR="0032350E">
        <w:rPr>
          <w:rFonts w:ascii="Roboto" w:hAnsi="Roboto"/>
          <w:sz w:val="22"/>
          <w:szCs w:val="22"/>
        </w:rPr>
        <w:t xml:space="preserve"> significant </w:t>
      </w:r>
      <w:r w:rsidR="00BB4539">
        <w:rPr>
          <w:rFonts w:ascii="Roboto" w:hAnsi="Roboto"/>
          <w:sz w:val="22"/>
          <w:szCs w:val="22"/>
        </w:rPr>
        <w:t>associat</w:t>
      </w:r>
      <w:r w:rsidR="0083228C">
        <w:rPr>
          <w:rFonts w:ascii="Roboto" w:hAnsi="Roboto"/>
          <w:sz w:val="22"/>
          <w:szCs w:val="22"/>
        </w:rPr>
        <w:t>ions</w:t>
      </w:r>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r w:rsidR="0083228C">
        <w:rPr>
          <w:rFonts w:ascii="Roboto" w:hAnsi="Roboto"/>
          <w:sz w:val="22"/>
          <w:szCs w:val="22"/>
        </w:rPr>
        <w:t xml:space="preserve">was found </w:t>
      </w:r>
      <w:r w:rsidR="0032350E">
        <w:rPr>
          <w:rFonts w:ascii="Roboto" w:hAnsi="Roboto"/>
          <w:sz w:val="22"/>
          <w:szCs w:val="22"/>
        </w:rPr>
        <w:t>after adjusting for age</w:t>
      </w:r>
      <w:r w:rsidR="00433EF5">
        <w:rPr>
          <w:rFonts w:ascii="Roboto" w:hAnsi="Roboto"/>
          <w:sz w:val="22"/>
          <w:szCs w:val="22"/>
        </w:rPr>
        <w:t xml:space="preserve"> and</w:t>
      </w:r>
      <w:r w:rsidR="0032350E">
        <w:rPr>
          <w:rFonts w:ascii="Roboto" w:hAnsi="Roboto"/>
          <w:sz w:val="22"/>
          <w:szCs w:val="22"/>
        </w:rPr>
        <w:t xml:space="preserve"> sex</w:t>
      </w:r>
      <w:r w:rsidR="008A2E9A">
        <w:rPr>
          <w:rFonts w:ascii="Roboto" w:hAnsi="Roboto"/>
          <w:sz w:val="22"/>
          <w:szCs w:val="22"/>
        </w:rPr>
        <w:t>.</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23B84E67"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w:t>
      </w:r>
      <w:r w:rsidR="0083228C">
        <w:rPr>
          <w:rFonts w:ascii="Roboto" w:hAnsi="Roboto"/>
          <w:sz w:val="22"/>
          <w:szCs w:val="22"/>
        </w:rPr>
        <w:t>s</w:t>
      </w:r>
      <w:r w:rsidR="00BB4E02">
        <w:rPr>
          <w:rFonts w:ascii="Roboto" w:hAnsi="Roboto"/>
          <w:sz w:val="22"/>
          <w:szCs w:val="22"/>
        </w:rPr>
        <w:t xml:space="preserve"> </w:t>
      </w:r>
      <w:r w:rsidR="0083228C">
        <w:rPr>
          <w:rFonts w:ascii="Roboto" w:hAnsi="Roboto"/>
          <w:sz w:val="22"/>
          <w:szCs w:val="22"/>
        </w:rPr>
        <w:t>were</w:t>
      </w:r>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w:t>
      </w:r>
      <w:r w:rsidR="00BB4E02">
        <w:rPr>
          <w:rFonts w:ascii="Roboto" w:hAnsi="Roboto"/>
          <w:sz w:val="22"/>
          <w:szCs w:val="22"/>
        </w:rPr>
        <w:lastRenderedPageBreak/>
        <w:t xml:space="preserve">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r w:rsidR="0083228C">
        <w:rPr>
          <w:rFonts w:ascii="Roboto" w:hAnsi="Roboto"/>
          <w:sz w:val="22"/>
          <w:szCs w:val="22"/>
        </w:rPr>
        <w:t>atrial fibrillation, ventricular arrhythmias and LVSD</w:t>
      </w:r>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r w:rsidR="0083228C">
        <w:rPr>
          <w:rFonts w:ascii="Roboto" w:hAnsi="Roboto"/>
          <w:sz w:val="22"/>
          <w:szCs w:val="22"/>
        </w:rPr>
        <w:t xml:space="preserve">and with a larger disease modifying effect </w:t>
      </w:r>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1C4BBD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sidR="00F55054">
        <w:rPr>
          <w:rFonts w:ascii="Roboto" w:hAnsi="Roboto"/>
          <w:sz w:val="22"/>
          <w:szCs w:val="22"/>
        </w:rPr>
        <w:t xml:space="preserve">ventricular and atrial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83228C">
        <w:rPr>
          <w:rFonts w:ascii="Roboto" w:hAnsi="Roboto"/>
          <w:sz w:val="22"/>
          <w:szCs w:val="22"/>
        </w:rPr>
        <w:t xml:space="preserve">include </w:t>
      </w:r>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lastRenderedPageBreak/>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the time-scale. Using standard follow-up from time of first visit as the time-scale would yield different results in assessing associations between different exposures and downstream outcomes.</w:t>
      </w:r>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lastRenderedPageBreak/>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r w:rsidR="00D62892">
        <w:rPr>
          <w:rFonts w:ascii="Roboto" w:hAnsi="Roboto"/>
          <w:sz w:val="22"/>
          <w:szCs w:val="22"/>
        </w:rPr>
        <w:t>in</w:t>
      </w:r>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Reinholdt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Ingenafstand"/>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Ingenafstand"/>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26C7ED25" w14:textId="77777777" w:rsidR="0083228C" w:rsidRPr="0083228C" w:rsidRDefault="00DB6D77" w:rsidP="0083228C">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lastRenderedPageBreak/>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00A37" w:rsidRDefault="0083228C" w:rsidP="0083228C">
      <w:pPr>
        <w:widowControl w:val="0"/>
        <w:autoSpaceDE w:val="0"/>
        <w:autoSpaceDN w:val="0"/>
        <w:adjustRightInd w:val="0"/>
        <w:rPr>
          <w:rFonts w:ascii="Roboto" w:hAnsi="Roboto"/>
          <w:sz w:val="20"/>
          <w:lang w:val="da-DK"/>
          <w:rPrChange w:id="181" w:author="Christoffer Vissing" w:date="2023-09-03T09:55:00Z">
            <w:rPr>
              <w:rFonts w:ascii="Roboto" w:hAnsi="Roboto"/>
              <w:sz w:val="20"/>
            </w:rPr>
          </w:rPrChange>
        </w:rPr>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00A37">
        <w:rPr>
          <w:rFonts w:ascii="Roboto" w:hAnsi="Roboto"/>
          <w:i/>
          <w:iCs/>
          <w:sz w:val="20"/>
          <w:lang w:val="da-DK"/>
          <w:rPrChange w:id="182" w:author="Christoffer Vissing" w:date="2023-09-03T09:55:00Z">
            <w:rPr>
              <w:rFonts w:ascii="Roboto" w:hAnsi="Roboto"/>
              <w:i/>
              <w:iCs/>
              <w:sz w:val="20"/>
            </w:rPr>
          </w:rPrChange>
        </w:rPr>
        <w:t>N. Engl. J. Med.</w:t>
      </w:r>
      <w:r w:rsidRPr="00800A37">
        <w:rPr>
          <w:rFonts w:ascii="Roboto" w:hAnsi="Roboto"/>
          <w:sz w:val="20"/>
          <w:lang w:val="da-DK"/>
          <w:rPrChange w:id="183" w:author="Christoffer Vissing" w:date="2023-09-03T09:55:00Z">
            <w:rPr>
              <w:rFonts w:ascii="Roboto" w:hAnsi="Roboto"/>
              <w:sz w:val="20"/>
            </w:rPr>
          </w:rPrChange>
        </w:rPr>
        <w:t xml:space="preserve"> 2003;348:295–303. </w:t>
      </w:r>
    </w:p>
    <w:p w14:paraId="3EF3AF50" w14:textId="77777777" w:rsidR="0083228C" w:rsidRPr="0083228C" w:rsidRDefault="0083228C" w:rsidP="0083228C">
      <w:pPr>
        <w:widowControl w:val="0"/>
        <w:autoSpaceDE w:val="0"/>
        <w:autoSpaceDN w:val="0"/>
        <w:adjustRightInd w:val="0"/>
        <w:rPr>
          <w:rFonts w:ascii="Roboto" w:hAnsi="Roboto"/>
          <w:sz w:val="20"/>
        </w:rPr>
      </w:pPr>
      <w:r w:rsidRPr="00800A37">
        <w:rPr>
          <w:rFonts w:ascii="Roboto" w:hAnsi="Roboto"/>
          <w:sz w:val="20"/>
          <w:lang w:val="da-DK"/>
          <w:rPrChange w:id="184" w:author="Christoffer Vissing" w:date="2023-09-03T09:55:00Z">
            <w:rPr>
              <w:rFonts w:ascii="Roboto" w:hAnsi="Roboto"/>
              <w:sz w:val="20"/>
            </w:rPr>
          </w:rPrChange>
        </w:rPr>
        <w:t xml:space="preserve">22. </w:t>
      </w:r>
      <w:r w:rsidRPr="00800A37">
        <w:rPr>
          <w:rFonts w:ascii="Roboto" w:hAnsi="Roboto"/>
          <w:sz w:val="20"/>
          <w:lang w:val="da-DK"/>
          <w:rPrChange w:id="185" w:author="Christoffer Vissing" w:date="2023-09-03T09:55: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r w:rsidR="00122A66">
              <w:rPr>
                <w:rFonts w:ascii="Roboto" w:eastAsia="Helvetica" w:hAnsi="Roboto"/>
                <w:color w:val="000000"/>
                <w:sz w:val="21"/>
                <w:szCs w:val="21"/>
              </w:rPr>
              <w:t xml:space="preserve"> a</w:t>
            </w:r>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r w:rsidRPr="00122A66">
              <w:rPr>
                <w:rFonts w:ascii="Roboto" w:eastAsia="Helvetica" w:hAnsi="Roboto"/>
                <w:color w:val="000000"/>
                <w:sz w:val="21"/>
                <w:szCs w:val="21"/>
              </w:rPr>
              <w:t>Other or Not Reported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205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280 (10%)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15797BD7" w14:textId="77777777" w:rsidTr="0053705B">
        <w:trPr>
          <w:jc w:val="center"/>
          <w:ins w:id="186"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B5AD2" w14:textId="01827616"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187" w:author="Christoffer Vissing" w:date="2023-08-08T12:17:00Z"/>
                <w:rFonts w:ascii="Roboto" w:eastAsia="Helvetica" w:hAnsi="Roboto"/>
                <w:bCs/>
                <w:color w:val="000000"/>
                <w:sz w:val="21"/>
                <w:szCs w:val="21"/>
              </w:rPr>
            </w:pPr>
            <w:ins w:id="188" w:author="Christoffer Vissing" w:date="2023-08-08T12:17:00Z">
              <w:r w:rsidRPr="00122A66">
                <w:rPr>
                  <w:rFonts w:ascii="Roboto" w:eastAsia="Helvetica" w:hAnsi="Roboto"/>
                  <w:b/>
                  <w:color w:val="000000"/>
                  <w:sz w:val="21"/>
                  <w:szCs w:val="21"/>
                </w:rPr>
                <w:t>Cardio</w:t>
              </w:r>
            </w:ins>
            <w:ins w:id="189" w:author="Christoffer Vissing" w:date="2023-08-08T12:18:00Z">
              <w:r w:rsidRPr="00122A66">
                <w:rPr>
                  <w:rFonts w:ascii="Roboto" w:eastAsia="Helvetica" w:hAnsi="Roboto"/>
                  <w:b/>
                  <w:color w:val="000000"/>
                  <w:sz w:val="21"/>
                  <w:szCs w:val="21"/>
                </w:rPr>
                <w:t>pulmonary exercise testing</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7F3B8" w14:textId="163834A1"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190" w:author="Christoffer Vissing" w:date="2023-08-08T12:17:00Z"/>
                <w:rFonts w:ascii="Roboto" w:eastAsia="Helvetica" w:hAnsi="Roboto"/>
                <w:color w:val="000000"/>
                <w:sz w:val="21"/>
                <w:szCs w:val="21"/>
              </w:rPr>
            </w:pPr>
            <w:ins w:id="191" w:author="Christoffer Vissing" w:date="2023-08-08T12:18:00Z">
              <w:r w:rsidRPr="00122A66">
                <w:rPr>
                  <w:rFonts w:ascii="Roboto" w:eastAsia="Helvetica" w:hAnsi="Roboto"/>
                  <w:color w:val="000000"/>
                  <w:sz w:val="21"/>
                  <w:szCs w:val="21"/>
                </w:rPr>
                <w:t>N</w:t>
              </w:r>
            </w:ins>
            <w:ins w:id="192" w:author="Christoffer Vissing" w:date="2023-08-08T12:33:00Z">
              <w:r w:rsidRPr="00122A66">
                <w:rPr>
                  <w:rFonts w:ascii="Roboto" w:eastAsia="Helvetica" w:hAnsi="Roboto"/>
                  <w:color w:val="000000"/>
                  <w:sz w:val="21"/>
                  <w:szCs w:val="21"/>
                </w:rPr>
                <w:t xml:space="preserve"> = 762</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DB3FB" w14:textId="05894D1D"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193" w:author="Christoffer Vissing" w:date="2023-08-08T12:17:00Z"/>
                <w:rFonts w:ascii="Roboto" w:eastAsia="Helvetica" w:hAnsi="Roboto"/>
                <w:color w:val="000000"/>
                <w:sz w:val="21"/>
                <w:szCs w:val="21"/>
              </w:rPr>
            </w:pPr>
            <w:ins w:id="194" w:author="Christoffer Vissing" w:date="2023-08-08T12:18:00Z">
              <w:r w:rsidRPr="00122A66">
                <w:rPr>
                  <w:rFonts w:ascii="Roboto" w:eastAsia="Helvetica" w:hAnsi="Roboto"/>
                  <w:color w:val="000000"/>
                  <w:sz w:val="21"/>
                  <w:szCs w:val="21"/>
                </w:rPr>
                <w:t>N</w:t>
              </w:r>
            </w:ins>
            <w:ins w:id="195" w:author="Christoffer Vissing" w:date="2023-08-08T12:33:00Z">
              <w:r w:rsidRPr="00122A66">
                <w:rPr>
                  <w:rFonts w:ascii="Roboto" w:eastAsia="Helvetica" w:hAnsi="Roboto"/>
                  <w:color w:val="000000"/>
                  <w:sz w:val="21"/>
                  <w:szCs w:val="21"/>
                </w:rPr>
                <w:t xml:space="preserve"> = 775</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E91BB"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196" w:author="Christoffer Vissing" w:date="2023-08-08T12:17:00Z"/>
                <w:rFonts w:ascii="Roboto" w:eastAsia="Helvetica" w:hAnsi="Roboto"/>
                <w:color w:val="000000"/>
                <w:sz w:val="21"/>
                <w:szCs w:val="21"/>
              </w:rPr>
            </w:pPr>
          </w:p>
        </w:tc>
      </w:tr>
      <w:tr w:rsidR="003C0184" w:rsidRPr="00DB6D77" w14:paraId="52BDFAFD" w14:textId="77777777" w:rsidTr="0053705B">
        <w:trPr>
          <w:jc w:val="center"/>
          <w:ins w:id="197"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FD9BB" w14:textId="1D081E8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198" w:author="Christoffer Vissing" w:date="2023-08-08T12:17:00Z"/>
                <w:rFonts w:ascii="Roboto" w:eastAsia="Helvetica" w:hAnsi="Roboto"/>
                <w:bCs/>
                <w:color w:val="000000"/>
                <w:sz w:val="21"/>
                <w:szCs w:val="21"/>
              </w:rPr>
            </w:pPr>
            <w:ins w:id="199" w:author="Christoffer Vissing" w:date="2023-08-08T12:17:00Z">
              <w:r w:rsidRPr="00122A66">
                <w:rPr>
                  <w:rFonts w:ascii="Roboto" w:eastAsia="Helvetica" w:hAnsi="Roboto"/>
                  <w:bCs/>
                  <w:color w:val="000000"/>
                  <w:sz w:val="21"/>
                  <w:szCs w:val="21"/>
                </w:rPr>
                <w:t xml:space="preserve">    </w:t>
              </w:r>
            </w:ins>
            <w:ins w:id="200" w:author="Christoffer Vissing" w:date="2023-08-08T12:18:00Z">
              <w:r w:rsidRPr="00122A66">
                <w:rPr>
                  <w:rFonts w:ascii="Roboto" w:eastAsia="Helvetica" w:hAnsi="Roboto"/>
                  <w:bCs/>
                  <w:color w:val="000000"/>
                  <w:sz w:val="21"/>
                  <w:szCs w:val="21"/>
                </w:rPr>
                <w:t>Peak oxygen uptake (ml O</w:t>
              </w:r>
              <w:r w:rsidRPr="00122A66">
                <w:rPr>
                  <w:rFonts w:ascii="Roboto" w:eastAsia="Helvetica" w:hAnsi="Roboto"/>
                  <w:bCs/>
                  <w:color w:val="000000"/>
                  <w:sz w:val="21"/>
                  <w:szCs w:val="21"/>
                  <w:vertAlign w:val="subscript"/>
                </w:rPr>
                <w:t>2</w:t>
              </w:r>
              <w:r w:rsidRPr="00122A66">
                <w:rPr>
                  <w:rFonts w:ascii="Roboto" w:eastAsia="Helvetica" w:hAnsi="Roboto"/>
                  <w:bCs/>
                  <w:color w:val="000000"/>
                  <w:sz w:val="21"/>
                  <w:szCs w:val="21"/>
                </w:rPr>
                <w:t>/kg/min)</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0A5DC" w14:textId="7BE7AD8F"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201" w:author="Christoffer Vissing" w:date="2023-08-08T12:17:00Z"/>
                <w:rFonts w:ascii="Roboto" w:eastAsia="Helvetica" w:hAnsi="Roboto"/>
                <w:color w:val="000000"/>
                <w:sz w:val="21"/>
                <w:szCs w:val="21"/>
              </w:rPr>
            </w:pPr>
            <w:ins w:id="202" w:author="Christoffer Vissing" w:date="2023-08-08T12:24:00Z">
              <w:r w:rsidRPr="00122A66">
                <w:rPr>
                  <w:rFonts w:ascii="Roboto" w:eastAsia="Helvetica" w:hAnsi="Roboto"/>
                  <w:color w:val="000000"/>
                  <w:sz w:val="21"/>
                  <w:szCs w:val="21"/>
                </w:rPr>
                <w:t>21.</w:t>
              </w:r>
            </w:ins>
            <w:ins w:id="203" w:author="Christoffer Vissing" w:date="2023-08-08T12:32:00Z">
              <w:r w:rsidR="00122A66" w:rsidRPr="00122A66">
                <w:rPr>
                  <w:rFonts w:ascii="Roboto" w:eastAsia="Helvetica" w:hAnsi="Roboto"/>
                  <w:color w:val="000000"/>
                  <w:sz w:val="21"/>
                  <w:szCs w:val="21"/>
                </w:rPr>
                <w:t>7</w:t>
              </w:r>
            </w:ins>
            <w:ins w:id="204" w:author="Christoffer Vissing" w:date="2023-08-08T12:24:00Z">
              <w:r w:rsidRPr="00122A66">
                <w:rPr>
                  <w:rFonts w:ascii="Roboto" w:eastAsia="Helvetica" w:hAnsi="Roboto"/>
                  <w:color w:val="000000"/>
                  <w:sz w:val="21"/>
                  <w:szCs w:val="21"/>
                </w:rPr>
                <w:t xml:space="preserve"> (</w:t>
              </w:r>
            </w:ins>
            <w:ins w:id="205" w:author="Christoffer Vissing" w:date="2023-08-08T12:25:00Z">
              <w:r w:rsidRPr="00122A66">
                <w:rPr>
                  <w:rFonts w:ascii="Roboto" w:eastAsia="Helvetica" w:hAnsi="Roboto"/>
                  <w:color w:val="000000"/>
                  <w:sz w:val="21"/>
                  <w:szCs w:val="21"/>
                </w:rPr>
                <w:t>16.5 to 2</w:t>
              </w:r>
            </w:ins>
            <w:ins w:id="206" w:author="Christoffer Vissing" w:date="2023-08-08T12:32:00Z">
              <w:r w:rsidR="00122A66" w:rsidRPr="00122A66">
                <w:rPr>
                  <w:rFonts w:ascii="Roboto" w:eastAsia="Helvetica" w:hAnsi="Roboto"/>
                  <w:color w:val="000000"/>
                  <w:sz w:val="21"/>
                  <w:szCs w:val="21"/>
                </w:rPr>
                <w:t>8</w:t>
              </w:r>
            </w:ins>
            <w:ins w:id="207" w:author="Christoffer Vissing" w:date="2023-08-08T12:25:00Z">
              <w:r w:rsidRPr="00122A66">
                <w:rPr>
                  <w:rFonts w:ascii="Roboto" w:eastAsia="Helvetica" w:hAnsi="Roboto"/>
                  <w:color w:val="000000"/>
                  <w:sz w:val="21"/>
                  <w:szCs w:val="21"/>
                </w:rPr>
                <w:t>.</w:t>
              </w:r>
            </w:ins>
            <w:ins w:id="208" w:author="Christoffer Vissing" w:date="2023-08-08T12:32:00Z">
              <w:r w:rsidR="00122A66" w:rsidRPr="00122A66">
                <w:rPr>
                  <w:rFonts w:ascii="Roboto" w:eastAsia="Helvetica" w:hAnsi="Roboto"/>
                  <w:color w:val="000000"/>
                  <w:sz w:val="21"/>
                  <w:szCs w:val="21"/>
                </w:rPr>
                <w:t>6</w:t>
              </w:r>
            </w:ins>
            <w:ins w:id="209" w:author="Christoffer Vissing" w:date="2023-08-08T12:25:00Z">
              <w:r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7DB57" w14:textId="43F39DB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210" w:author="Christoffer Vissing" w:date="2023-08-08T12:17:00Z"/>
                <w:rFonts w:ascii="Roboto" w:eastAsia="Helvetica" w:hAnsi="Roboto"/>
                <w:color w:val="000000"/>
                <w:sz w:val="21"/>
                <w:szCs w:val="21"/>
              </w:rPr>
            </w:pPr>
            <w:ins w:id="211" w:author="Christoffer Vissing" w:date="2023-08-08T12:25:00Z">
              <w:r w:rsidRPr="00122A66">
                <w:rPr>
                  <w:rFonts w:ascii="Roboto" w:eastAsia="Helvetica" w:hAnsi="Roboto"/>
                  <w:color w:val="000000"/>
                  <w:sz w:val="21"/>
                  <w:szCs w:val="21"/>
                </w:rPr>
                <w:t>21</w:t>
              </w:r>
            </w:ins>
            <w:ins w:id="212" w:author="Christoffer Vissing" w:date="2023-08-08T12:17:00Z">
              <w:r w:rsidR="003C0184" w:rsidRPr="00122A66">
                <w:rPr>
                  <w:rFonts w:ascii="Roboto" w:eastAsia="Helvetica" w:hAnsi="Roboto"/>
                  <w:color w:val="000000"/>
                  <w:sz w:val="21"/>
                  <w:szCs w:val="21"/>
                </w:rPr>
                <w:t>.</w:t>
              </w:r>
            </w:ins>
            <w:ins w:id="213" w:author="Christoffer Vissing" w:date="2023-08-08T12:25:00Z">
              <w:r w:rsidRPr="00122A66">
                <w:rPr>
                  <w:rFonts w:ascii="Roboto" w:eastAsia="Helvetica" w:hAnsi="Roboto"/>
                  <w:color w:val="000000"/>
                  <w:sz w:val="21"/>
                  <w:szCs w:val="21"/>
                </w:rPr>
                <w:t>1</w:t>
              </w:r>
            </w:ins>
            <w:ins w:id="214" w:author="Christoffer Vissing" w:date="2023-08-08T12:17:00Z">
              <w:r w:rsidR="003C0184" w:rsidRPr="00122A66">
                <w:rPr>
                  <w:rFonts w:ascii="Roboto" w:eastAsia="Helvetica" w:hAnsi="Roboto"/>
                  <w:color w:val="000000"/>
                  <w:sz w:val="21"/>
                  <w:szCs w:val="21"/>
                </w:rPr>
                <w:t xml:space="preserve"> (</w:t>
              </w:r>
            </w:ins>
            <w:ins w:id="215" w:author="Christoffer Vissing" w:date="2023-08-08T12:25:00Z">
              <w:r w:rsidRPr="00122A66">
                <w:rPr>
                  <w:rFonts w:ascii="Roboto" w:eastAsia="Helvetica" w:hAnsi="Roboto"/>
                  <w:color w:val="000000"/>
                  <w:sz w:val="21"/>
                  <w:szCs w:val="21"/>
                </w:rPr>
                <w:t>16</w:t>
              </w:r>
            </w:ins>
            <w:ins w:id="216" w:author="Christoffer Vissing" w:date="2023-08-08T12:17:00Z">
              <w:r w:rsidR="003C0184" w:rsidRPr="00122A66">
                <w:rPr>
                  <w:rFonts w:ascii="Roboto" w:eastAsia="Helvetica" w:hAnsi="Roboto"/>
                  <w:color w:val="000000"/>
                  <w:sz w:val="21"/>
                  <w:szCs w:val="21"/>
                </w:rPr>
                <w:t>.</w:t>
              </w:r>
            </w:ins>
            <w:ins w:id="217" w:author="Christoffer Vissing" w:date="2023-08-08T12:32:00Z">
              <w:r w:rsidR="00122A66" w:rsidRPr="00122A66">
                <w:rPr>
                  <w:rFonts w:ascii="Roboto" w:eastAsia="Helvetica" w:hAnsi="Roboto"/>
                  <w:color w:val="000000"/>
                  <w:sz w:val="21"/>
                  <w:szCs w:val="21"/>
                </w:rPr>
                <w:t>6</w:t>
              </w:r>
            </w:ins>
            <w:ins w:id="218" w:author="Christoffer Vissing" w:date="2023-08-08T12:17:00Z">
              <w:r w:rsidR="003C0184" w:rsidRPr="00122A66">
                <w:rPr>
                  <w:rFonts w:ascii="Roboto" w:eastAsia="Helvetica" w:hAnsi="Roboto"/>
                  <w:color w:val="000000"/>
                  <w:sz w:val="21"/>
                  <w:szCs w:val="21"/>
                </w:rPr>
                <w:t xml:space="preserve"> to </w:t>
              </w:r>
            </w:ins>
            <w:ins w:id="219" w:author="Christoffer Vissing" w:date="2023-08-08T12:25:00Z">
              <w:r w:rsidRPr="00122A66">
                <w:rPr>
                  <w:rFonts w:ascii="Roboto" w:eastAsia="Helvetica" w:hAnsi="Roboto"/>
                  <w:color w:val="000000"/>
                  <w:sz w:val="21"/>
                  <w:szCs w:val="21"/>
                </w:rPr>
                <w:t>28.1</w:t>
              </w:r>
            </w:ins>
            <w:ins w:id="220"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65A2C" w14:textId="3CFB7F9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221" w:author="Christoffer Vissing" w:date="2023-08-08T12:17:00Z"/>
                <w:rFonts w:ascii="Roboto" w:eastAsia="Helvetica" w:hAnsi="Roboto"/>
                <w:color w:val="000000"/>
                <w:sz w:val="21"/>
                <w:szCs w:val="21"/>
              </w:rPr>
            </w:pPr>
            <w:ins w:id="222" w:author="Christoffer Vissing" w:date="2023-08-08T12:26:00Z">
              <w:r w:rsidRPr="00122A66">
                <w:rPr>
                  <w:rFonts w:ascii="Roboto" w:eastAsia="Helvetica" w:hAnsi="Roboto"/>
                  <w:color w:val="000000"/>
                  <w:sz w:val="21"/>
                  <w:szCs w:val="21"/>
                </w:rPr>
                <w:t>0.3</w:t>
              </w:r>
            </w:ins>
            <w:ins w:id="223" w:author="Christoffer Vissing" w:date="2023-08-08T12:34:00Z">
              <w:r w:rsidR="00122A66" w:rsidRPr="00122A66">
                <w:rPr>
                  <w:rFonts w:ascii="Roboto" w:eastAsia="Helvetica" w:hAnsi="Roboto"/>
                  <w:color w:val="000000"/>
                  <w:sz w:val="21"/>
                  <w:szCs w:val="21"/>
                </w:rPr>
                <w:t>7</w:t>
              </w:r>
            </w:ins>
          </w:p>
        </w:tc>
      </w:tr>
      <w:tr w:rsidR="003C0184" w:rsidRPr="00DB6D77" w14:paraId="175BD81F" w14:textId="77777777" w:rsidTr="0053705B">
        <w:trPr>
          <w:jc w:val="center"/>
          <w:ins w:id="224"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659F2" w14:textId="2A088A6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225" w:author="Christoffer Vissing" w:date="2023-08-08T12:17:00Z"/>
                <w:rFonts w:ascii="Roboto" w:eastAsia="Helvetica" w:hAnsi="Roboto"/>
                <w:bCs/>
                <w:color w:val="000000"/>
                <w:sz w:val="21"/>
                <w:szCs w:val="21"/>
              </w:rPr>
            </w:pPr>
            <w:ins w:id="226" w:author="Christoffer Vissing" w:date="2023-08-08T12:17:00Z">
              <w:r w:rsidRPr="00122A66">
                <w:rPr>
                  <w:rFonts w:ascii="Roboto" w:eastAsia="Helvetica" w:hAnsi="Roboto"/>
                  <w:bCs/>
                  <w:color w:val="000000"/>
                  <w:sz w:val="21"/>
                  <w:szCs w:val="21"/>
                </w:rPr>
                <w:t xml:space="preserve">    </w:t>
              </w:r>
            </w:ins>
            <w:ins w:id="227" w:author="Christoffer Vissing" w:date="2023-08-08T12:19:00Z">
              <w:r w:rsidRPr="00122A66">
                <w:rPr>
                  <w:rFonts w:ascii="Roboto" w:eastAsia="Helvetica" w:hAnsi="Roboto"/>
                  <w:bCs/>
                  <w:color w:val="000000"/>
                  <w:sz w:val="21"/>
                  <w:szCs w:val="21"/>
                </w:rPr>
                <w:t>Peak oxygen uptake (% of predicted)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56F4E" w14:textId="3A1682A7"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228" w:author="Christoffer Vissing" w:date="2023-08-08T12:17:00Z"/>
                <w:rFonts w:ascii="Roboto" w:eastAsia="Helvetica" w:hAnsi="Roboto"/>
                <w:color w:val="000000"/>
                <w:sz w:val="21"/>
                <w:szCs w:val="21"/>
              </w:rPr>
            </w:pPr>
            <w:ins w:id="229" w:author="Christoffer Vissing" w:date="2023-08-08T12:26:00Z">
              <w:r w:rsidRPr="00122A66">
                <w:rPr>
                  <w:rFonts w:ascii="Roboto" w:eastAsia="Helvetica" w:hAnsi="Roboto"/>
                  <w:color w:val="000000"/>
                  <w:sz w:val="21"/>
                  <w:szCs w:val="21"/>
                </w:rPr>
                <w:t>75</w:t>
              </w:r>
            </w:ins>
            <w:ins w:id="230" w:author="Christoffer Vissing" w:date="2023-08-08T12:17:00Z">
              <w:r w:rsidR="003C0184" w:rsidRPr="00122A66">
                <w:rPr>
                  <w:rFonts w:ascii="Roboto" w:eastAsia="Helvetica" w:hAnsi="Roboto"/>
                  <w:color w:val="000000"/>
                  <w:sz w:val="21"/>
                  <w:szCs w:val="21"/>
                </w:rPr>
                <w:t xml:space="preserve"> (</w:t>
              </w:r>
            </w:ins>
            <w:ins w:id="231" w:author="Christoffer Vissing" w:date="2023-08-08T12:26:00Z">
              <w:r w:rsidRPr="00122A66">
                <w:rPr>
                  <w:rFonts w:ascii="Roboto" w:eastAsia="Helvetica" w:hAnsi="Roboto"/>
                  <w:color w:val="000000"/>
                  <w:sz w:val="21"/>
                  <w:szCs w:val="21"/>
                </w:rPr>
                <w:t>61</w:t>
              </w:r>
            </w:ins>
            <w:ins w:id="232" w:author="Christoffer Vissing" w:date="2023-08-08T12:17:00Z">
              <w:r w:rsidR="003C0184" w:rsidRPr="00122A66">
                <w:rPr>
                  <w:rFonts w:ascii="Roboto" w:eastAsia="Helvetica" w:hAnsi="Roboto"/>
                  <w:color w:val="000000"/>
                  <w:sz w:val="21"/>
                  <w:szCs w:val="21"/>
                </w:rPr>
                <w:t xml:space="preserve"> to </w:t>
              </w:r>
            </w:ins>
            <w:ins w:id="233" w:author="Christoffer Vissing" w:date="2023-08-08T12:26:00Z">
              <w:r w:rsidRPr="00122A66">
                <w:rPr>
                  <w:rFonts w:ascii="Roboto" w:eastAsia="Helvetica" w:hAnsi="Roboto"/>
                  <w:color w:val="000000"/>
                  <w:sz w:val="21"/>
                  <w:szCs w:val="21"/>
                </w:rPr>
                <w:t>91</w:t>
              </w:r>
            </w:ins>
            <w:ins w:id="234" w:author="Christoffer Vissing" w:date="2023-08-08T12:17:00Z">
              <w:r w:rsidR="003C0184"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BEDBB" w14:textId="2EF8CA82"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235" w:author="Christoffer Vissing" w:date="2023-08-08T12:17:00Z"/>
                <w:rFonts w:ascii="Roboto" w:eastAsia="Helvetica" w:hAnsi="Roboto"/>
                <w:color w:val="000000"/>
                <w:sz w:val="21"/>
                <w:szCs w:val="21"/>
              </w:rPr>
            </w:pPr>
            <w:ins w:id="236" w:author="Christoffer Vissing" w:date="2023-08-08T12:26:00Z">
              <w:r w:rsidRPr="00122A66">
                <w:rPr>
                  <w:rFonts w:ascii="Roboto" w:eastAsia="Helvetica" w:hAnsi="Roboto"/>
                  <w:color w:val="000000"/>
                  <w:sz w:val="21"/>
                  <w:szCs w:val="21"/>
                </w:rPr>
                <w:t>83</w:t>
              </w:r>
            </w:ins>
            <w:ins w:id="237" w:author="Christoffer Vissing" w:date="2023-08-08T12:17:00Z">
              <w:r w:rsidR="003C0184" w:rsidRPr="00122A66">
                <w:rPr>
                  <w:rFonts w:ascii="Roboto" w:eastAsia="Helvetica" w:hAnsi="Roboto"/>
                  <w:color w:val="000000"/>
                  <w:sz w:val="21"/>
                  <w:szCs w:val="21"/>
                </w:rPr>
                <w:t xml:space="preserve"> (</w:t>
              </w:r>
            </w:ins>
            <w:ins w:id="238" w:author="Christoffer Vissing" w:date="2023-08-08T12:26:00Z">
              <w:r w:rsidRPr="00122A66">
                <w:rPr>
                  <w:rFonts w:ascii="Roboto" w:eastAsia="Helvetica" w:hAnsi="Roboto"/>
                  <w:color w:val="000000"/>
                  <w:sz w:val="21"/>
                  <w:szCs w:val="21"/>
                </w:rPr>
                <w:t>69</w:t>
              </w:r>
            </w:ins>
            <w:ins w:id="239" w:author="Christoffer Vissing" w:date="2023-08-08T12:17:00Z">
              <w:r w:rsidR="003C0184" w:rsidRPr="00122A66">
                <w:rPr>
                  <w:rFonts w:ascii="Roboto" w:eastAsia="Helvetica" w:hAnsi="Roboto"/>
                  <w:color w:val="000000"/>
                  <w:sz w:val="21"/>
                  <w:szCs w:val="21"/>
                </w:rPr>
                <w:t xml:space="preserve"> to</w:t>
              </w:r>
            </w:ins>
            <w:ins w:id="240" w:author="Christoffer Vissing" w:date="2023-08-08T12:27:00Z">
              <w:r w:rsidRPr="00122A66">
                <w:rPr>
                  <w:rFonts w:ascii="Roboto" w:eastAsia="Helvetica" w:hAnsi="Roboto"/>
                  <w:color w:val="000000"/>
                  <w:sz w:val="21"/>
                  <w:szCs w:val="21"/>
                </w:rPr>
                <w:t xml:space="preserve"> 100</w:t>
              </w:r>
            </w:ins>
            <w:ins w:id="241"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C1C70" w14:textId="54CF66FA"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242" w:author="Christoffer Vissing" w:date="2023-08-08T12:17:00Z"/>
                <w:rFonts w:ascii="Roboto" w:eastAsia="Helvetica" w:hAnsi="Roboto"/>
                <w:color w:val="000000"/>
                <w:sz w:val="21"/>
                <w:szCs w:val="21"/>
              </w:rPr>
            </w:pPr>
            <w:ins w:id="243" w:author="Christoffer Vissing" w:date="2023-08-08T12:17:00Z">
              <w:r w:rsidRPr="00122A66">
                <w:rPr>
                  <w:rFonts w:ascii="Roboto" w:eastAsia="Helvetica" w:hAnsi="Roboto"/>
                  <w:color w:val="000000"/>
                  <w:sz w:val="21"/>
                  <w:szCs w:val="21"/>
                </w:rPr>
                <w:t>&lt;0.001</w:t>
              </w:r>
            </w:ins>
          </w:p>
        </w:tc>
      </w:tr>
      <w:tr w:rsidR="003C0184" w:rsidRPr="00DB6D77"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739AE961"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6">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r w:rsidR="003F641C">
        <w:rPr>
          <w:rFonts w:ascii="Roboto" w:hAnsi="Roboto"/>
        </w:rPr>
        <w:t>versus</w:t>
      </w:r>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rFonts w:ascii="Roboto" w:hAnsi="Roboto"/>
          <w:b/>
          <w:bCs/>
        </w:rPr>
      </w:pPr>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7">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p>
    <w:p w14:paraId="76D59143" w14:textId="330CB8B7" w:rsidR="00BE15DA" w:rsidRDefault="00BE15DA" w:rsidP="00EA6D3E">
      <w:pPr>
        <w:spacing w:after="160" w:line="259" w:lineRule="auto"/>
        <w:rPr>
          <w:rFonts w:ascii="Roboto" w:hAnsi="Roboto"/>
          <w:b/>
          <w:bCs/>
        </w:rPr>
      </w:pPr>
    </w:p>
    <w:p w14:paraId="7A32AF12" w14:textId="60D803C1" w:rsidR="00EA6D3E" w:rsidRDefault="00EA6D3E" w:rsidP="00BE15DA">
      <w:pPr>
        <w:spacing w:line="276" w:lineRule="auto"/>
        <w:rPr>
          <w:rFonts w:ascii="Roboto" w:hAnsi="Roboto"/>
        </w:rPr>
      </w:pPr>
      <w:commentRangeStart w:id="244"/>
      <w:r w:rsidRPr="00FD4F8B">
        <w:rPr>
          <w:rFonts w:ascii="Roboto" w:hAnsi="Roboto"/>
          <w:b/>
          <w:bCs/>
          <w:sz w:val="22"/>
          <w:szCs w:val="22"/>
        </w:rPr>
        <w:t>Legend</w:t>
      </w:r>
      <w:commentRangeEnd w:id="244"/>
      <w:r w:rsidR="00C855CA">
        <w:rPr>
          <w:rStyle w:val="Kommentarhenvisning"/>
        </w:rPr>
        <w:commentReference w:id="244"/>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r w:rsidR="00105422">
        <w:rPr>
          <w:rFonts w:ascii="Roboto" w:hAnsi="Roboto"/>
          <w:sz w:val="22"/>
          <w:szCs w:val="22"/>
        </w:rPr>
        <w:t xml:space="preserve">. </w:t>
      </w:r>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r w:rsidR="001D30C0" w:rsidRPr="009B33BC">
        <w:rPr>
          <w:rFonts w:ascii="Roboto" w:hAnsi="Roboto"/>
          <w:sz w:val="22"/>
          <w:szCs w:val="22"/>
        </w:rPr>
        <w:t>trial</w:t>
      </w:r>
      <w:r w:rsidR="001D30C0">
        <w:rPr>
          <w:rFonts w:ascii="Roboto" w:hAnsi="Roboto"/>
          <w:sz w:val="22"/>
          <w:szCs w:val="22"/>
        </w:rPr>
        <w:t xml:space="preserve"> fibrillation</w:t>
      </w:r>
      <w:r w:rsidR="009B33BC">
        <w:rPr>
          <w:rFonts w:ascii="Roboto" w:hAnsi="Roboto"/>
          <w:sz w:val="22"/>
          <w:szCs w:val="22"/>
        </w:rPr>
        <w:t xml:space="preserve"> during follow-up</w:t>
      </w:r>
      <w:r w:rsidR="00EE54E5">
        <w:rPr>
          <w:rFonts w:ascii="Roboto" w:hAnsi="Roboto"/>
          <w:sz w:val="22"/>
          <w:szCs w:val="22"/>
        </w:rPr>
        <w:t>, including numbers at risk,</w:t>
      </w:r>
      <w:r w:rsidR="009B33BC">
        <w:rPr>
          <w:rFonts w:ascii="Roboto" w:hAnsi="Roboto"/>
          <w:sz w:val="22"/>
          <w:szCs w:val="22"/>
        </w:rPr>
        <w:t xml:space="preserve"> in </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w:t>
      </w:r>
      <w:ins w:id="245" w:author="Christoffer Vissing" w:date="2023-09-28T12:03:00Z">
        <w:r w:rsidR="00C40896">
          <w:rPr>
            <w:rFonts w:ascii="Roboto" w:hAnsi="Roboto"/>
            <w:sz w:val="22"/>
            <w:szCs w:val="22"/>
          </w:rPr>
          <w:t>, pink</w:t>
        </w:r>
      </w:ins>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w:t>
      </w:r>
      <w:ins w:id="246" w:author="Christoffer Vissing" w:date="2023-09-28T12:03:00Z">
        <w:r w:rsidR="00C40896">
          <w:rPr>
            <w:rFonts w:ascii="Roboto" w:hAnsi="Roboto"/>
            <w:sz w:val="22"/>
            <w:szCs w:val="22"/>
          </w:rPr>
          <w:t>, blue</w:t>
        </w:r>
      </w:ins>
      <w:r w:rsidR="009B33BC">
        <w:rPr>
          <w:rFonts w:ascii="Roboto" w:hAnsi="Roboto"/>
          <w:sz w:val="22"/>
          <w:szCs w:val="22"/>
        </w:rPr>
        <w:t>) HCM. Overall, the cumulative incidence is similar between the two groups, with a trend towards a higher rate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the age-specific incidence rates of atrial fibrillation during follow-up</w:t>
      </w:r>
      <w:r w:rsidR="00EE54E5">
        <w:rPr>
          <w:rFonts w:ascii="Roboto" w:hAnsi="Roboto"/>
          <w:sz w:val="22"/>
          <w:szCs w:val="22"/>
        </w:rPr>
        <w:t>, including accumulated years at risk,</w:t>
      </w:r>
      <w:r w:rsidR="009B33BC">
        <w:rPr>
          <w:rFonts w:ascii="Roboto" w:hAnsi="Roboto"/>
          <w:sz w:val="22"/>
          <w:szCs w:val="22"/>
        </w:rPr>
        <w:t xml:space="preserve"> in the two groups. 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reaching statistical significance in the three youngest age-groups</w:t>
      </w:r>
      <w:r w:rsidR="00EE54E5">
        <w:rPr>
          <w:rFonts w:ascii="Roboto" w:hAnsi="Roboto"/>
          <w:sz w:val="22"/>
          <w:szCs w:val="22"/>
        </w:rPr>
        <w:t xml:space="preserve">, and with a highly significant increased age-standardized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r w:rsidR="00105422">
        <w:rPr>
          <w:rFonts w:ascii="Roboto" w:hAnsi="Roboto"/>
          <w:sz w:val="22"/>
          <w:szCs w:val="22"/>
        </w:rPr>
        <w:t xml:space="preserve"> </w:t>
      </w:r>
      <w:r w:rsidR="00EE54E5">
        <w:rPr>
          <w:rFonts w:ascii="Roboto" w:hAnsi="Roboto"/>
          <w:sz w:val="22"/>
          <w:szCs w:val="22"/>
        </w:rPr>
        <w:t>Panel</w:t>
      </w:r>
      <w:r w:rsidR="00105422">
        <w:rPr>
          <w:rFonts w:ascii="Roboto" w:hAnsi="Roboto"/>
          <w:sz w:val="22"/>
          <w:szCs w:val="22"/>
        </w:rPr>
        <w:t xml:space="preserve"> </w:t>
      </w:r>
      <w:r w:rsidR="001D30C0" w:rsidRPr="001D30C0">
        <w:rPr>
          <w:rFonts w:ascii="Roboto" w:hAnsi="Roboto"/>
          <w:b/>
          <w:bCs/>
          <w:sz w:val="22"/>
          <w:szCs w:val="22"/>
        </w:rPr>
        <w:t>C</w:t>
      </w:r>
      <w:r w:rsidR="00EE54E5">
        <w:rPr>
          <w:rFonts w:ascii="Roboto" w:hAnsi="Roboto"/>
          <w:sz w:val="22"/>
          <w:szCs w:val="22"/>
        </w:rPr>
        <w:t>, shows the</w:t>
      </w:r>
      <w:r w:rsidRPr="00FD4F8B">
        <w:rPr>
          <w:rFonts w:ascii="Roboto" w:hAnsi="Roboto"/>
          <w:sz w:val="22"/>
          <w:szCs w:val="22"/>
        </w:rPr>
        <w:t xml:space="preserve"> </w:t>
      </w:r>
      <w:r w:rsidR="00EE54E5">
        <w:rPr>
          <w:rFonts w:ascii="Roboto" w:hAnsi="Roboto"/>
          <w:sz w:val="22"/>
          <w:szCs w:val="22"/>
        </w:rPr>
        <w:t>c</w:t>
      </w:r>
      <w:r w:rsidRPr="00FD4F8B">
        <w:rPr>
          <w:rFonts w:ascii="Roboto" w:hAnsi="Roboto"/>
          <w:sz w:val="22"/>
          <w:szCs w:val="22"/>
        </w:rPr>
        <w:t>umulative incidence</w:t>
      </w:r>
      <w:ins w:id="247" w:author="Christoffer Vissing" w:date="2023-09-28T12:02:00Z">
        <w:r w:rsidR="00C40896">
          <w:rPr>
            <w:rFonts w:ascii="Roboto" w:hAnsi="Roboto"/>
            <w:sz w:val="22"/>
            <w:szCs w:val="22"/>
          </w:rPr>
          <w:t xml:space="preserve"> of the composite ventricular </w:t>
        </w:r>
      </w:ins>
      <w:ins w:id="248" w:author="Christoffer Vissing" w:date="2023-09-28T12:09:00Z">
        <w:r w:rsidR="00C40896">
          <w:rPr>
            <w:rFonts w:ascii="Roboto" w:hAnsi="Roboto"/>
            <w:sz w:val="22"/>
            <w:szCs w:val="22"/>
          </w:rPr>
          <w:t>arrhythmia</w:t>
        </w:r>
      </w:ins>
      <w:ins w:id="249" w:author="Christoffer Vissing" w:date="2023-09-28T12:02:00Z">
        <w:r w:rsidR="00C40896">
          <w:rPr>
            <w:rFonts w:ascii="Roboto" w:hAnsi="Roboto"/>
            <w:sz w:val="22"/>
            <w:szCs w:val="22"/>
          </w:rPr>
          <w:t xml:space="preserve"> outcome</w:t>
        </w:r>
      </w:ins>
      <w:r w:rsidRPr="00FD4F8B">
        <w:rPr>
          <w:rFonts w:ascii="Roboto" w:hAnsi="Roboto"/>
          <w:sz w:val="22"/>
          <w:szCs w:val="22"/>
        </w:rPr>
        <w:t xml:space="preserv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w:t>
      </w:r>
      <w:ins w:id="250" w:author="Christoffer Vissing" w:date="2023-09-28T12:02:00Z">
        <w:r w:rsidR="00C40896">
          <w:rPr>
            <w:rFonts w:ascii="Roboto" w:hAnsi="Roboto"/>
            <w:sz w:val="22"/>
            <w:szCs w:val="22"/>
          </w:rPr>
          <w:t xml:space="preserve">, in </w:t>
        </w:r>
        <w:proofErr w:type="spellStart"/>
        <w:r w:rsidR="00C40896">
          <w:rPr>
            <w:rFonts w:ascii="Roboto" w:hAnsi="Roboto"/>
            <w:sz w:val="22"/>
            <w:szCs w:val="22"/>
          </w:rPr>
          <w:t>sarcomeric</w:t>
        </w:r>
        <w:proofErr w:type="spellEnd"/>
        <w:r w:rsidR="00C40896">
          <w:rPr>
            <w:rFonts w:ascii="Roboto" w:hAnsi="Roboto"/>
            <w:sz w:val="22"/>
            <w:szCs w:val="22"/>
          </w:rPr>
          <w:t xml:space="preserve"> </w:t>
        </w:r>
      </w:ins>
      <w:ins w:id="251" w:author="Christoffer Vissing" w:date="2023-09-28T12:03:00Z">
        <w:r w:rsidR="00C40896">
          <w:rPr>
            <w:rFonts w:ascii="Roboto" w:hAnsi="Roboto"/>
            <w:sz w:val="22"/>
            <w:szCs w:val="22"/>
          </w:rPr>
          <w:t>and non-</w:t>
        </w:r>
        <w:proofErr w:type="spellStart"/>
        <w:r w:rsidR="00C40896">
          <w:rPr>
            <w:rFonts w:ascii="Roboto" w:hAnsi="Roboto"/>
            <w:sz w:val="22"/>
            <w:szCs w:val="22"/>
          </w:rPr>
          <w:t>sarcomeric</w:t>
        </w:r>
        <w:proofErr w:type="spellEnd"/>
        <w:r w:rsidR="00C40896">
          <w:rPr>
            <w:rFonts w:ascii="Roboto" w:hAnsi="Roboto"/>
            <w:sz w:val="22"/>
            <w:szCs w:val="22"/>
          </w:rPr>
          <w:t xml:space="preserve"> HCM</w:t>
        </w:r>
      </w:ins>
      <w:r w:rsidRPr="00FD4F8B">
        <w:rPr>
          <w:rFonts w:ascii="Roboto" w:hAnsi="Roboto"/>
          <w:sz w:val="22"/>
          <w:szCs w:val="22"/>
        </w:rPr>
        <w:t>,</w:t>
      </w:r>
      <w:ins w:id="252" w:author="Christoffer Vissing" w:date="2023-09-28T12:03:00Z">
        <w:r w:rsidR="00C40896">
          <w:rPr>
            <w:rFonts w:ascii="Roboto" w:hAnsi="Roboto"/>
            <w:sz w:val="22"/>
            <w:szCs w:val="22"/>
          </w:rPr>
          <w:t xml:space="preserve"> showing that </w:t>
        </w:r>
      </w:ins>
      <w:ins w:id="253" w:author="Christoffer Vissing" w:date="2023-09-28T12:04:00Z">
        <w:r w:rsidR="00C40896">
          <w:rPr>
            <w:rFonts w:ascii="Roboto" w:hAnsi="Roboto"/>
            <w:sz w:val="22"/>
            <w:szCs w:val="22"/>
          </w:rPr>
          <w:t xml:space="preserve">there is a higher cumulative incidence in </w:t>
        </w:r>
        <w:proofErr w:type="spellStart"/>
        <w:r w:rsidR="00C40896">
          <w:rPr>
            <w:rFonts w:ascii="Roboto" w:hAnsi="Roboto"/>
            <w:sz w:val="22"/>
            <w:szCs w:val="22"/>
          </w:rPr>
          <w:t>sarcomeric</w:t>
        </w:r>
        <w:proofErr w:type="spellEnd"/>
        <w:r w:rsidR="00C40896">
          <w:rPr>
            <w:rFonts w:ascii="Roboto" w:hAnsi="Roboto"/>
            <w:sz w:val="22"/>
            <w:szCs w:val="22"/>
          </w:rPr>
          <w:t xml:space="preserve"> HCM.</w:t>
        </w:r>
      </w:ins>
      <w:r w:rsidRPr="00FD4F8B">
        <w:rPr>
          <w:rFonts w:ascii="Roboto" w:hAnsi="Roboto"/>
          <w:sz w:val="22"/>
          <w:szCs w:val="22"/>
        </w:rPr>
        <w:t xml:space="preserve"> </w:t>
      </w:r>
      <w:del w:id="254" w:author="Christoffer Vissing" w:date="2023-09-28T12:04:00Z">
        <w:r w:rsidRPr="00FD4F8B" w:rsidDel="00C40896">
          <w:rPr>
            <w:rFonts w:ascii="Roboto" w:hAnsi="Roboto"/>
            <w:sz w:val="22"/>
            <w:szCs w:val="22"/>
          </w:rPr>
          <w:delText>including numbers at risk by year.</w:delText>
        </w:r>
        <w:r w:rsidR="001D30C0" w:rsidDel="00C40896">
          <w:rPr>
            <w:rFonts w:ascii="Roboto" w:hAnsi="Roboto"/>
            <w:sz w:val="22"/>
            <w:szCs w:val="22"/>
          </w:rPr>
          <w:delText xml:space="preserve"> </w:delText>
        </w:r>
      </w:del>
      <w:r w:rsidR="001D30C0">
        <w:rPr>
          <w:rFonts w:ascii="Roboto" w:hAnsi="Roboto"/>
          <w:sz w:val="22"/>
          <w:szCs w:val="22"/>
        </w:rPr>
        <w:t>Panel</w:t>
      </w:r>
      <w:del w:id="255" w:author="Christoffer Vissing" w:date="2023-09-28T12:04:00Z">
        <w:r w:rsidR="001D30C0" w:rsidDel="00C40896">
          <w:rPr>
            <w:rFonts w:ascii="Roboto" w:hAnsi="Roboto"/>
            <w:sz w:val="22"/>
            <w:szCs w:val="22"/>
          </w:rPr>
          <w:delText>s</w:delText>
        </w:r>
      </w:del>
      <w:r w:rsidRPr="00FD4F8B">
        <w:rPr>
          <w:rFonts w:ascii="Roboto" w:hAnsi="Roboto"/>
          <w:sz w:val="22"/>
          <w:szCs w:val="22"/>
        </w:rPr>
        <w:t xml:space="preserve"> </w:t>
      </w:r>
      <w:del w:id="256" w:author="Christoffer Vissing" w:date="2023-09-28T12:04:00Z">
        <w:r w:rsidR="001D30C0" w:rsidDel="00C40896">
          <w:rPr>
            <w:rFonts w:ascii="Roboto" w:hAnsi="Roboto"/>
            <w:b/>
            <w:bCs/>
            <w:sz w:val="22"/>
            <w:szCs w:val="22"/>
          </w:rPr>
          <w:delText>C-</w:delText>
        </w:r>
      </w:del>
      <w:r w:rsidR="001D30C0">
        <w:rPr>
          <w:rFonts w:ascii="Roboto" w:hAnsi="Roboto"/>
          <w:b/>
          <w:bCs/>
          <w:sz w:val="22"/>
          <w:szCs w:val="22"/>
        </w:rPr>
        <w:t>D</w:t>
      </w:r>
      <w:r w:rsidRPr="00FD4F8B">
        <w:rPr>
          <w:rFonts w:ascii="Roboto" w:hAnsi="Roboto"/>
          <w:b/>
          <w:bCs/>
          <w:sz w:val="22"/>
          <w:szCs w:val="22"/>
        </w:rPr>
        <w:t>.</w:t>
      </w:r>
      <w:r w:rsidRPr="00FD4F8B">
        <w:rPr>
          <w:rFonts w:ascii="Roboto" w:hAnsi="Roboto"/>
          <w:sz w:val="22"/>
          <w:szCs w:val="22"/>
        </w:rPr>
        <w:t xml:space="preserve"> </w:t>
      </w:r>
      <w:ins w:id="257" w:author="Christoffer Vissing" w:date="2023-09-28T12:04:00Z">
        <w:r w:rsidR="00C40896">
          <w:rPr>
            <w:rFonts w:ascii="Roboto" w:hAnsi="Roboto"/>
            <w:sz w:val="22"/>
            <w:szCs w:val="22"/>
          </w:rPr>
          <w:t>Shows the a</w:t>
        </w:r>
      </w:ins>
      <w:del w:id="258" w:author="Christoffer Vissing" w:date="2023-09-28T12:04:00Z">
        <w:r w:rsidRPr="00FD4F8B" w:rsidDel="00C40896">
          <w:rPr>
            <w:rFonts w:ascii="Roboto" w:hAnsi="Roboto"/>
            <w:sz w:val="22"/>
            <w:szCs w:val="22"/>
          </w:rPr>
          <w:delText>A</w:delText>
        </w:r>
      </w:del>
      <w:r w:rsidRPr="00FD4F8B">
        <w:rPr>
          <w:rFonts w:ascii="Roboto" w:hAnsi="Roboto"/>
          <w:sz w:val="22"/>
          <w:szCs w:val="22"/>
        </w:rPr>
        <w:t>ge-specific incidence rate</w:t>
      </w:r>
      <w:ins w:id="259" w:author="Christoffer Vissing" w:date="2023-09-28T12:04:00Z">
        <w:r w:rsidR="00C40896">
          <w:rPr>
            <w:rFonts w:ascii="Roboto" w:hAnsi="Roboto"/>
            <w:sz w:val="22"/>
            <w:szCs w:val="22"/>
          </w:rPr>
          <w:t xml:space="preserve"> of the composite </w:t>
        </w:r>
      </w:ins>
      <w:ins w:id="260" w:author="Christoffer Vissing" w:date="2023-09-28T12:08:00Z">
        <w:r w:rsidR="00C40896">
          <w:rPr>
            <w:rFonts w:ascii="Roboto" w:hAnsi="Roboto"/>
            <w:sz w:val="22"/>
            <w:szCs w:val="22"/>
          </w:rPr>
          <w:t>ventricular arrhythmia</w:t>
        </w:r>
      </w:ins>
      <w:ins w:id="261" w:author="Christoffer Vissing" w:date="2023-09-28T12:04:00Z">
        <w:r w:rsidR="00C40896">
          <w:rPr>
            <w:rFonts w:ascii="Roboto" w:hAnsi="Roboto"/>
            <w:sz w:val="22"/>
            <w:szCs w:val="22"/>
          </w:rPr>
          <w:t xml:space="preserve"> outcome</w:t>
        </w:r>
      </w:ins>
      <w:del w:id="262" w:author="Christoffer Vissing" w:date="2023-09-28T12:04:00Z">
        <w:r w:rsidRPr="00FD4F8B" w:rsidDel="00C40896">
          <w:rPr>
            <w:rFonts w:ascii="Roboto" w:hAnsi="Roboto"/>
            <w:sz w:val="22"/>
            <w:szCs w:val="22"/>
          </w:rPr>
          <w:delText>s</w:delText>
        </w:r>
      </w:del>
      <w:r w:rsidRPr="00FD4F8B">
        <w:rPr>
          <w:rFonts w:ascii="Roboto" w:hAnsi="Roboto"/>
          <w:sz w:val="22"/>
          <w:szCs w:val="22"/>
        </w:rPr>
        <w:t>, including total person-years at risk in each age-group.</w:t>
      </w:r>
      <w:r w:rsidR="0037016C" w:rsidRPr="00FD4F8B">
        <w:rPr>
          <w:rFonts w:ascii="Roboto" w:hAnsi="Roboto"/>
          <w:sz w:val="22"/>
          <w:szCs w:val="22"/>
        </w:rPr>
        <w:t xml:space="preserve"> The age-standardized incidence rate</w:t>
      </w:r>
      <w:del w:id="263" w:author="Christoffer Vissing" w:date="2023-09-28T12:04:00Z">
        <w:r w:rsidR="0037016C" w:rsidRPr="00FD4F8B" w:rsidDel="00C40896">
          <w:rPr>
            <w:rFonts w:ascii="Roboto" w:hAnsi="Roboto"/>
            <w:sz w:val="22"/>
            <w:szCs w:val="22"/>
          </w:rPr>
          <w:delText xml:space="preserve"> (ASI)</w:delText>
        </w:r>
      </w:del>
      <w:r w:rsidR="0037016C" w:rsidRPr="00FD4F8B">
        <w:rPr>
          <w:rFonts w:ascii="Roboto" w:hAnsi="Roboto"/>
          <w:sz w:val="22"/>
          <w:szCs w:val="22"/>
        </w:rPr>
        <w:t xml:space="preserve">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w:t>
      </w:r>
      <w:del w:id="264" w:author="Christoffer Vissing" w:date="2023-09-28T12:05:00Z">
        <w:r w:rsidR="00FD4F8B" w:rsidRPr="00FD4F8B" w:rsidDel="00C40896">
          <w:rPr>
            <w:rFonts w:ascii="Roboto" w:hAnsi="Roboto"/>
            <w:sz w:val="22"/>
            <w:szCs w:val="22"/>
          </w:rPr>
          <w:delText>The standardized incidence ratio (SIR) has been added for each age-group at the bottom of the plot</w:delText>
        </w:r>
      </w:del>
      <w:ins w:id="265" w:author="Christoffer Vissing" w:date="2023-09-28T12:05:00Z">
        <w:r w:rsidR="00C40896">
          <w:rPr>
            <w:rFonts w:ascii="Roboto" w:hAnsi="Roboto"/>
            <w:sz w:val="22"/>
            <w:szCs w:val="22"/>
          </w:rPr>
          <w:t>Overall, the largest difference in incidence of this outcome occurs in the group of patients older than 65 years</w:t>
        </w:r>
      </w:ins>
      <w:r w:rsidR="00FD4F8B" w:rsidRPr="00FD4F8B">
        <w:rPr>
          <w:rFonts w:ascii="Roboto" w:hAnsi="Roboto"/>
          <w:sz w:val="22"/>
          <w:szCs w:val="22"/>
        </w:rPr>
        <w: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8">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p>
    <w:p w14:paraId="33CE4A2F" w14:textId="6C0C9B8C" w:rsidR="00FD4F8B" w:rsidRDefault="00FD4F8B" w:rsidP="00D5141C">
      <w:pPr>
        <w:spacing w:line="480" w:lineRule="auto"/>
        <w:ind w:left="-270"/>
        <w:rPr>
          <w:rFonts w:ascii="Roboto" w:hAnsi="Roboto"/>
          <w:b/>
          <w:bCs/>
        </w:rPr>
      </w:pPr>
    </w:p>
    <w:p w14:paraId="0C00B60F" w14:textId="6CA8DAE7"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r w:rsidR="00426080">
        <w:rPr>
          <w:rFonts w:ascii="Roboto" w:hAnsi="Roboto"/>
          <w:sz w:val="22"/>
          <w:szCs w:val="22"/>
        </w:rPr>
        <w:t>Density plots</w:t>
      </w:r>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r w:rsidR="00426080">
        <w:rPr>
          <w:rFonts w:ascii="Roboto" w:hAnsi="Roboto"/>
          <w:sz w:val="22"/>
          <w:szCs w:val="22"/>
        </w:rPr>
        <w:t xml:space="preserve"> The dots denote the median age of HCM diagnosis in the two groups.</w:t>
      </w:r>
      <w:r w:rsidR="007401B1">
        <w:rPr>
          <w:rFonts w:ascii="Roboto" w:hAnsi="Roboto"/>
          <w:b/>
          <w:bCs/>
        </w:rPr>
        <w:br w:type="page"/>
      </w:r>
    </w:p>
    <w:p w14:paraId="12550DC8" w14:textId="77777777" w:rsidR="005F2993" w:rsidRDefault="005F2993" w:rsidP="001D711A">
      <w:pPr>
        <w:spacing w:line="480" w:lineRule="auto"/>
        <w:rPr>
          <w:rFonts w:ascii="Roboto" w:hAnsi="Roboto"/>
        </w:rPr>
      </w:pPr>
      <w:r>
        <w:rPr>
          <w:rFonts w:ascii="Roboto" w:hAnsi="Roboto"/>
          <w:b/>
          <w:bCs/>
        </w:rPr>
        <w:lastRenderedPageBreak/>
        <w:t xml:space="preserve">Figure </w:t>
      </w:r>
      <w:r w:rsidR="00D5141C">
        <w:rPr>
          <w:rFonts w:ascii="Roboto" w:hAnsi="Roboto"/>
          <w:b/>
          <w:bCs/>
        </w:rPr>
        <w:t>4</w:t>
      </w:r>
      <w:r>
        <w:rPr>
          <w:rFonts w:ascii="Roboto" w:hAnsi="Roboto"/>
          <w:b/>
          <w:bCs/>
        </w:rPr>
        <w:t>:</w:t>
      </w:r>
      <w:r>
        <w:rPr>
          <w:rFonts w:ascii="Roboto" w:hAnsi="Roboto"/>
        </w:rPr>
        <w:t xml:space="preserve"> </w:t>
      </w:r>
    </w:p>
    <w:p w14:paraId="63FE6B33" w14:textId="057FD6FC" w:rsidR="001748BF" w:rsidRDefault="00102552" w:rsidP="00B9219B">
      <w:pPr>
        <w:spacing w:line="480" w:lineRule="auto"/>
        <w:rPr>
          <w:rFonts w:ascii="Roboto" w:hAnsi="Roboto"/>
        </w:rPr>
      </w:pPr>
      <w:r>
        <w:rPr>
          <w:rFonts w:ascii="Roboto" w:hAnsi="Roboto"/>
          <w:noProof/>
          <w14:ligatures w14:val="standardContextual"/>
        </w:rPr>
        <w:drawing>
          <wp:inline distT="0" distB="0" distL="0" distR="0" wp14:anchorId="76922B59" wp14:editId="1487296A">
            <wp:extent cx="6058535" cy="4704080"/>
            <wp:effectExtent l="0" t="0" r="0" b="0"/>
            <wp:docPr id="124620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25" name="Billede 12462025"/>
                    <pic:cNvPicPr/>
                  </pic:nvPicPr>
                  <pic:blipFill>
                    <a:blip r:embed="rId19">
                      <a:extLst>
                        <a:ext uri="{28A0092B-C50C-407E-A947-70E740481C1C}">
                          <a14:useLocalDpi xmlns:a14="http://schemas.microsoft.com/office/drawing/2010/main" val="0"/>
                        </a:ext>
                      </a:extLst>
                    </a:blip>
                    <a:stretch>
                      <a:fillRect/>
                    </a:stretch>
                  </pic:blipFill>
                  <pic:spPr>
                    <a:xfrm>
                      <a:off x="0" y="0"/>
                      <a:ext cx="6058535" cy="4704080"/>
                    </a:xfrm>
                    <a:prstGeom prst="rect">
                      <a:avLst/>
                    </a:prstGeom>
                  </pic:spPr>
                </pic:pic>
              </a:graphicData>
            </a:graphic>
          </wp:inline>
        </w:drawing>
      </w:r>
    </w:p>
    <w:p w14:paraId="3263708D" w14:textId="51DAF1AD" w:rsidR="005F2993" w:rsidRPr="00FD4F8B" w:rsidRDefault="005F2993" w:rsidP="005F2993">
      <w:pPr>
        <w:tabs>
          <w:tab w:val="left" w:pos="3946"/>
        </w:tabs>
        <w:spacing w:line="480" w:lineRule="auto"/>
        <w:rPr>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r w:rsidR="00361197">
        <w:rPr>
          <w:rFonts w:ascii="Roboto" w:hAnsi="Roboto"/>
          <w:sz w:val="22"/>
          <w:szCs w:val="22"/>
        </w:rPr>
        <w:t>of the presence of one of</w:t>
      </w:r>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361197">
        <w:rPr>
          <w:rFonts w:ascii="Roboto" w:hAnsi="Roboto"/>
          <w:sz w:val="22"/>
          <w:szCs w:val="22"/>
        </w:rPr>
        <w:t>exposures</w:t>
      </w:r>
      <w:r w:rsidR="00361197" w:rsidRPr="00FD4F8B">
        <w:rPr>
          <w:rFonts w:ascii="Roboto" w:hAnsi="Roboto"/>
          <w:sz w:val="22"/>
          <w:szCs w:val="22"/>
        </w:rPr>
        <w:t xml:space="preserve"> </w:t>
      </w:r>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r w:rsidR="006C51D5">
        <w:rPr>
          <w:rFonts w:ascii="Roboto" w:hAnsi="Roboto"/>
          <w:sz w:val="22"/>
          <w:szCs w:val="22"/>
        </w:rPr>
        <w:t>09</w:t>
      </w:r>
      <w:r w:rsidR="000101FA">
        <w:rPr>
          <w:rFonts w:ascii="Roboto" w:hAnsi="Roboto"/>
          <w:sz w:val="22"/>
          <w:szCs w:val="22"/>
        </w:rPr>
        <w:t>)</w:t>
      </w:r>
      <w:r w:rsidRPr="00FD4F8B">
        <w:rPr>
          <w:rFonts w:ascii="Roboto" w:hAnsi="Roboto"/>
          <w:sz w:val="22"/>
          <w:szCs w:val="22"/>
        </w:rPr>
        <w:t>.</w:t>
      </w:r>
      <w:r w:rsidR="006C51D5">
        <w:rPr>
          <w:rFonts w:ascii="Roboto" w:hAnsi="Roboto"/>
          <w:sz w:val="22"/>
          <w:szCs w:val="22"/>
        </w:rPr>
        <w:t xml:space="preserve"> Colors indicate if an interaction with genetic subgroup</w:t>
      </w:r>
      <w:r w:rsidRPr="00FD4F8B">
        <w:rPr>
          <w:rFonts w:ascii="Roboto" w:hAnsi="Roboto"/>
          <w:sz w:val="22"/>
          <w:szCs w:val="22"/>
        </w:rPr>
        <w:t xml:space="preserve"> </w:t>
      </w:r>
      <w:r w:rsidR="00783844">
        <w:rPr>
          <w:rFonts w:ascii="Roboto" w:hAnsi="Roboto"/>
          <w:sz w:val="22"/>
          <w:szCs w:val="22"/>
        </w:rPr>
        <w:t>was found</w:t>
      </w:r>
      <w:r w:rsidR="00037B48">
        <w:rPr>
          <w:rFonts w:ascii="Roboto" w:hAnsi="Roboto"/>
          <w:sz w:val="22"/>
          <w:szCs w:val="22"/>
        </w:rPr>
        <w:t xml:space="preserve"> and if non-</w:t>
      </w:r>
      <w:proofErr w:type="spellStart"/>
      <w:r w:rsidR="00037B48">
        <w:rPr>
          <w:rFonts w:ascii="Roboto" w:hAnsi="Roboto"/>
          <w:sz w:val="22"/>
          <w:szCs w:val="22"/>
        </w:rPr>
        <w:t>sarcomeric</w:t>
      </w:r>
      <w:proofErr w:type="spellEnd"/>
      <w:r w:rsidR="00037B48">
        <w:rPr>
          <w:rFonts w:ascii="Roboto" w:hAnsi="Roboto"/>
          <w:sz w:val="22"/>
          <w:szCs w:val="22"/>
        </w:rPr>
        <w:t xml:space="preserve"> HCM status attenuated the effect (blue) or </w:t>
      </w:r>
      <w:proofErr w:type="spellStart"/>
      <w:r w:rsidR="00037B48">
        <w:rPr>
          <w:rFonts w:ascii="Roboto" w:hAnsi="Roboto"/>
          <w:sz w:val="22"/>
          <w:szCs w:val="22"/>
        </w:rPr>
        <w:t>sarcomeric</w:t>
      </w:r>
      <w:proofErr w:type="spellEnd"/>
      <w:r w:rsidR="00037B48">
        <w:rPr>
          <w:rFonts w:ascii="Roboto" w:hAnsi="Roboto"/>
          <w:sz w:val="22"/>
          <w:szCs w:val="22"/>
        </w:rPr>
        <w:t xml:space="preserve"> HCM status did (pink). Hazard ratios are adjusted for sex and if a significant interaction was observed stratified analysis was performed.  </w:t>
      </w:r>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rFonts w:ascii="Roboto" w:hAnsi="Roboto"/>
          <w:b/>
          <w:bCs/>
        </w:rPr>
      </w:pPr>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0">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p>
    <w:p w14:paraId="5A17EC92" w14:textId="15489BB3" w:rsidR="00B06391" w:rsidRDefault="00B06391">
      <w:pPr>
        <w:rPr>
          <w:rFonts w:ascii="Roboto" w:hAnsi="Roboto"/>
          <w:b/>
          <w:bCs/>
        </w:rPr>
      </w:pPr>
    </w:p>
    <w:p w14:paraId="1BD9B259" w14:textId="5FBAE1C2" w:rsidR="00E66BD0" w:rsidRDefault="00E66BD0">
      <w:pPr>
        <w:rPr>
          <w:rFonts w:ascii="Roboto" w:hAnsi="Roboto"/>
          <w:b/>
          <w:bCs/>
        </w:rPr>
      </w:pPr>
    </w:p>
    <w:p w14:paraId="099BB8E8" w14:textId="53EF2915"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r w:rsidR="003F641C">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36115514" w14:textId="7777777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1">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09DAAEB7"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2">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4151543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0BEE82F0" w:rsidR="00D5159C" w:rsidDel="00037B48" w:rsidRDefault="003B159A" w:rsidP="001D711A">
      <w:pPr>
        <w:tabs>
          <w:tab w:val="left" w:pos="3946"/>
        </w:tabs>
        <w:spacing w:line="480" w:lineRule="auto"/>
        <w:rPr>
          <w:del w:id="266" w:author="Christoffer Vissing" w:date="2023-08-08T11:34:00Z"/>
          <w:rFonts w:ascii="Roboto" w:hAnsi="Roboto"/>
        </w:rPr>
      </w:pPr>
      <w:del w:id="267"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4DB00652" w:rsidR="00037B48" w:rsidRDefault="001E5A55">
      <w:pPr>
        <w:rPr>
          <w:rFonts w:ascii="Roboto" w:hAnsi="Roboto"/>
        </w:rPr>
      </w:pPr>
      <w:del w:id="268"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1ECD99FE" w:rsidR="00E92720" w:rsidRDefault="00037B48"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0996A22" wp14:editId="19FE310F">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4">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p>
    <w:p w14:paraId="413853F3" w14:textId="1128B6A7" w:rsidR="006D51BB" w:rsidRDefault="00037B48" w:rsidP="00AA7BBD">
      <w:pPr>
        <w:tabs>
          <w:tab w:val="left" w:pos="3946"/>
        </w:tabs>
        <w:spacing w:line="480" w:lineRule="auto"/>
        <w:rPr>
          <w:rFonts w:ascii="Roboto" w:hAnsi="Roboto"/>
        </w:rPr>
      </w:pPr>
      <w:r w:rsidRPr="0053705B">
        <w:rPr>
          <w:rFonts w:ascii="Roboto" w:hAnsi="Roboto"/>
          <w:b/>
          <w:bCs/>
        </w:rPr>
        <w:t>Legend</w:t>
      </w:r>
      <w:r>
        <w:rPr>
          <w:rFonts w:ascii="Roboto" w:hAnsi="Roboto"/>
        </w:rPr>
        <w:t>: Heatmaps showing the time-adjusted hazard ratios for the combined effect of each individual exposure and non-</w:t>
      </w:r>
      <w:proofErr w:type="spellStart"/>
      <w:r>
        <w:rPr>
          <w:rFonts w:ascii="Roboto" w:hAnsi="Roboto"/>
        </w:rPr>
        <w:t>sarcomeric</w:t>
      </w:r>
      <w:proofErr w:type="spellEnd"/>
      <w:r>
        <w:rPr>
          <w:rFonts w:ascii="Roboto" w:hAnsi="Roboto"/>
        </w:rPr>
        <w:t xml:space="preserve"> HCM (left panel) or </w:t>
      </w:r>
      <w:proofErr w:type="spellStart"/>
      <w:r>
        <w:rPr>
          <w:rFonts w:ascii="Roboto" w:hAnsi="Roboto"/>
        </w:rPr>
        <w:t>sarcomeric</w:t>
      </w:r>
      <w:proofErr w:type="spellEnd"/>
      <w:r>
        <w:rPr>
          <w:rFonts w:ascii="Roboto" w:hAnsi="Roboto"/>
        </w:rPr>
        <w:t xml:space="preserve"> HCM (right panel)</w:t>
      </w:r>
      <w:r w:rsidR="006D51BB">
        <w:rPr>
          <w:rFonts w:ascii="Roboto" w:hAnsi="Roboto"/>
        </w:rPr>
        <w:t xml:space="preserve"> on the hazard of investigated outcomes</w:t>
      </w:r>
      <w:r>
        <w:rPr>
          <w:rFonts w:ascii="Roboto" w:hAnsi="Roboto"/>
        </w:rPr>
        <w:t xml:space="preserve">. All hazard ratios are adjusted for sex and computed using age as the time-scale with left-truncation at the first visit at a </w:t>
      </w:r>
      <w:proofErr w:type="spellStart"/>
      <w:r>
        <w:rPr>
          <w:rFonts w:ascii="Roboto" w:hAnsi="Roboto"/>
        </w:rPr>
        <w:t>SHaRe</w:t>
      </w:r>
      <w:proofErr w:type="spellEnd"/>
      <w:r>
        <w:rPr>
          <w:rFonts w:ascii="Roboto" w:hAnsi="Roboto"/>
        </w:rPr>
        <w:t xml:space="preserve"> site. Only exposure-outcome pairs in which a significant interaction </w:t>
      </w:r>
      <w:r w:rsidR="006D51BB">
        <w:rPr>
          <w:rFonts w:ascii="Roboto" w:hAnsi="Roboto"/>
        </w:rPr>
        <w:t>was found are</w:t>
      </w:r>
      <w:r>
        <w:rPr>
          <w:rFonts w:ascii="Roboto" w:hAnsi="Roboto"/>
        </w:rPr>
        <w:t xml:space="preserve"> included</w:t>
      </w:r>
      <w:r w:rsidR="006D51BB">
        <w:rPr>
          <w:rFonts w:ascii="Roboto" w:hAnsi="Roboto"/>
        </w:rPr>
        <w:t>.</w:t>
      </w:r>
      <w:r>
        <w:rPr>
          <w:rFonts w:ascii="Roboto" w:hAnsi="Roboto"/>
        </w:rPr>
        <w:t xml:space="preserve"> </w:t>
      </w:r>
      <w:r w:rsidR="006D51BB">
        <w:rPr>
          <w:rFonts w:ascii="Roboto" w:hAnsi="Roboto"/>
        </w:rPr>
        <w:t>T</w:t>
      </w:r>
      <w:r>
        <w:rPr>
          <w:rFonts w:ascii="Roboto" w:hAnsi="Roboto"/>
        </w:rPr>
        <w:t xml:space="preserve">he colors </w:t>
      </w:r>
      <w:r w:rsidR="006D51BB">
        <w:rPr>
          <w:rFonts w:ascii="Roboto" w:hAnsi="Roboto"/>
        </w:rPr>
        <w:t xml:space="preserve">of the circles in the plots </w:t>
      </w:r>
      <w:r>
        <w:rPr>
          <w:rFonts w:ascii="Roboto" w:hAnsi="Roboto"/>
        </w:rPr>
        <w:t xml:space="preserve">signify </w:t>
      </w:r>
      <w:r w:rsidR="006D51BB">
        <w:rPr>
          <w:rFonts w:ascii="Roboto" w:hAnsi="Roboto"/>
        </w:rPr>
        <w:t>the relative effect of genetic status on the</w:t>
      </w:r>
      <w:r w:rsidR="006D51BB" w:rsidRPr="006D51BB">
        <w:rPr>
          <w:rFonts w:ascii="Roboto" w:hAnsi="Roboto"/>
        </w:rPr>
        <w:t xml:space="preserve"> </w:t>
      </w:r>
      <w:r w:rsidR="006D51BB">
        <w:rPr>
          <w:rFonts w:ascii="Roboto" w:hAnsi="Roboto"/>
        </w:rPr>
        <w:t>disease-modifying effect of the exposure on the outcome. Darker blue colors signify a larger additive effect of having non-</w:t>
      </w:r>
      <w:proofErr w:type="spellStart"/>
      <w:r w:rsidR="006D51BB">
        <w:rPr>
          <w:rFonts w:ascii="Roboto" w:hAnsi="Roboto"/>
        </w:rPr>
        <w:t>sarcomeric</w:t>
      </w:r>
      <w:proofErr w:type="spellEnd"/>
      <w:r w:rsidR="006D51BB">
        <w:rPr>
          <w:rFonts w:ascii="Roboto" w:hAnsi="Roboto"/>
        </w:rPr>
        <w:t xml:space="preserve"> HCM, while darker pink is used for a larger additive effect of </w:t>
      </w:r>
      <w:proofErr w:type="spellStart"/>
      <w:r w:rsidR="006D51BB">
        <w:rPr>
          <w:rFonts w:ascii="Roboto" w:hAnsi="Roboto"/>
        </w:rPr>
        <w:t>sarcomeric</w:t>
      </w:r>
      <w:proofErr w:type="spellEnd"/>
      <w:r w:rsidR="006D51BB">
        <w:rPr>
          <w:rFonts w:ascii="Roboto" w:hAnsi="Roboto"/>
        </w:rPr>
        <w:t xml:space="preserve"> HCM. </w:t>
      </w:r>
    </w:p>
    <w:p w14:paraId="61F3DC30" w14:textId="77777777" w:rsidR="006D51BB" w:rsidRDefault="006D51BB">
      <w:pPr>
        <w:rPr>
          <w:rFonts w:ascii="Roboto" w:hAnsi="Roboto"/>
        </w:rPr>
      </w:pPr>
      <w:r>
        <w:rPr>
          <w:rFonts w:ascii="Roboto" w:hAnsi="Roboto"/>
        </w:rPr>
        <w:br w:type="page"/>
      </w:r>
    </w:p>
    <w:p w14:paraId="6CA1AAF7" w14:textId="6146464F" w:rsidR="00037B48" w:rsidRPr="0053705B" w:rsidRDefault="006D51BB" w:rsidP="00AA7BBD">
      <w:pPr>
        <w:tabs>
          <w:tab w:val="left" w:pos="3946"/>
        </w:tabs>
        <w:spacing w:line="480" w:lineRule="auto"/>
        <w:rPr>
          <w:rFonts w:ascii="Roboto" w:hAnsi="Roboto"/>
          <w:b/>
          <w:bCs/>
        </w:rPr>
      </w:pPr>
      <w:r w:rsidRPr="0053705B">
        <w:rPr>
          <w:rFonts w:ascii="Roboto" w:hAnsi="Roboto"/>
          <w:b/>
          <w:bCs/>
        </w:rPr>
        <w:lastRenderedPageBreak/>
        <w:t>Supplementary Figure 4</w:t>
      </w:r>
    </w:p>
    <w:p w14:paraId="2AF76D3E" w14:textId="63FF4380" w:rsidR="006D51BB" w:rsidRDefault="006D51BB"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5">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p>
    <w:p w14:paraId="5189CCC0" w14:textId="4391DDC4" w:rsidR="006D51BB" w:rsidRPr="00DB6D77" w:rsidRDefault="006D51BB" w:rsidP="00AA7BBD">
      <w:pPr>
        <w:tabs>
          <w:tab w:val="left" w:pos="3946"/>
        </w:tabs>
        <w:spacing w:line="480" w:lineRule="auto"/>
        <w:rPr>
          <w:rFonts w:ascii="Roboto" w:hAnsi="Roboto"/>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p>
    <w:sectPr w:rsidR="006D51BB" w:rsidRPr="00DB6D77" w:rsidSect="00185EDD">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Ho, Carolyn Y.,MD" w:date="2023-08-13T13:47:00Z" w:initials="HCY">
    <w:p w14:paraId="71AAA52D" w14:textId="77777777" w:rsidR="00107191" w:rsidRDefault="00060459">
      <w:pPr>
        <w:pStyle w:val="Kommentartekst"/>
      </w:pPr>
      <w:r>
        <w:rPr>
          <w:rStyle w:val="Kommentarhenvisning"/>
        </w:rPr>
        <w:annotationRef/>
      </w:r>
      <w:r w:rsidR="00107191">
        <w:t>This and the What's New section don't really capture the sequence of events.</w:t>
      </w:r>
    </w:p>
    <w:p w14:paraId="3A8F9C85" w14:textId="77777777" w:rsidR="00107191" w:rsidRDefault="00107191">
      <w:pPr>
        <w:pStyle w:val="Kommentartekst"/>
      </w:pPr>
    </w:p>
    <w:p w14:paraId="327466D2" w14:textId="77777777" w:rsidR="00107191" w:rsidRDefault="00107191">
      <w:pPr>
        <w:pStyle w:val="Kommentarteks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Kommentartekst"/>
      </w:pPr>
    </w:p>
    <w:p w14:paraId="054C5510" w14:textId="77777777" w:rsidR="00107191" w:rsidRDefault="00107191" w:rsidP="00F52773">
      <w:pPr>
        <w:pStyle w:val="Kommentartekst"/>
      </w:pPr>
      <w:r>
        <w:t>It would be good to highlight those more as they are a bit buried. Ok to condense the other findings to make room</w:t>
      </w:r>
    </w:p>
  </w:comment>
  <w:comment w:id="6" w:author="Ho, Carolyn Y.,MD" w:date="2023-08-13T22:21:00Z" w:initials="HCY">
    <w:p w14:paraId="34E0877D" w14:textId="1F1AFC4B" w:rsidR="00107191" w:rsidRDefault="00976566" w:rsidP="00F263D4">
      <w:pPr>
        <w:pStyle w:val="Kommentartekst"/>
      </w:pPr>
      <w:r>
        <w:rPr>
          <w:rStyle w:val="Kommentarhenvisning"/>
        </w:rPr>
        <w:annotationRef/>
      </w:r>
      <w:r w:rsidR="00107191">
        <w:t>T1 suggests Sarc HCM have more LVH?</w:t>
      </w:r>
    </w:p>
  </w:comment>
  <w:comment w:id="7" w:author="Ho, Carolyn Y.,MD" w:date="2023-08-13T12:54:00Z" w:initials="HCY">
    <w:p w14:paraId="54FD5045" w14:textId="0461E0BF" w:rsidR="00627F19" w:rsidRDefault="008410A5">
      <w:pPr>
        <w:pStyle w:val="Kommentartekst"/>
      </w:pPr>
      <w:r>
        <w:rPr>
          <w:rStyle w:val="Kommentarhenvisning"/>
        </w:rPr>
        <w:annotationRef/>
      </w:r>
      <w:r w:rsidR="00627F19">
        <w:t>How does this fit with our 2018 findings that the HR for all-cause mortality was higher in sarc HCM?</w:t>
      </w:r>
    </w:p>
    <w:p w14:paraId="65F43F96" w14:textId="16AEFF08" w:rsidR="00627F19" w:rsidRDefault="00627F19" w:rsidP="007135D5">
      <w:pPr>
        <w:pStyle w:val="Kommentartekst"/>
      </w:pPr>
      <w:r>
        <w:rPr>
          <w:noProof/>
          <w14:ligatures w14:val="standardContextual"/>
        </w:rPr>
        <w:drawing>
          <wp:inline distT="0" distB="0" distL="0" distR="0" wp14:anchorId="527A9871" wp14:editId="18977346">
            <wp:extent cx="5847619" cy="6371429"/>
            <wp:effectExtent l="0" t="0" r="1270" b="0"/>
            <wp:docPr id="8396577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8" w:author="Christoffer Vissing" w:date="2023-09-28T12:17:00Z" w:initials="CRV">
    <w:p w14:paraId="32911022" w14:textId="77777777" w:rsidR="00430B72" w:rsidRDefault="00780625" w:rsidP="00430B72">
      <w:pPr>
        <w:pStyle w:val="Kommentartekst"/>
      </w:pPr>
      <w:r>
        <w:rPr>
          <w:rStyle w:val="Kommentarhenvisning"/>
        </w:rPr>
        <w:annotationRef/>
      </w:r>
      <w:r w:rsidR="00430B72">
        <w:t>Perfectly fine! Patients with non-</w:t>
      </w:r>
      <w:proofErr w:type="spellStart"/>
      <w:r w:rsidR="00430B72">
        <w:t>sarc</w:t>
      </w:r>
      <w:proofErr w:type="spellEnd"/>
      <w:r w:rsidR="00430B72">
        <w:t xml:space="preserve"> are older than </w:t>
      </w:r>
      <w:proofErr w:type="spellStart"/>
      <w:r w:rsidR="00430B72">
        <w:t>sarc</w:t>
      </w:r>
      <w:proofErr w:type="spellEnd"/>
      <w:r w:rsidR="00430B72">
        <w:t xml:space="preserve">-patients and what you reported in 2018 was </w:t>
      </w:r>
      <w:r>
        <w:t>a time-to-event analysis using age as the time-scale</w:t>
      </w:r>
      <w:r w:rsidR="00430B72">
        <w:t>….</w:t>
      </w:r>
    </w:p>
    <w:p w14:paraId="37ECFEC7" w14:textId="77777777" w:rsidR="00430B72" w:rsidRDefault="00430B72" w:rsidP="00430B72">
      <w:pPr>
        <w:pStyle w:val="Kommentartekst"/>
      </w:pPr>
    </w:p>
    <w:p w14:paraId="40CFDB6A" w14:textId="2AA67216" w:rsidR="00780625" w:rsidRDefault="00780625" w:rsidP="00430B72">
      <w:pPr>
        <w:pStyle w:val="Kommentartekst"/>
      </w:pPr>
      <w:r>
        <w:t>If I were to be a bit strict, that analysis is somewhat improper due to immortal time bias (patients are not at risk of dying prior to HCM diagnosis, and since non-</w:t>
      </w:r>
      <w:proofErr w:type="spellStart"/>
      <w:r>
        <w:t>sarcs</w:t>
      </w:r>
      <w:proofErr w:type="spellEnd"/>
      <w:r>
        <w:t xml:space="preserve"> are first diagnosed later in life, they have a lot of </w:t>
      </w:r>
      <w:r w:rsidR="00430B72">
        <w:t>"</w:t>
      </w:r>
      <w:proofErr w:type="gramStart"/>
      <w:r w:rsidR="00430B72">
        <w:t xml:space="preserve">free“ </w:t>
      </w:r>
      <w:r>
        <w:t>follow</w:t>
      </w:r>
      <w:proofErr w:type="gramEnd"/>
      <w:r>
        <w:t>-up</w:t>
      </w:r>
      <w:r w:rsidR="00430B72">
        <w:t xml:space="preserve">). </w:t>
      </w:r>
      <w:r>
        <w:t xml:space="preserve"> </w:t>
      </w:r>
    </w:p>
  </w:comment>
  <w:comment w:id="10" w:author="Ho, Carolyn Y.,MD" w:date="2023-08-13T22:19:00Z" w:initials="HCY">
    <w:p w14:paraId="7DDA6A9E" w14:textId="77777777" w:rsidR="00CD5D89" w:rsidRDefault="00CD5D89" w:rsidP="00307467">
      <w:pPr>
        <w:pStyle w:val="Kommentartekst"/>
      </w:pPr>
      <w:r>
        <w:rPr>
          <w:rStyle w:val="Kommentarhenvisning"/>
        </w:rPr>
        <w:annotationRef/>
      </w:r>
      <w:r>
        <w:t>Need to define composite VT outcomes (and label as composite ventricular arrhythmia (VA)outcomes since not just VT)</w:t>
      </w:r>
    </w:p>
  </w:comment>
  <w:comment w:id="13" w:author="Christoffer Vissing" w:date="2023-08-08T13:50:00Z" w:initials="CRV">
    <w:p w14:paraId="1EE60C23" w14:textId="5EE92949" w:rsidR="00881562" w:rsidRDefault="00D66F04" w:rsidP="009D4E14">
      <w:pPr>
        <w:pStyle w:val="Kommentartekst"/>
      </w:pPr>
      <w:r>
        <w:rPr>
          <w:rStyle w:val="Kommentarhenvisning"/>
        </w:rPr>
        <w:annotationRef/>
      </w:r>
      <w:r w:rsidR="00881562">
        <w:t>This has been somewhat toned down (not explicitly investigated in results), so should perhaps be deleted?</w:t>
      </w:r>
    </w:p>
  </w:comment>
  <w:comment w:id="14" w:author="Ho, Carolyn Y.,MD" w:date="2023-08-13T13:45:00Z" w:initials="HCY">
    <w:p w14:paraId="27198477" w14:textId="77777777" w:rsidR="00881562" w:rsidRDefault="00F51D8D" w:rsidP="00F472F2">
      <w:pPr>
        <w:pStyle w:val="Kommentartekst"/>
      </w:pPr>
      <w:r>
        <w:rPr>
          <w:rStyle w:val="Kommentarhenvisning"/>
        </w:rPr>
        <w:annotationRef/>
      </w:r>
      <w:r w:rsidR="00881562">
        <w:t>Agree with deleting</w:t>
      </w:r>
    </w:p>
  </w:comment>
  <w:comment w:id="17" w:author="Ho, Carolyn Y.,MD" w:date="2023-08-13T22:02:00Z" w:initials="HCY">
    <w:p w14:paraId="1724A09C" w14:textId="77777777" w:rsidR="006652DF" w:rsidRDefault="006652DF" w:rsidP="004A34A8">
      <w:pPr>
        <w:pStyle w:val="Kommentartekst"/>
      </w:pPr>
      <w:r>
        <w:rPr>
          <w:rStyle w:val="Kommentarhenvisning"/>
        </w:rPr>
        <w:annotationRef/>
      </w:r>
      <w:r>
        <w:t>What does this mean?</w:t>
      </w:r>
    </w:p>
  </w:comment>
  <w:comment w:id="19" w:author="Ho, Carolyn Y.,MD" w:date="2023-08-13T22:08:00Z" w:initials="HCY">
    <w:p w14:paraId="6909F518" w14:textId="77777777" w:rsidR="00AB4648" w:rsidRDefault="00AB4648" w:rsidP="00EC0ED3">
      <w:pPr>
        <w:pStyle w:val="Kommentartekst"/>
      </w:pPr>
      <w:r>
        <w:rPr>
          <w:rStyle w:val="Kommentarhenvisning"/>
        </w:rPr>
        <w:annotationRef/>
      </w:r>
      <w:r>
        <w:t>Need to define what this is</w:t>
      </w:r>
    </w:p>
  </w:comment>
  <w:comment w:id="23" w:author="Ho, Carolyn Y.,MD" w:date="2023-08-13T22:16:00Z" w:initials="HCY">
    <w:p w14:paraId="61F39C92" w14:textId="77777777" w:rsidR="00AC1A8D" w:rsidRDefault="00CD5D89" w:rsidP="00777AD7">
      <w:pPr>
        <w:pStyle w:val="Kommentartekst"/>
      </w:pPr>
      <w:r>
        <w:rPr>
          <w:rStyle w:val="Kommentarhenvisning"/>
        </w:rPr>
        <w:annotationRef/>
      </w:r>
      <w:r w:rsidR="00AC1A8D">
        <w:t>T1 indicates NYHA III-IV 7% in sarc vs 9% in non-sarc?</w:t>
      </w:r>
    </w:p>
  </w:comment>
  <w:comment w:id="28" w:author="Ho, Carolyn Y.,MD" w:date="2023-08-19T13:08:00Z" w:initials="HCY">
    <w:p w14:paraId="09DF1D39" w14:textId="77777777" w:rsidR="006D0A92" w:rsidRDefault="006D0A92">
      <w:pPr>
        <w:pStyle w:val="Kommentartekst"/>
      </w:pPr>
      <w:r>
        <w:rPr>
          <w:rStyle w:val="Kommentarhenvisning"/>
        </w:rPr>
        <w:annotationRef/>
      </w:r>
      <w:r>
        <w:t xml:space="preserve">It might be better just to present here and remove from T1 since unadjusted p values and raw values are flipped. </w:t>
      </w:r>
    </w:p>
    <w:p w14:paraId="4F70CA41" w14:textId="77777777" w:rsidR="006D0A92" w:rsidRDefault="006D0A92">
      <w:pPr>
        <w:pStyle w:val="Kommentartekst"/>
      </w:pPr>
    </w:p>
    <w:p w14:paraId="7C636112" w14:textId="77777777" w:rsidR="006D0A92" w:rsidRDefault="006D0A92" w:rsidP="001B1C89">
      <w:pPr>
        <w:pStyle w:val="Kommentartekst"/>
      </w:pPr>
      <w:r>
        <w:t>Also present %predicted PVO2 here in the text with adjusted p values.</w:t>
      </w:r>
    </w:p>
  </w:comment>
  <w:comment w:id="29" w:author="Christoffer Vissing" w:date="2023-08-22T11:47:00Z" w:initials="CRV">
    <w:p w14:paraId="08045489" w14:textId="7F8E3639" w:rsidR="00DC7E3B" w:rsidRDefault="00DC7E3B">
      <w:pPr>
        <w:pStyle w:val="Kommentartekst"/>
      </w:pPr>
      <w:r>
        <w:rPr>
          <w:rStyle w:val="Kommentarhenvisning"/>
        </w:rPr>
        <w:annotationRef/>
      </w:r>
      <w:r>
        <w:t xml:space="preserve">Agree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comment>
  <w:comment w:id="43" w:author="Ho, Carolyn Y.,MD" w:date="2023-08-19T13:06:00Z" w:initials="HCY">
    <w:p w14:paraId="16C65A1F" w14:textId="28C6994C" w:rsidR="006D0A92" w:rsidRDefault="006D0A92">
      <w:pPr>
        <w:pStyle w:val="Kommentartekst"/>
      </w:pPr>
      <w:r>
        <w:rPr>
          <w:rStyle w:val="Kommentarhenvisning"/>
        </w:rPr>
        <w:annotationRef/>
      </w:r>
      <w:r>
        <w:t>What does this p value refer to? RER or pVO2?</w:t>
      </w:r>
    </w:p>
    <w:p w14:paraId="45966D74" w14:textId="77777777" w:rsidR="006D0A92" w:rsidRDefault="006D0A92" w:rsidP="00022AC4">
      <w:pPr>
        <w:pStyle w:val="Kommentartekst"/>
      </w:pPr>
      <w:r>
        <w:t>Ok to leave out unadjusted p values</w:t>
      </w:r>
    </w:p>
  </w:comment>
  <w:comment w:id="45" w:author="Ho, Carolyn Y.,MD" w:date="2023-08-19T13:27:00Z" w:initials="HCY">
    <w:p w14:paraId="57C8FB1F" w14:textId="77777777" w:rsidR="00CA4258" w:rsidRDefault="00CA4258">
      <w:pPr>
        <w:pStyle w:val="Kommentartekst"/>
      </w:pPr>
      <w:r>
        <w:rPr>
          <w:rStyle w:val="Kommentarhenvisning"/>
        </w:rPr>
        <w:annotationRef/>
      </w:r>
      <w:r>
        <w:t xml:space="preserve">Maybe condense this since not entirely novel. </w:t>
      </w:r>
    </w:p>
    <w:p w14:paraId="27ED68F8" w14:textId="77777777" w:rsidR="00CA4258" w:rsidRDefault="00CA4258" w:rsidP="00C22CA2">
      <w:pPr>
        <w:pStyle w:val="Kommentartekst"/>
      </w:pPr>
      <w:r>
        <w:t xml:space="preserve">New elements are the greater cumulative incidence (not just prevalence) and not accounted for by comorbidities. </w:t>
      </w:r>
    </w:p>
  </w:comment>
  <w:comment w:id="99" w:author="Ho, Carolyn Y.,MD" w:date="2023-08-19T13:20:00Z" w:initials="HCY">
    <w:p w14:paraId="0729B761" w14:textId="77777777" w:rsidR="00107191" w:rsidRDefault="00107191" w:rsidP="001221AC">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100" w:author="Christoffer Vissing" w:date="2023-09-28T11:41:00Z" w:initials="CRV">
    <w:p w14:paraId="4F83B83A" w14:textId="185EF2CE" w:rsidR="00ED0AEE" w:rsidRDefault="00ED0AEE">
      <w:pPr>
        <w:pStyle w:val="Kommentartekst"/>
      </w:pPr>
      <w:r>
        <w:rPr>
          <w:rStyle w:val="Kommentarhenvisning"/>
        </w:rPr>
        <w:annotationRef/>
      </w:r>
      <w:proofErr w:type="gramStart"/>
      <w:r>
        <w:t>Yep</w:t>
      </w:r>
      <w:proofErr w:type="gramEnd"/>
      <w:r>
        <w:t xml:space="preserve"> see modifications below</w:t>
      </w:r>
    </w:p>
  </w:comment>
  <w:comment w:id="110" w:author="Ho, Carolyn Y.,MD" w:date="2023-08-19T13:16:00Z" w:initials="HCY">
    <w:p w14:paraId="0C0F216C" w14:textId="742CA14D" w:rsidR="00107191" w:rsidRDefault="00107191" w:rsidP="00662388">
      <w:pPr>
        <w:pStyle w:val="Kommentartekst"/>
      </w:pPr>
      <w:r>
        <w:rPr>
          <w:rStyle w:val="Kommentarhenvisning"/>
        </w:rPr>
        <w:annotationRef/>
      </w:r>
      <w:r>
        <w:t>Is this an accurate statement?</w:t>
      </w:r>
    </w:p>
  </w:comment>
  <w:comment w:id="132" w:author="Ho, Carolyn Y.,MD" w:date="2023-08-19T13:28:00Z" w:initials="HCY">
    <w:p w14:paraId="05E18D93" w14:textId="77777777" w:rsidR="00CA4258" w:rsidRDefault="00CA4258" w:rsidP="001E3A65">
      <w:pPr>
        <w:pStyle w:val="Kommentartekst"/>
      </w:pPr>
      <w:r>
        <w:rPr>
          <w:rStyle w:val="Kommentarhenvisning"/>
        </w:rPr>
        <w:annotationRef/>
      </w:r>
      <w:r>
        <w:t xml:space="preserve">I tried to make this a new section since this is the more innovative work and it is getting a bit buried. </w:t>
      </w:r>
    </w:p>
  </w:comment>
  <w:comment w:id="133" w:author="Ho, Carolyn Y.,MD" w:date="2023-08-19T13:54:00Z" w:initials="HCY">
    <w:p w14:paraId="696E88F3" w14:textId="77777777" w:rsidR="00A02633" w:rsidRDefault="002F2FB6">
      <w:pPr>
        <w:pStyle w:val="Kommentartekst"/>
      </w:pPr>
      <w:r>
        <w:rPr>
          <w:rStyle w:val="Kommentarhenvisning"/>
        </w:rPr>
        <w:annotationRef/>
      </w:r>
      <w:r w:rsidR="00A02633">
        <w:t>This is a lot to unpack and the figure it a bit difficult to digest.</w:t>
      </w:r>
    </w:p>
    <w:p w14:paraId="5088CDE9" w14:textId="77777777" w:rsidR="00A02633" w:rsidRDefault="00A02633">
      <w:pPr>
        <w:pStyle w:val="Kommentartekst"/>
      </w:pPr>
      <w:r>
        <w:t>The side figures showing sarc vs nonsarc in SF3 are more user friendly, but the blue shading on the sarc+ side and pink shading on the sarc- side are confusing to me. What about a traditional heat map representation with shades of red?</w:t>
      </w:r>
    </w:p>
    <w:p w14:paraId="2B50323F" w14:textId="77777777" w:rsidR="00A02633" w:rsidRDefault="00A02633">
      <w:pPr>
        <w:pStyle w:val="Kommentartekst"/>
      </w:pPr>
    </w:p>
    <w:p w14:paraId="48A8899A" w14:textId="77777777" w:rsidR="00A02633" w:rsidRDefault="00A02633" w:rsidP="003C1FCE">
      <w:pPr>
        <w:pStyle w:val="Kommentartekst"/>
      </w:pPr>
      <w:r>
        <w:t xml:space="preserve">Spend some more words spelling out the findings </w:t>
      </w:r>
    </w:p>
  </w:comment>
  <w:comment w:id="145" w:author="Ho, Carolyn Y.,MD" w:date="2023-08-19T13:55:00Z" w:initials="HCY">
    <w:p w14:paraId="71275D06" w14:textId="437B53A2" w:rsidR="002F2FB6" w:rsidRDefault="002F2FB6">
      <w:pPr>
        <w:pStyle w:val="Kommentartekst"/>
      </w:pPr>
      <w:r>
        <w:rPr>
          <w:rStyle w:val="Kommentarhenvisning"/>
        </w:rPr>
        <w:annotationRef/>
      </w:r>
      <w:r>
        <w:t>This is a bit too compact.</w:t>
      </w:r>
    </w:p>
    <w:p w14:paraId="28E28599" w14:textId="77777777" w:rsidR="002F2FB6" w:rsidRDefault="002F2FB6" w:rsidP="0034502D">
      <w:pPr>
        <w:pStyle w:val="Kommentartekst"/>
      </w:pPr>
      <w:r>
        <w:t>Try to spell it out a little more</w:t>
      </w:r>
    </w:p>
  </w:comment>
  <w:comment w:id="147" w:author="Ho, Carolyn Y.,MD" w:date="2023-08-19T14:00:00Z" w:initials="HCY">
    <w:p w14:paraId="3443E810" w14:textId="77777777" w:rsidR="002F2FB6" w:rsidRDefault="002F2FB6">
      <w:pPr>
        <w:pStyle w:val="Kommentartekst"/>
      </w:pPr>
      <w:r>
        <w:rPr>
          <w:rStyle w:val="Kommentarhenvisning"/>
        </w:rPr>
        <w:annotationRef/>
      </w:r>
      <w:r>
        <w:t>Is this different than sarcomeric HCM?</w:t>
      </w:r>
    </w:p>
    <w:p w14:paraId="2C2A785E" w14:textId="77777777" w:rsidR="002F2FB6" w:rsidRDefault="002F2FB6">
      <w:pPr>
        <w:pStyle w:val="Kommentartekst"/>
      </w:pPr>
      <w:r>
        <w:t>Why is all-cause mortality higher? Is this age-standardized all-cause mortality?</w:t>
      </w:r>
    </w:p>
    <w:p w14:paraId="7F876227" w14:textId="77777777" w:rsidR="002F2FB6" w:rsidRDefault="002F2FB6" w:rsidP="008A1462">
      <w:pPr>
        <w:pStyle w:val="Kommentartekst"/>
      </w:pPr>
      <w:r>
        <w:t xml:space="preserve">If so, I would work in with the story above rather than presenting separately as that gets confusing. </w:t>
      </w:r>
    </w:p>
  </w:comment>
  <w:comment w:id="149" w:author="Ho, Carolyn Y.,MD" w:date="2023-08-19T14:34:00Z" w:initials="HCY">
    <w:p w14:paraId="426FEC15" w14:textId="77777777" w:rsidR="006917FD" w:rsidRDefault="006917FD">
      <w:pPr>
        <w:pStyle w:val="Kommentartekst"/>
      </w:pPr>
      <w:r>
        <w:rPr>
          <w:rStyle w:val="Kommentarhenvisning"/>
        </w:rPr>
        <w:annotationRef/>
      </w:r>
      <w:r>
        <w:t xml:space="preserve">Try to condense the geno-pheno info more succinctly, highlighting what is new. </w:t>
      </w:r>
    </w:p>
    <w:p w14:paraId="6E43996D" w14:textId="77777777" w:rsidR="006917FD" w:rsidRDefault="006917FD" w:rsidP="00AC3436">
      <w:pPr>
        <w:pStyle w:val="Kommentartekst"/>
      </w:pPr>
      <w:r>
        <w:t>Then try to summarize and contextualize the incident events and temporal sequence info</w:t>
      </w:r>
    </w:p>
  </w:comment>
  <w:comment w:id="161" w:author="Ho, Carolyn Y.,MD" w:date="2023-08-19T14:09:00Z" w:initials="HCY">
    <w:p w14:paraId="5712E47A" w14:textId="2F7195EE" w:rsidR="00A02633" w:rsidRDefault="00A02633" w:rsidP="00265FA8">
      <w:pPr>
        <w:pStyle w:val="Kommentartekst"/>
      </w:pPr>
      <w:r>
        <w:rPr>
          <w:rStyle w:val="Kommentarhenvisning"/>
        </w:rPr>
        <w:annotationRef/>
      </w:r>
      <w:r>
        <w:t>Here, maybe briefly summarize age specific incidence findings AF, VT, LVSD and then the temporal sequence findings.</w:t>
      </w:r>
    </w:p>
  </w:comment>
  <w:comment w:id="164" w:author="Ho, Carolyn Y.,MD" w:date="2023-08-19T14:13:00Z" w:initials="HCY">
    <w:p w14:paraId="221A7C39" w14:textId="77777777" w:rsidR="00A02633" w:rsidRDefault="00A02633" w:rsidP="00FE06A5">
      <w:pPr>
        <w:pStyle w:val="Kommentartekst"/>
      </w:pPr>
      <w:r>
        <w:rPr>
          <w:rStyle w:val="Kommentarhenvisning"/>
        </w:rPr>
        <w:annotationRef/>
      </w:r>
      <w:r>
        <w:t>List the factors</w:t>
      </w:r>
    </w:p>
  </w:comment>
  <w:comment w:id="175" w:author="Christoffer Vissing" w:date="2023-09-28T11:59:00Z" w:initials="CRV">
    <w:p w14:paraId="1B08611C" w14:textId="57A340E8" w:rsidR="00C40896" w:rsidRDefault="00C40896">
      <w:pPr>
        <w:pStyle w:val="Kommentartekst"/>
      </w:pPr>
      <w:r>
        <w:rPr>
          <w:rStyle w:val="Kommentarhenvisning"/>
        </w:rPr>
        <w:annotationRef/>
      </w:r>
      <w:r>
        <w:t>I have deleted the reference to exercise and added speculation on biological differences between the two groups.</w:t>
      </w:r>
    </w:p>
  </w:comment>
  <w:comment w:id="179" w:author="Ho, Carolyn Y.,MD" w:date="2023-08-19T14:14:00Z" w:initials="HCY">
    <w:p w14:paraId="17359838" w14:textId="77777777" w:rsidR="00442031" w:rsidRDefault="00442031">
      <w:pPr>
        <w:pStyle w:val="Kommentartekst"/>
      </w:pPr>
      <w:r>
        <w:rPr>
          <w:rStyle w:val="Kommentarhenvisning"/>
        </w:rPr>
        <w:annotationRef/>
      </w:r>
      <w:r>
        <w:t>May also want to say something about biological differences/ impact of cardiomyopathy?</w:t>
      </w:r>
    </w:p>
    <w:p w14:paraId="7E1D6027" w14:textId="77777777" w:rsidR="00442031" w:rsidRDefault="00442031">
      <w:pPr>
        <w:pStyle w:val="Kommentartekst"/>
      </w:pPr>
    </w:p>
    <w:p w14:paraId="6EB37296" w14:textId="77777777" w:rsidR="00442031" w:rsidRDefault="00442031" w:rsidP="006A317C">
      <w:pPr>
        <w:pStyle w:val="Kommentartekst"/>
      </w:pPr>
      <w:r>
        <w:t>I would probably not mention exercise training. Our data don't really speak to that and it is a thorny issue. Plus, everybody should exercise more regardless of genotype.</w:t>
      </w:r>
    </w:p>
  </w:comment>
  <w:comment w:id="180" w:author="Carolyn Ho" w:date="2023-06-27T14:50:00Z" w:initials="HCY">
    <w:p w14:paraId="6D167638" w14:textId="0E6A6EED" w:rsidR="00AA4526" w:rsidRDefault="00AA4526">
      <w:pPr>
        <w:pStyle w:val="Kommentartekst"/>
      </w:pPr>
      <w:r>
        <w:rPr>
          <w:rStyle w:val="Kommentarhenvisning"/>
        </w:rPr>
        <w:annotationRef/>
      </w:r>
      <w:r>
        <w:t>Correct/specify</w:t>
      </w:r>
    </w:p>
  </w:comment>
  <w:comment w:id="244"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Kommentartekst"/>
      </w:pPr>
      <w:r>
        <w:t>Also, add “Atrial Fibrillation” and “Ventricular Arrhythmias” as column headers at the top of each column of plots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34E0877D" w15:done="0"/>
  <w15:commentEx w15:paraId="65F43F96" w15:done="0"/>
  <w15:commentEx w15:paraId="40CFDB6A" w15:paraIdParent="65F43F96" w15:done="0"/>
  <w15:commentEx w15:paraId="7DDA6A9E" w15:done="0"/>
  <w15:commentEx w15:paraId="1EE60C23" w15:done="0"/>
  <w15:commentEx w15:paraId="27198477" w15:paraIdParent="1EE60C23" w15:done="0"/>
  <w15:commentEx w15:paraId="1724A09C" w15:done="0"/>
  <w15:commentEx w15:paraId="6909F518" w15:done="0"/>
  <w15:commentEx w15:paraId="61F39C92" w15:done="0"/>
  <w15:commentEx w15:paraId="7C636112" w15:done="0"/>
  <w15:commentEx w15:paraId="08045489" w15:paraIdParent="7C636112" w15:done="0"/>
  <w15:commentEx w15:paraId="45966D74" w15:done="0"/>
  <w15:commentEx w15:paraId="27ED68F8" w15:done="0"/>
  <w15:commentEx w15:paraId="0729B761" w15:done="0"/>
  <w15:commentEx w15:paraId="4F83B83A" w15:paraIdParent="0729B761" w15:done="0"/>
  <w15:commentEx w15:paraId="0C0F216C" w15:done="0"/>
  <w15:commentEx w15:paraId="05E18D93" w15:done="0"/>
  <w15:commentEx w15:paraId="48A8899A" w15:done="0"/>
  <w15:commentEx w15:paraId="28E28599" w15:done="0"/>
  <w15:commentEx w15:paraId="7F876227" w15:done="0"/>
  <w15:commentEx w15:paraId="6E43996D" w15:done="0"/>
  <w15:commentEx w15:paraId="5712E47A" w15:done="0"/>
  <w15:commentEx w15:paraId="221A7C39" w15:done="0"/>
  <w15:commentEx w15:paraId="1B08611C" w15:done="0"/>
  <w15:commentEx w15:paraId="6EB37296" w15:done="0"/>
  <w15:commentEx w15:paraId="6D167638" w15:done="0"/>
  <w15:commentEx w15:paraId="02323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2883D5F6" w16cex:dateUtc="2023-08-14T02:21:00Z"/>
  <w16cex:commentExtensible w16cex:durableId="288350FF" w16cex:dateUtc="2023-08-13T16:54:00Z"/>
  <w16cex:commentExtensible w16cex:durableId="42460EC6" w16cex:dateUtc="2023-09-28T10:17:00Z"/>
  <w16cex:commentExtensible w16cex:durableId="2883D562" w16cex:dateUtc="2023-08-14T02:19: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3D2D8" w16cex:dateUtc="2023-08-14T02:08:00Z"/>
  <w16cex:commentExtensible w16cex:durableId="2883D4A8" w16cex:dateUtc="2023-08-14T02:16:00Z"/>
  <w16cex:commentExtensible w16cex:durableId="288B3D4E" w16cex:dateUtc="2023-08-19T17:08:00Z"/>
  <w16cex:commentExtensible w16cex:durableId="288F1EC3" w16cex:dateUtc="2023-08-22T09:47:00Z"/>
  <w16cex:commentExtensible w16cex:durableId="288B3CF2" w16cex:dateUtc="2023-08-19T17:06:00Z"/>
  <w16cex:commentExtensible w16cex:durableId="288B41D3" w16cex:dateUtc="2023-08-19T17:27:00Z"/>
  <w16cex:commentExtensible w16cex:durableId="288B4013" w16cex:dateUtc="2023-08-19T17:20:00Z"/>
  <w16cex:commentExtensible w16cex:durableId="7A8B9BF2" w16cex:dateUtc="2023-09-28T09:41:00Z"/>
  <w16cex:commentExtensible w16cex:durableId="288B3F3A" w16cex:dateUtc="2023-08-19T17:16:00Z"/>
  <w16cex:commentExtensible w16cex:durableId="288B41FF" w16cex:dateUtc="2023-08-19T17:28:00Z"/>
  <w16cex:commentExtensible w16cex:durableId="288B4812" w16cex:dateUtc="2023-08-19T17:54:00Z"/>
  <w16cex:commentExtensible w16cex:durableId="288B483B" w16cex:dateUtc="2023-08-19T17:55: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F3E566B" w16cex:dateUtc="2023-09-28T09:59:00Z"/>
  <w16cex:commentExtensible w16cex:durableId="288B4CCD" w16cex:dateUtc="2023-08-19T18:14:00Z"/>
  <w16cex:commentExtensible w16cex:durableId="284575B5" w16cex:dateUtc="2023-06-27T18:50:00Z"/>
  <w16cex:commentExtensible w16cex:durableId="28444405" w16cex:dateUtc="2023-06-2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34E0877D" w16cid:durableId="2883D5F6"/>
  <w16cid:commentId w16cid:paraId="65F43F96" w16cid:durableId="288350FF"/>
  <w16cid:commentId w16cid:paraId="40CFDB6A" w16cid:durableId="42460EC6"/>
  <w16cid:commentId w16cid:paraId="7DDA6A9E" w16cid:durableId="2883D562"/>
  <w16cid:commentId w16cid:paraId="1EE60C23" w16cid:durableId="287CC69D"/>
  <w16cid:commentId w16cid:paraId="27198477" w16cid:durableId="28835CE0"/>
  <w16cid:commentId w16cid:paraId="1724A09C" w16cid:durableId="2883D179"/>
  <w16cid:commentId w16cid:paraId="6909F518" w16cid:durableId="2883D2D8"/>
  <w16cid:commentId w16cid:paraId="61F39C92" w16cid:durableId="2883D4A8"/>
  <w16cid:commentId w16cid:paraId="7C636112" w16cid:durableId="288B3D4E"/>
  <w16cid:commentId w16cid:paraId="08045489" w16cid:durableId="288F1EC3"/>
  <w16cid:commentId w16cid:paraId="45966D74" w16cid:durableId="288B3CF2"/>
  <w16cid:commentId w16cid:paraId="27ED68F8" w16cid:durableId="288B41D3"/>
  <w16cid:commentId w16cid:paraId="0729B761" w16cid:durableId="288B4013"/>
  <w16cid:commentId w16cid:paraId="4F83B83A" w16cid:durableId="7A8B9BF2"/>
  <w16cid:commentId w16cid:paraId="0C0F216C" w16cid:durableId="288B3F3A"/>
  <w16cid:commentId w16cid:paraId="05E18D93" w16cid:durableId="288B41FF"/>
  <w16cid:commentId w16cid:paraId="48A8899A" w16cid:durableId="288B4812"/>
  <w16cid:commentId w16cid:paraId="28E28599" w16cid:durableId="288B483B"/>
  <w16cid:commentId w16cid:paraId="7F876227" w16cid:durableId="288B4998"/>
  <w16cid:commentId w16cid:paraId="6E43996D" w16cid:durableId="288B5169"/>
  <w16cid:commentId w16cid:paraId="5712E47A" w16cid:durableId="288B4BB7"/>
  <w16cid:commentId w16cid:paraId="221A7C39" w16cid:durableId="288B4C91"/>
  <w16cid:commentId w16cid:paraId="1B08611C" w16cid:durableId="2F3E566B"/>
  <w16cid:commentId w16cid:paraId="6EB37296" w16cid:durableId="288B4CCD"/>
  <w16cid:commentId w16cid:paraId="6D167638" w16cid:durableId="284575B5"/>
  <w16cid:commentId w16cid:paraId="02323975" w16cid:durableId="284444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67CE4" w14:textId="77777777" w:rsidR="00C817E1" w:rsidRDefault="00C817E1">
      <w:r>
        <w:separator/>
      </w:r>
    </w:p>
  </w:endnote>
  <w:endnote w:type="continuationSeparator" w:id="0">
    <w:p w14:paraId="5FE864F8" w14:textId="77777777" w:rsidR="00C817E1" w:rsidRDefault="00C81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EndPr>
      <w:rPr>
        <w:rStyle w:val="Sidetal"/>
      </w:rPr>
    </w:sdtEnd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EndPr>
      <w:rPr>
        <w:rStyle w:val="Sidetal"/>
      </w:rPr>
    </w:sdtEnd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EndPr>
      <w:rPr>
        <w:rStyle w:val="Sidetal"/>
      </w:rPr>
    </w:sdtEnd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EndPr>
      <w:rPr>
        <w:rStyle w:val="Sidetal"/>
      </w:rPr>
    </w:sdtEnd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F4815" w14:textId="77777777" w:rsidR="00C817E1" w:rsidRDefault="00C817E1">
      <w:r>
        <w:separator/>
      </w:r>
    </w:p>
  </w:footnote>
  <w:footnote w:type="continuationSeparator" w:id="0">
    <w:p w14:paraId="64467ADA" w14:textId="77777777" w:rsidR="00C817E1" w:rsidRDefault="00C81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 Carolyn Y.,MD">
    <w15:presenceInfo w15:providerId="AD" w15:userId="S::cho@bwh.harvard.edu::fb697271-ea8d-4cac-b506-842628907a6b"/>
  </w15:person>
  <w15:person w15:author="Christoffer Vissing">
    <w15:presenceInfo w15:providerId="None" w15:userId="Christoffer Vissing"/>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136F"/>
    <w:rsid w:val="00037938"/>
    <w:rsid w:val="00037B48"/>
    <w:rsid w:val="0004148E"/>
    <w:rsid w:val="00044362"/>
    <w:rsid w:val="00045C43"/>
    <w:rsid w:val="00045FF8"/>
    <w:rsid w:val="00047633"/>
    <w:rsid w:val="00051EAF"/>
    <w:rsid w:val="00056EEB"/>
    <w:rsid w:val="00060459"/>
    <w:rsid w:val="00066095"/>
    <w:rsid w:val="00071707"/>
    <w:rsid w:val="00071ECC"/>
    <w:rsid w:val="0007751F"/>
    <w:rsid w:val="00080A63"/>
    <w:rsid w:val="0008357F"/>
    <w:rsid w:val="000B140C"/>
    <w:rsid w:val="000B753D"/>
    <w:rsid w:val="000B76C9"/>
    <w:rsid w:val="000D0076"/>
    <w:rsid w:val="000E3A07"/>
    <w:rsid w:val="000E754A"/>
    <w:rsid w:val="000F3B75"/>
    <w:rsid w:val="000F6E5D"/>
    <w:rsid w:val="000F7E82"/>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4227C"/>
    <w:rsid w:val="002573A9"/>
    <w:rsid w:val="00260767"/>
    <w:rsid w:val="00261839"/>
    <w:rsid w:val="002823F4"/>
    <w:rsid w:val="002834B5"/>
    <w:rsid w:val="00292911"/>
    <w:rsid w:val="002970A1"/>
    <w:rsid w:val="002A2493"/>
    <w:rsid w:val="002B10D0"/>
    <w:rsid w:val="002B3BD2"/>
    <w:rsid w:val="002B5172"/>
    <w:rsid w:val="002B6640"/>
    <w:rsid w:val="002C1AB4"/>
    <w:rsid w:val="002C308A"/>
    <w:rsid w:val="002C6DC5"/>
    <w:rsid w:val="002C7D53"/>
    <w:rsid w:val="002E48E9"/>
    <w:rsid w:val="002E4BE9"/>
    <w:rsid w:val="002F2FB6"/>
    <w:rsid w:val="002F6C0F"/>
    <w:rsid w:val="003001C9"/>
    <w:rsid w:val="00301B34"/>
    <w:rsid w:val="003107E7"/>
    <w:rsid w:val="003157B8"/>
    <w:rsid w:val="00317FF7"/>
    <w:rsid w:val="0032350E"/>
    <w:rsid w:val="0032641D"/>
    <w:rsid w:val="003323F6"/>
    <w:rsid w:val="00345718"/>
    <w:rsid w:val="00350333"/>
    <w:rsid w:val="00351DC9"/>
    <w:rsid w:val="00353802"/>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C0A32"/>
    <w:rsid w:val="003D6095"/>
    <w:rsid w:val="003D647E"/>
    <w:rsid w:val="003E2EB5"/>
    <w:rsid w:val="003E33A6"/>
    <w:rsid w:val="003F0B99"/>
    <w:rsid w:val="003F641C"/>
    <w:rsid w:val="00406508"/>
    <w:rsid w:val="0041170E"/>
    <w:rsid w:val="004125E5"/>
    <w:rsid w:val="00422DA9"/>
    <w:rsid w:val="00426080"/>
    <w:rsid w:val="00430B72"/>
    <w:rsid w:val="00433EF5"/>
    <w:rsid w:val="00436E9C"/>
    <w:rsid w:val="00442031"/>
    <w:rsid w:val="00444074"/>
    <w:rsid w:val="004451B2"/>
    <w:rsid w:val="0044712F"/>
    <w:rsid w:val="004536C1"/>
    <w:rsid w:val="00457278"/>
    <w:rsid w:val="00461927"/>
    <w:rsid w:val="004629A8"/>
    <w:rsid w:val="004636E0"/>
    <w:rsid w:val="004640FE"/>
    <w:rsid w:val="0047289B"/>
    <w:rsid w:val="0048195E"/>
    <w:rsid w:val="00482E50"/>
    <w:rsid w:val="004908BF"/>
    <w:rsid w:val="0049191A"/>
    <w:rsid w:val="00493348"/>
    <w:rsid w:val="004A06D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307F4"/>
    <w:rsid w:val="00535BD8"/>
    <w:rsid w:val="0053705B"/>
    <w:rsid w:val="005559AF"/>
    <w:rsid w:val="00556B72"/>
    <w:rsid w:val="00567A14"/>
    <w:rsid w:val="00575C41"/>
    <w:rsid w:val="00580470"/>
    <w:rsid w:val="005868E2"/>
    <w:rsid w:val="00592E28"/>
    <w:rsid w:val="00595F0C"/>
    <w:rsid w:val="005B164B"/>
    <w:rsid w:val="005B2913"/>
    <w:rsid w:val="005B44F4"/>
    <w:rsid w:val="005C4292"/>
    <w:rsid w:val="005D1D14"/>
    <w:rsid w:val="005D6489"/>
    <w:rsid w:val="005E3EFD"/>
    <w:rsid w:val="005E42C7"/>
    <w:rsid w:val="005E755E"/>
    <w:rsid w:val="005F2993"/>
    <w:rsid w:val="006174CC"/>
    <w:rsid w:val="00625C27"/>
    <w:rsid w:val="00626F13"/>
    <w:rsid w:val="00627F19"/>
    <w:rsid w:val="00630A55"/>
    <w:rsid w:val="00632C1C"/>
    <w:rsid w:val="006368C7"/>
    <w:rsid w:val="00636E22"/>
    <w:rsid w:val="0064270F"/>
    <w:rsid w:val="006463CE"/>
    <w:rsid w:val="00653619"/>
    <w:rsid w:val="006645EA"/>
    <w:rsid w:val="006652DF"/>
    <w:rsid w:val="00666D4C"/>
    <w:rsid w:val="00667385"/>
    <w:rsid w:val="0069060A"/>
    <w:rsid w:val="006917FD"/>
    <w:rsid w:val="00691A4A"/>
    <w:rsid w:val="00696138"/>
    <w:rsid w:val="00696771"/>
    <w:rsid w:val="006A4628"/>
    <w:rsid w:val="006A5983"/>
    <w:rsid w:val="006A67A7"/>
    <w:rsid w:val="006B1975"/>
    <w:rsid w:val="006B7AE7"/>
    <w:rsid w:val="006B7D1A"/>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621F1"/>
    <w:rsid w:val="007748D5"/>
    <w:rsid w:val="00777B45"/>
    <w:rsid w:val="0078062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E5235"/>
    <w:rsid w:val="007F100A"/>
    <w:rsid w:val="007F51E8"/>
    <w:rsid w:val="007F67CF"/>
    <w:rsid w:val="0080039F"/>
    <w:rsid w:val="00800A37"/>
    <w:rsid w:val="00801D10"/>
    <w:rsid w:val="00805553"/>
    <w:rsid w:val="0083228C"/>
    <w:rsid w:val="00832D41"/>
    <w:rsid w:val="00833357"/>
    <w:rsid w:val="0084063E"/>
    <w:rsid w:val="008410A5"/>
    <w:rsid w:val="00842AF6"/>
    <w:rsid w:val="00861833"/>
    <w:rsid w:val="00862521"/>
    <w:rsid w:val="00867A97"/>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3497"/>
    <w:rsid w:val="0090368F"/>
    <w:rsid w:val="0090387A"/>
    <w:rsid w:val="009426C3"/>
    <w:rsid w:val="0094582D"/>
    <w:rsid w:val="00945B98"/>
    <w:rsid w:val="009470FC"/>
    <w:rsid w:val="00954CA0"/>
    <w:rsid w:val="00976566"/>
    <w:rsid w:val="009859BB"/>
    <w:rsid w:val="0099151C"/>
    <w:rsid w:val="0099298A"/>
    <w:rsid w:val="00993A56"/>
    <w:rsid w:val="009B33BC"/>
    <w:rsid w:val="009B391A"/>
    <w:rsid w:val="009C7FDC"/>
    <w:rsid w:val="009D1EBF"/>
    <w:rsid w:val="009D36E1"/>
    <w:rsid w:val="009D52A5"/>
    <w:rsid w:val="009E0DC7"/>
    <w:rsid w:val="009E16F1"/>
    <w:rsid w:val="009E1C4D"/>
    <w:rsid w:val="00A008C6"/>
    <w:rsid w:val="00A02633"/>
    <w:rsid w:val="00A031F7"/>
    <w:rsid w:val="00A201CC"/>
    <w:rsid w:val="00A22769"/>
    <w:rsid w:val="00A26503"/>
    <w:rsid w:val="00A330FA"/>
    <w:rsid w:val="00A45595"/>
    <w:rsid w:val="00A77028"/>
    <w:rsid w:val="00A947DB"/>
    <w:rsid w:val="00A95177"/>
    <w:rsid w:val="00A961C0"/>
    <w:rsid w:val="00AA4526"/>
    <w:rsid w:val="00AA65AF"/>
    <w:rsid w:val="00AA77DE"/>
    <w:rsid w:val="00AA7BBD"/>
    <w:rsid w:val="00AB1292"/>
    <w:rsid w:val="00AB4648"/>
    <w:rsid w:val="00AB5658"/>
    <w:rsid w:val="00AB7056"/>
    <w:rsid w:val="00AB77FA"/>
    <w:rsid w:val="00AC0D72"/>
    <w:rsid w:val="00AC1A8D"/>
    <w:rsid w:val="00AC26B8"/>
    <w:rsid w:val="00AC5E31"/>
    <w:rsid w:val="00AC5E6D"/>
    <w:rsid w:val="00AC7B4E"/>
    <w:rsid w:val="00AD1CB4"/>
    <w:rsid w:val="00AE167C"/>
    <w:rsid w:val="00AE4D82"/>
    <w:rsid w:val="00AE4DF8"/>
    <w:rsid w:val="00AE60F7"/>
    <w:rsid w:val="00AE7D20"/>
    <w:rsid w:val="00AF0B6D"/>
    <w:rsid w:val="00B0131A"/>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0896"/>
    <w:rsid w:val="00C45E79"/>
    <w:rsid w:val="00C465D3"/>
    <w:rsid w:val="00C47A54"/>
    <w:rsid w:val="00C55FA8"/>
    <w:rsid w:val="00C6106B"/>
    <w:rsid w:val="00C72953"/>
    <w:rsid w:val="00C817E1"/>
    <w:rsid w:val="00C81A0B"/>
    <w:rsid w:val="00C81C49"/>
    <w:rsid w:val="00C82067"/>
    <w:rsid w:val="00C855CA"/>
    <w:rsid w:val="00C87B4C"/>
    <w:rsid w:val="00C9056B"/>
    <w:rsid w:val="00CA4002"/>
    <w:rsid w:val="00CA4258"/>
    <w:rsid w:val="00CA7329"/>
    <w:rsid w:val="00CB1A1E"/>
    <w:rsid w:val="00CB59D1"/>
    <w:rsid w:val="00CC68F6"/>
    <w:rsid w:val="00CD14BC"/>
    <w:rsid w:val="00CD1602"/>
    <w:rsid w:val="00CD38FF"/>
    <w:rsid w:val="00CD5D89"/>
    <w:rsid w:val="00CE536D"/>
    <w:rsid w:val="00CF5CE8"/>
    <w:rsid w:val="00CF65F0"/>
    <w:rsid w:val="00CF7939"/>
    <w:rsid w:val="00D005DC"/>
    <w:rsid w:val="00D01BF0"/>
    <w:rsid w:val="00D04DBA"/>
    <w:rsid w:val="00D06A7A"/>
    <w:rsid w:val="00D11238"/>
    <w:rsid w:val="00D21631"/>
    <w:rsid w:val="00D3112F"/>
    <w:rsid w:val="00D3206F"/>
    <w:rsid w:val="00D33261"/>
    <w:rsid w:val="00D50E7D"/>
    <w:rsid w:val="00D5141C"/>
    <w:rsid w:val="00D5159C"/>
    <w:rsid w:val="00D519C3"/>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67FA"/>
    <w:rsid w:val="00DA7CE3"/>
    <w:rsid w:val="00DB6D77"/>
    <w:rsid w:val="00DC7E3B"/>
    <w:rsid w:val="00DD0515"/>
    <w:rsid w:val="00DD175D"/>
    <w:rsid w:val="00DD6282"/>
    <w:rsid w:val="00DE0329"/>
    <w:rsid w:val="00DE73A8"/>
    <w:rsid w:val="00DF1022"/>
    <w:rsid w:val="00DF496A"/>
    <w:rsid w:val="00DF4CC9"/>
    <w:rsid w:val="00DF5A0F"/>
    <w:rsid w:val="00E0082F"/>
    <w:rsid w:val="00E11272"/>
    <w:rsid w:val="00E20586"/>
    <w:rsid w:val="00E20A44"/>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6968"/>
    <w:rsid w:val="00ED0AEE"/>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47FD9"/>
    <w:rsid w:val="00F51D8D"/>
    <w:rsid w:val="00F54EFA"/>
    <w:rsid w:val="00F55054"/>
    <w:rsid w:val="00F6627E"/>
    <w:rsid w:val="00F70620"/>
    <w:rsid w:val="00F826AF"/>
    <w:rsid w:val="00F8500F"/>
    <w:rsid w:val="00F904AB"/>
    <w:rsid w:val="00F9152D"/>
    <w:rsid w:val="00FA0FD1"/>
    <w:rsid w:val="00FA685D"/>
    <w:rsid w:val="00FB109B"/>
    <w:rsid w:val="00FB1A93"/>
    <w:rsid w:val="00FB2A36"/>
    <w:rsid w:val="00FC5FC2"/>
    <w:rsid w:val="00FC7180"/>
    <w:rsid w:val="00FD4F8B"/>
    <w:rsid w:val="00FE26BF"/>
    <w:rsid w:val="00FF2BF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emf"/><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mailto:christoffer.rasmus.vissing@regionh" TargetMode="External"/><Relationship Id="rId14" Type="http://schemas.microsoft.com/office/2016/09/relationships/commentsIds" Target="commentsIds.xml"/><Relationship Id="rId22" Type="http://schemas.openxmlformats.org/officeDocument/2006/relationships/image" Target="media/image8.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34</Pages>
  <Words>24162</Words>
  <Characters>147391</Characters>
  <Application>Microsoft Office Word</Application>
  <DocSecurity>0</DocSecurity>
  <Lines>1228</Lines>
  <Paragraphs>342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171211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4</cp:revision>
  <dcterms:created xsi:type="dcterms:W3CDTF">2023-09-28T09:40:00Z</dcterms:created>
  <dcterms:modified xsi:type="dcterms:W3CDTF">2023-10-09T12:59:00Z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