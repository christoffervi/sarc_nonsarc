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w:t>
      </w:r>
      <w:proofErr w:type="spellStart"/>
      <w:r w:rsidRPr="00DB6D77">
        <w:rPr>
          <w:rFonts w:ascii="Roboto" w:hAnsi="Roboto" w:cs="Times"/>
          <w:sz w:val="18"/>
          <w:szCs w:val="18"/>
        </w:rPr>
        <w:t>Rossano</w:t>
      </w:r>
      <w:proofErr w:type="spellEnd"/>
      <w:r w:rsidRPr="00DB6D77">
        <w:rPr>
          <w:rFonts w:ascii="Roboto" w:hAnsi="Roboto" w:cs="Times"/>
          <w:sz w:val="18"/>
          <w:szCs w:val="18"/>
        </w:rPr>
        <w:t xml:space="preserve">, MD, MS; Sara </w:t>
      </w:r>
      <w:proofErr w:type="spellStart"/>
      <w:r w:rsidRPr="00DB6D77">
        <w:rPr>
          <w:rFonts w:ascii="Roboto" w:hAnsi="Roboto" w:cs="Times"/>
          <w:sz w:val="18"/>
          <w:szCs w:val="18"/>
        </w:rPr>
        <w:t>Saberi</w:t>
      </w:r>
      <w:proofErr w:type="spellEnd"/>
      <w:r w:rsidRPr="00DB6D77">
        <w:rPr>
          <w:rFonts w:ascii="Roboto" w:hAnsi="Roboto" w:cs="Times"/>
          <w:sz w:val="18"/>
          <w:szCs w:val="18"/>
        </w:rPr>
        <w:t xml:space="preserve">, MD; Dominic J. Abrams, MD; Euan A. Ashley, MD, PhD;  Christopher </w:t>
      </w:r>
      <w:proofErr w:type="spellStart"/>
      <w:r w:rsidRPr="00DB6D77">
        <w:rPr>
          <w:rFonts w:ascii="Roboto" w:hAnsi="Roboto" w:cs="Times"/>
          <w:sz w:val="18"/>
          <w:szCs w:val="18"/>
        </w:rPr>
        <w:t>Semsarian</w:t>
      </w:r>
      <w:proofErr w:type="spellEnd"/>
      <w:r w:rsidRPr="00DB6D77">
        <w:rPr>
          <w:rFonts w:ascii="Roboto" w:hAnsi="Roboto" w:cs="Times"/>
          <w:sz w:val="18"/>
          <w:szCs w:val="18"/>
        </w:rPr>
        <w:t xml:space="preserve">, MBBS, PhD, MPH: John C. </w:t>
      </w:r>
      <w:proofErr w:type="spellStart"/>
      <w:r w:rsidRPr="00DB6D77">
        <w:rPr>
          <w:rFonts w:ascii="Roboto" w:hAnsi="Roboto" w:cs="Times"/>
          <w:sz w:val="18"/>
          <w:szCs w:val="18"/>
        </w:rPr>
        <w:t>Stendahl</w:t>
      </w:r>
      <w:proofErr w:type="spellEnd"/>
      <w:r w:rsidRPr="00DB6D77">
        <w:rPr>
          <w:rFonts w:ascii="Roboto" w:hAnsi="Roboto" w:cs="Times"/>
          <w:sz w:val="18"/>
          <w:szCs w:val="18"/>
        </w:rPr>
        <w:t xml:space="preserve">, MD, PhD; James S. Ware, PhD, MRCP; </w:t>
      </w:r>
      <w:r w:rsidR="004C6F6D" w:rsidRPr="00DB6D77">
        <w:rPr>
          <w:rFonts w:ascii="Roboto" w:hAnsi="Roboto" w:cs="Times"/>
          <w:sz w:val="18"/>
          <w:szCs w:val="18"/>
        </w:rPr>
        <w:t xml:space="preserve">Michelle </w:t>
      </w:r>
      <w:proofErr w:type="spellStart"/>
      <w:r w:rsidR="004C6F6D" w:rsidRPr="00DB6D77">
        <w:rPr>
          <w:rFonts w:ascii="Roboto" w:hAnsi="Roboto" w:cs="Times"/>
          <w:sz w:val="18"/>
          <w:szCs w:val="18"/>
        </w:rPr>
        <w:t>Michels</w:t>
      </w:r>
      <w:proofErr w:type="spellEnd"/>
      <w:r w:rsidR="004C6F6D" w:rsidRPr="00DB6D77">
        <w:rPr>
          <w:rFonts w:ascii="Roboto" w:hAnsi="Roboto" w:cs="Times"/>
          <w:sz w:val="18"/>
          <w:szCs w:val="18"/>
        </w:rPr>
        <w:t>,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 xml:space="preserve">Erin Miller, MS, CGC; Thomas D. Ryan, MD, PhD; Mark W. Russell, MD, Sharlene M. Day, MD; </w:t>
      </w:r>
      <w:proofErr w:type="spellStart"/>
      <w:r w:rsidRPr="00DB6D77">
        <w:rPr>
          <w:rFonts w:ascii="Roboto" w:hAnsi="Roboto" w:cs="Times"/>
          <w:sz w:val="18"/>
          <w:szCs w:val="18"/>
        </w:rPr>
        <w:t>Iacopo</w:t>
      </w:r>
      <w:proofErr w:type="spellEnd"/>
      <w:r w:rsidRPr="00DB6D77">
        <w:rPr>
          <w:rFonts w:ascii="Roboto" w:hAnsi="Roboto" w:cs="Times"/>
          <w:sz w:val="18"/>
          <w:szCs w:val="18"/>
        </w:rPr>
        <w:t xml:space="preserve"> </w:t>
      </w:r>
      <w:proofErr w:type="spellStart"/>
      <w:r w:rsidRPr="00DB6D77">
        <w:rPr>
          <w:rFonts w:ascii="Roboto" w:hAnsi="Roboto" w:cs="Times"/>
          <w:sz w:val="18"/>
          <w:szCs w:val="18"/>
        </w:rPr>
        <w:t>Olivotto</w:t>
      </w:r>
      <w:proofErr w:type="spellEnd"/>
      <w:r w:rsidRPr="00DB6D77">
        <w:rPr>
          <w:rFonts w:ascii="Roboto" w:hAnsi="Roboto" w:cs="Times"/>
          <w:sz w:val="18"/>
          <w:szCs w:val="18"/>
        </w:rPr>
        <w:t>,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 xml:space="preserve">Centre for Population Genomics, </w:t>
      </w:r>
      <w:proofErr w:type="spellStart"/>
      <w:r w:rsidRPr="005559AF">
        <w:rPr>
          <w:rFonts w:ascii="Roboto" w:hAnsi="Roboto"/>
          <w:sz w:val="18"/>
          <w:szCs w:val="18"/>
        </w:rPr>
        <w:t>Garvan</w:t>
      </w:r>
      <w:proofErr w:type="spellEnd"/>
      <w:r w:rsidRPr="005559AF">
        <w:rPr>
          <w:rFonts w:ascii="Roboto" w:hAnsi="Roboto"/>
          <w:sz w:val="18"/>
          <w:szCs w:val="18"/>
        </w:rPr>
        <w:t xml:space="preserve">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6A5983" w:rsidRDefault="001D711A" w:rsidP="001D711A">
      <w:pPr>
        <w:pStyle w:val="Ingenafstand"/>
        <w:rPr>
          <w:rFonts w:ascii="Roboto" w:hAnsi="Roboto" w:cs="Times New Roman"/>
          <w:sz w:val="18"/>
          <w:szCs w:val="18"/>
        </w:rPr>
      </w:pPr>
      <w:r w:rsidRPr="006A5983">
        <w:rPr>
          <w:rFonts w:ascii="Roboto" w:hAnsi="Roboto" w:cs="Times New Roman"/>
          <w:sz w:val="18"/>
          <w:szCs w:val="18"/>
        </w:rPr>
        <w:t xml:space="preserve">Email: </w:t>
      </w:r>
      <w:hyperlink r:id="rId9" w:history="1">
        <w:r w:rsidR="004C6F6D" w:rsidRPr="006A5983">
          <w:rPr>
            <w:rStyle w:val="Hyperlink"/>
            <w:rFonts w:ascii="Roboto" w:hAnsi="Roboto" w:cs="Times New Roman"/>
            <w:sz w:val="18"/>
            <w:szCs w:val="18"/>
          </w:rPr>
          <w:t>christoffer.rasmus.vissing@regionh</w:t>
        </w:r>
      </w:hyperlink>
      <w:r w:rsidRPr="006A5983">
        <w:rPr>
          <w:rFonts w:ascii="Roboto" w:hAnsi="Roboto" w:cs="Times New Roman"/>
          <w:sz w:val="18"/>
          <w:szCs w:val="18"/>
        </w:rPr>
        <w:t>.dk</w:t>
      </w:r>
    </w:p>
    <w:p w14:paraId="7FDB389F" w14:textId="77777777" w:rsidR="001D711A" w:rsidRPr="00706DA4" w:rsidRDefault="001D711A" w:rsidP="001D711A">
      <w:pPr>
        <w:pStyle w:val="Ingenafstand"/>
        <w:rPr>
          <w:rFonts w:ascii="Roboto" w:hAnsi="Roboto" w:cs="Times New Roman"/>
          <w:sz w:val="18"/>
          <w:szCs w:val="18"/>
        </w:rPr>
      </w:pPr>
      <w:r w:rsidRPr="00706DA4">
        <w:rPr>
          <w:rFonts w:ascii="Roboto" w:hAnsi="Roboto" w:cs="Times New Roman"/>
          <w:sz w:val="18"/>
          <w:szCs w:val="18"/>
        </w:rPr>
        <w:t>Tel: +45 20 86 63 96</w:t>
      </w:r>
      <w:r w:rsidR="00F15144" w:rsidRPr="00706DA4">
        <w:rPr>
          <w:rFonts w:ascii="Roboto" w:hAnsi="Roboto" w:cs="Times New Roman"/>
          <w:sz w:val="18"/>
          <w:szCs w:val="18"/>
        </w:rPr>
        <w:t xml:space="preserve"> 7 / </w:t>
      </w:r>
      <w:r w:rsidR="00F15144" w:rsidRPr="00706DA4">
        <w:rPr>
          <w:rFonts w:ascii="Roboto" w:hAnsi="Roboto"/>
          <w:sz w:val="18"/>
          <w:szCs w:val="18"/>
        </w:rPr>
        <w:t>+1 857-707-2233</w:t>
      </w:r>
    </w:p>
    <w:p w14:paraId="18183449" w14:textId="77777777" w:rsidR="001D711A" w:rsidRPr="00706DA4"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1B3E21FF" w:rsidR="001D711A" w:rsidRPr="00DB6D77" w:rsidRDefault="001D711A" w:rsidP="001D711A">
      <w:pPr>
        <w:rPr>
          <w:rFonts w:ascii="Roboto" w:hAnsi="Roboto"/>
          <w:sz w:val="18"/>
          <w:szCs w:val="18"/>
        </w:rPr>
      </w:pPr>
      <w:r w:rsidRPr="00DB6D77">
        <w:rPr>
          <w:rFonts w:ascii="Roboto" w:hAnsi="Roboto"/>
          <w:sz w:val="18"/>
          <w:szCs w:val="18"/>
        </w:rPr>
        <w:t xml:space="preserve">Abstract:  </w:t>
      </w:r>
      <w:del w:id="1" w:author="Christoffer Vissing" w:date="2023-08-08T14:47:00Z">
        <w:r w:rsidR="00F00275" w:rsidDel="006A5983">
          <w:rPr>
            <w:rFonts w:ascii="Roboto" w:hAnsi="Roboto"/>
            <w:sz w:val="18"/>
            <w:szCs w:val="18"/>
          </w:rPr>
          <w:delText>319</w:delText>
        </w:r>
        <w:r w:rsidRPr="00DB6D77" w:rsidDel="006A5983">
          <w:rPr>
            <w:rFonts w:ascii="Roboto" w:hAnsi="Roboto"/>
            <w:sz w:val="18"/>
            <w:szCs w:val="18"/>
          </w:rPr>
          <w:delText xml:space="preserve"> </w:delText>
        </w:r>
      </w:del>
      <w:ins w:id="2" w:author="Christoffer Vissing" w:date="2023-08-08T14:47:00Z">
        <w:r w:rsidR="006A5983">
          <w:rPr>
            <w:rFonts w:ascii="Roboto" w:hAnsi="Roboto"/>
            <w:sz w:val="18"/>
            <w:szCs w:val="18"/>
          </w:rPr>
          <w:t>346</w:t>
        </w:r>
        <w:r w:rsidR="006A5983"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4EF11FF7"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del w:id="3" w:author="Christoffer Vissing" w:date="2023-08-08T14:48:00Z">
        <w:r w:rsidR="00F00275" w:rsidDel="008A4596">
          <w:rPr>
            <w:rFonts w:ascii="Roboto" w:hAnsi="Roboto"/>
            <w:sz w:val="18"/>
            <w:szCs w:val="18"/>
          </w:rPr>
          <w:delText>4400</w:delText>
        </w:r>
        <w:r w:rsidRPr="00DB6D77" w:rsidDel="008A4596">
          <w:rPr>
            <w:rFonts w:ascii="Roboto" w:hAnsi="Roboto"/>
            <w:sz w:val="18"/>
            <w:szCs w:val="18"/>
          </w:rPr>
          <w:delText xml:space="preserve"> </w:delText>
        </w:r>
      </w:del>
      <w:ins w:id="4" w:author="Christoffer Vissing" w:date="2023-08-08T14:48:00Z">
        <w:r w:rsidR="008A4596">
          <w:rPr>
            <w:rFonts w:ascii="Roboto" w:hAnsi="Roboto"/>
            <w:sz w:val="18"/>
            <w:szCs w:val="18"/>
          </w:rPr>
          <w:t>4185</w:t>
        </w:r>
        <w:r w:rsidR="008A4596" w:rsidRPr="00DB6D77">
          <w:rPr>
            <w:rFonts w:ascii="Roboto" w:hAnsi="Roboto"/>
            <w:sz w:val="18"/>
            <w:szCs w:val="18"/>
          </w:rPr>
          <w:t xml:space="preserve"> </w:t>
        </w:r>
      </w:ins>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10"/>
          <w:footerReference w:type="default" r:id="rId11"/>
          <w:pgSz w:w="12240" w:h="15840"/>
          <w:pgMar w:top="1440" w:right="1440" w:bottom="992" w:left="1259" w:header="720" w:footer="720" w:gutter="0"/>
          <w:cols w:space="720"/>
          <w:titlePg/>
          <w:docGrid w:linePitch="360"/>
        </w:sectPr>
      </w:pPr>
      <w:bookmarkStart w:id="5" w:name="_Hlk113459148"/>
    </w:p>
    <w:p w14:paraId="530D91CE" w14:textId="77777777" w:rsidR="001D711A" w:rsidRPr="00DB6D77" w:rsidRDefault="001D711A" w:rsidP="001D711A">
      <w:pPr>
        <w:spacing w:line="259" w:lineRule="auto"/>
        <w:rPr>
          <w:rFonts w:ascii="Roboto" w:hAnsi="Roboto"/>
          <w:b/>
          <w:bCs/>
        </w:rPr>
      </w:pPr>
      <w:r w:rsidRPr="00DB6D77">
        <w:rPr>
          <w:rFonts w:ascii="Roboto" w:hAnsi="Roboto"/>
          <w:b/>
          <w:bCs/>
        </w:rPr>
        <w:lastRenderedPageBreak/>
        <w:t>ABSTRACT:</w:t>
      </w:r>
    </w:p>
    <w:p w14:paraId="4A9F7ABB" w14:textId="77777777" w:rsidR="001D711A" w:rsidRPr="00DB6D77" w:rsidRDefault="001D711A" w:rsidP="001D711A">
      <w:pPr>
        <w:spacing w:line="259" w:lineRule="auto"/>
        <w:rPr>
          <w:rFonts w:ascii="Roboto" w:hAnsi="Roboto"/>
          <w:b/>
          <w:bCs/>
          <w:i/>
          <w:iCs/>
        </w:rPr>
      </w:pPr>
    </w:p>
    <w:p w14:paraId="63342B2D" w14:textId="263AD77F"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in a significant proportion of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del w:id="6" w:author="Christoffer Vissing" w:date="2023-08-08T14:39:00Z">
        <w:r w:rsidR="004C6F6D" w:rsidDel="006A5983">
          <w:rPr>
            <w:rFonts w:ascii="Roboto" w:hAnsi="Roboto"/>
            <w:sz w:val="22"/>
            <w:szCs w:val="22"/>
          </w:rPr>
          <w:delText xml:space="preserve">clinical </w:delText>
        </w:r>
      </w:del>
      <w:r w:rsidR="004636E0">
        <w:rPr>
          <w:rFonts w:ascii="Roboto" w:hAnsi="Roboto"/>
          <w:sz w:val="22"/>
          <w:szCs w:val="22"/>
        </w:rPr>
        <w:t>differences</w:t>
      </w:r>
      <w:ins w:id="7" w:author="Christoffer Vissing" w:date="2023-08-08T14:39:00Z">
        <w:r w:rsidR="006A5983">
          <w:rPr>
            <w:rFonts w:ascii="Roboto" w:hAnsi="Roboto"/>
            <w:sz w:val="22"/>
            <w:szCs w:val="22"/>
          </w:rPr>
          <w:t xml:space="preserve"> in the phenotype</w:t>
        </w:r>
      </w:ins>
      <w:del w:id="8" w:author="Christoffer Vissing" w:date="2023-08-08T14:39:00Z">
        <w:r w:rsidR="004636E0" w:rsidDel="006A5983">
          <w:rPr>
            <w:rFonts w:ascii="Roboto" w:hAnsi="Roboto"/>
            <w:sz w:val="22"/>
            <w:szCs w:val="22"/>
          </w:rPr>
          <w:delText xml:space="preserve"> between</w:delText>
        </w:r>
      </w:del>
      <w:ins w:id="9" w:author="Christoffer Vissing" w:date="2023-08-08T14:39:00Z">
        <w:r w:rsidR="006A5983">
          <w:rPr>
            <w:rFonts w:ascii="Roboto" w:hAnsi="Roboto"/>
            <w:sz w:val="22"/>
            <w:szCs w:val="22"/>
          </w:rPr>
          <w:t xml:space="preserve"> of</w:t>
        </w:r>
      </w:ins>
      <w:r w:rsidR="004636E0">
        <w:rPr>
          <w:rFonts w:ascii="Roboto" w:hAnsi="Roboto"/>
          <w:sz w:val="22"/>
          <w:szCs w:val="22"/>
        </w:rPr>
        <w:t xml:space="preserve">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p>
    <w:p w14:paraId="636955FB" w14:textId="06000079"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2FAB620F"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younger at diagnosis (</w:t>
      </w:r>
      <w:r w:rsidR="000B140C" w:rsidRPr="00DB6D77">
        <w:rPr>
          <w:rFonts w:ascii="Roboto" w:hAnsi="Roboto"/>
          <w:sz w:val="22"/>
          <w:szCs w:val="22"/>
        </w:rPr>
        <w:t xml:space="preserve">median age 36.7 </w:t>
      </w:r>
      <w:del w:id="10" w:author="Christoffer Vissing" w:date="2023-06-28T14:21:00Z">
        <w:r w:rsidR="000B140C" w:rsidRPr="00DB6D77" w:rsidDel="003F641C">
          <w:rPr>
            <w:rFonts w:ascii="Roboto" w:hAnsi="Roboto"/>
            <w:sz w:val="22"/>
            <w:szCs w:val="22"/>
          </w:rPr>
          <w:delText>vs</w:delText>
        </w:r>
      </w:del>
      <w:ins w:id="11" w:author="Christoffer Vissing" w:date="2023-06-28T14:21:00Z">
        <w:r w:rsidR="003F641C">
          <w:rPr>
            <w:rFonts w:ascii="Roboto" w:hAnsi="Roboto"/>
            <w:sz w:val="22"/>
            <w:szCs w:val="22"/>
          </w:rPr>
          <w:t>versus</w:t>
        </w:r>
      </w:ins>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and had a lower burden of cardiovascular co-morbidities (obesity, hypertension, etc.).</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894A5E" w:rsidRPr="00894A5E">
        <w:rPr>
          <w:rFonts w:ascii="Roboto" w:hAnsi="Roboto"/>
          <w:sz w:val="22"/>
          <w:szCs w:val="22"/>
        </w:rPr>
        <w:t xml:space="preserve"> </w:t>
      </w:r>
      <w:ins w:id="12" w:author="Christoffer Vissing" w:date="2023-08-01T14:14:00Z">
        <w:r w:rsidR="00D84162">
          <w:rPr>
            <w:rFonts w:ascii="Roboto" w:hAnsi="Roboto"/>
            <w:sz w:val="22"/>
            <w:szCs w:val="22"/>
          </w:rPr>
          <w:t xml:space="preserve">a </w:t>
        </w:r>
      </w:ins>
      <w:r w:rsidR="00894A5E" w:rsidRPr="00894A5E">
        <w:rPr>
          <w:rFonts w:ascii="Roboto" w:hAnsi="Roboto"/>
          <w:sz w:val="22"/>
          <w:szCs w:val="22"/>
        </w:rPr>
        <w:t xml:space="preserve">higher </w:t>
      </w:r>
      <w:del w:id="13" w:author="Christoffer Vissing" w:date="2023-08-01T14:14:00Z">
        <w:r w:rsidR="00894A5E" w:rsidRPr="00894A5E" w:rsidDel="00D84162">
          <w:rPr>
            <w:rFonts w:ascii="Roboto" w:hAnsi="Roboto"/>
            <w:sz w:val="22"/>
            <w:szCs w:val="22"/>
          </w:rPr>
          <w:delText>LV ejection fraction</w:delText>
        </w:r>
        <w:r w:rsidR="007F67CF" w:rsidDel="00D84162">
          <w:rPr>
            <w:rFonts w:ascii="Roboto" w:hAnsi="Roboto"/>
            <w:sz w:val="22"/>
            <w:szCs w:val="22"/>
          </w:rPr>
          <w:delText xml:space="preserve"> (</w:delText>
        </w:r>
        <w:r w:rsidR="007F67CF" w:rsidRPr="00DB6D77" w:rsidDel="00D84162">
          <w:rPr>
            <w:rFonts w:ascii="Roboto" w:hAnsi="Roboto"/>
            <w:sz w:val="22"/>
            <w:szCs w:val="22"/>
          </w:rPr>
          <w:delText>+</w:delText>
        </w:r>
        <w:r w:rsidR="007F67CF" w:rsidDel="00D84162">
          <w:rPr>
            <w:rFonts w:ascii="Roboto" w:hAnsi="Roboto"/>
            <w:sz w:val="22"/>
            <w:szCs w:val="22"/>
          </w:rPr>
          <w:delText>1</w:delText>
        </w:r>
        <w:r w:rsidR="007F67CF" w:rsidRPr="00DB6D77" w:rsidDel="00D84162">
          <w:rPr>
            <w:rFonts w:ascii="Roboto" w:hAnsi="Roboto"/>
            <w:sz w:val="22"/>
            <w:szCs w:val="22"/>
          </w:rPr>
          <w:delText>.</w:delText>
        </w:r>
        <w:r w:rsidR="007F67CF" w:rsidDel="00D84162">
          <w:rPr>
            <w:rFonts w:ascii="Roboto" w:hAnsi="Roboto"/>
            <w:sz w:val="22"/>
            <w:szCs w:val="22"/>
          </w:rPr>
          <w:delText>6</w:delText>
        </w:r>
        <w:r w:rsidR="007F67CF" w:rsidRPr="00DB6D77" w:rsidDel="00D84162">
          <w:rPr>
            <w:rFonts w:ascii="Roboto" w:hAnsi="Roboto"/>
            <w:sz w:val="22"/>
            <w:szCs w:val="22"/>
          </w:rPr>
          <w:delText xml:space="preserve"> %-points [CI: 1.</w:delText>
        </w:r>
        <w:r w:rsidR="007F67CF" w:rsidDel="00D84162">
          <w:rPr>
            <w:rFonts w:ascii="Roboto" w:hAnsi="Roboto"/>
            <w:sz w:val="22"/>
            <w:szCs w:val="22"/>
          </w:rPr>
          <w:delText>0-</w:delText>
        </w:r>
        <w:r w:rsidR="007F67CF" w:rsidRPr="00DB6D77" w:rsidDel="00D84162">
          <w:rPr>
            <w:rFonts w:ascii="Roboto" w:hAnsi="Roboto"/>
            <w:sz w:val="22"/>
            <w:szCs w:val="22"/>
          </w:rPr>
          <w:delText>2.</w:delText>
        </w:r>
        <w:r w:rsidR="007F67CF" w:rsidDel="00D84162">
          <w:rPr>
            <w:rFonts w:ascii="Roboto" w:hAnsi="Roboto"/>
            <w:sz w:val="22"/>
            <w:szCs w:val="22"/>
          </w:rPr>
          <w:delText>1</w:delText>
        </w:r>
        <w:r w:rsidR="007F67CF" w:rsidRPr="00DB6D77" w:rsidDel="00D84162">
          <w:rPr>
            <w:rFonts w:ascii="Roboto" w:hAnsi="Roboto"/>
            <w:sz w:val="22"/>
            <w:szCs w:val="22"/>
          </w:rPr>
          <w:delText>]</w:delText>
        </w:r>
        <w:r w:rsidR="007F67CF" w:rsidDel="00D84162">
          <w:rPr>
            <w:rFonts w:ascii="Roboto" w:hAnsi="Roboto"/>
            <w:sz w:val="22"/>
            <w:szCs w:val="22"/>
          </w:rPr>
          <w:delText>)</w:delText>
        </w:r>
        <w:r w:rsidR="00894A5E" w:rsidRPr="00894A5E" w:rsidDel="00D84162">
          <w:rPr>
            <w:rFonts w:ascii="Roboto" w:hAnsi="Roboto"/>
            <w:sz w:val="22"/>
            <w:szCs w:val="22"/>
          </w:rPr>
          <w:delText xml:space="preserve"> and </w:delText>
        </w:r>
      </w:del>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w:t>
      </w:r>
      <w:del w:id="14" w:author="Christoffer Vissing" w:date="2023-08-01T14:15:00Z">
        <w:r w:rsidR="005E3EFD" w:rsidDel="00D84162">
          <w:rPr>
            <w:rFonts w:ascii="Roboto" w:hAnsi="Roboto"/>
            <w:sz w:val="22"/>
            <w:szCs w:val="22"/>
          </w:rPr>
          <w:delText xml:space="preserve">but </w:delText>
        </w:r>
      </w:del>
      <w:ins w:id="15" w:author="Christoffer Vissing" w:date="2023-08-01T14:15:00Z">
        <w:r w:rsidR="00D84162">
          <w:rPr>
            <w:rFonts w:ascii="Roboto" w:hAnsi="Roboto"/>
            <w:sz w:val="22"/>
            <w:szCs w:val="22"/>
          </w:rPr>
          <w:t xml:space="preserve">while a </w:t>
        </w:r>
      </w:ins>
      <w:r w:rsidR="005E3EFD">
        <w:rPr>
          <w:rFonts w:ascii="Roboto" w:hAnsi="Roboto"/>
          <w:sz w:val="22"/>
          <w:szCs w:val="22"/>
        </w:rPr>
        <w:t>greater</w:t>
      </w:r>
      <w:r w:rsidR="005E3EFD" w:rsidRPr="00894A5E">
        <w:rPr>
          <w:rFonts w:ascii="Roboto" w:hAnsi="Roboto"/>
          <w:sz w:val="22"/>
          <w:szCs w:val="22"/>
        </w:rPr>
        <w:t xml:space="preserve"> </w:t>
      </w:r>
      <w:r w:rsidR="00894A5E" w:rsidRPr="00894A5E">
        <w:rPr>
          <w:rFonts w:ascii="Roboto" w:hAnsi="Roboto"/>
          <w:sz w:val="22"/>
          <w:szCs w:val="22"/>
        </w:rPr>
        <w:t xml:space="preserve">LV wall thickness </w:t>
      </w:r>
      <w:del w:id="16" w:author="Christoffer Vissing" w:date="2023-08-01T14:15:00Z">
        <w:r w:rsidR="00894A5E" w:rsidRPr="00894A5E" w:rsidDel="00D84162">
          <w:rPr>
            <w:rFonts w:ascii="Roboto" w:hAnsi="Roboto"/>
            <w:sz w:val="22"/>
            <w:szCs w:val="22"/>
          </w:rPr>
          <w:delText>i</w:delText>
        </w:r>
      </w:del>
      <w:ins w:id="17" w:author="Christoffer Vissing" w:date="2023-08-01T14:15:00Z">
        <w:r w:rsidR="00D84162">
          <w:rPr>
            <w:rFonts w:ascii="Roboto" w:hAnsi="Roboto"/>
            <w:sz w:val="22"/>
            <w:szCs w:val="22"/>
          </w:rPr>
          <w:t>was found i</w:t>
        </w:r>
      </w:ins>
      <w:r w:rsidR="00894A5E" w:rsidRPr="00894A5E">
        <w:rPr>
          <w:rFonts w:ascii="Roboto" w:hAnsi="Roboto"/>
          <w:sz w:val="22"/>
          <w:szCs w:val="22"/>
        </w:rPr>
        <w:t xml:space="preserve">n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E36FFA">
        <w:rPr>
          <w:rFonts w:ascii="Roboto" w:hAnsi="Roboto"/>
          <w:sz w:val="22"/>
          <w:szCs w:val="22"/>
        </w:rPr>
        <w:t xml:space="preserve"> </w:t>
      </w:r>
      <w:r w:rsidR="00E36FFA" w:rsidRPr="00DB6D77">
        <w:rPr>
          <w:rFonts w:ascii="Roboto" w:hAnsi="Roboto"/>
          <w:sz w:val="22"/>
          <w:szCs w:val="22"/>
        </w:rPr>
        <w:t>(</w:t>
      </w:r>
      <w:r w:rsidR="00E36FFA">
        <w:rPr>
          <w:rFonts w:ascii="Roboto" w:hAnsi="Roboto"/>
          <w:sz w:val="22"/>
          <w:szCs w:val="22"/>
        </w:rPr>
        <w:t>+</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4636E0">
        <w:rPr>
          <w:rFonts w:ascii="Roboto" w:hAnsi="Roboto"/>
          <w:sz w:val="22"/>
          <w:szCs w:val="22"/>
        </w:rPr>
        <w:t>I</w:t>
      </w:r>
      <w:r w:rsidR="00894A5E" w:rsidRPr="00894A5E">
        <w:rPr>
          <w:rFonts w:ascii="Roboto" w:hAnsi="Roboto"/>
          <w:sz w:val="22"/>
          <w:szCs w:val="22"/>
        </w:rPr>
        <w:t xml:space="preserve">ncidence of LV obstruction was </w:t>
      </w:r>
      <w:r w:rsidR="007F67CF">
        <w:rPr>
          <w:rFonts w:ascii="Roboto" w:hAnsi="Roboto"/>
          <w:sz w:val="22"/>
          <w:szCs w:val="22"/>
        </w:rPr>
        <w:t xml:space="preserve">twice as </w:t>
      </w:r>
      <w:r w:rsidR="004636E0">
        <w:rPr>
          <w:rFonts w:ascii="Roboto" w:hAnsi="Roboto"/>
          <w:sz w:val="22"/>
          <w:szCs w:val="22"/>
        </w:rPr>
        <w:t>high</w:t>
      </w:r>
      <w:r w:rsidR="00894A5E" w:rsidRPr="00894A5E">
        <w:rPr>
          <w:rFonts w:ascii="Roboto" w:hAnsi="Roboto"/>
          <w:sz w:val="22"/>
          <w:szCs w:val="22"/>
        </w:rPr>
        <w:t xml:space="preserve"> in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but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ins w:id="18" w:author="Christoffer Vissing" w:date="2023-08-01T14:15:00Z">
        <w:r w:rsidR="00D84162">
          <w:rPr>
            <w:rFonts w:ascii="Roboto" w:hAnsi="Roboto"/>
            <w:sz w:val="22"/>
            <w:szCs w:val="22"/>
          </w:rPr>
          <w:t xml:space="preserve"> </w:t>
        </w:r>
      </w:ins>
      <w:r w:rsidR="005E3EFD">
        <w:rPr>
          <w:rFonts w:ascii="Roboto" w:hAnsi="Roboto"/>
          <w:sz w:val="22"/>
          <w:szCs w:val="22"/>
        </w:rPr>
        <w:t>T</w:t>
      </w:r>
      <w:r w:rsidR="00F54EFA">
        <w:rPr>
          <w:rFonts w:ascii="Roboto" w:hAnsi="Roboto"/>
          <w:sz w:val="22"/>
          <w:szCs w:val="22"/>
        </w:rPr>
        <w:t>he risk of</w:t>
      </w:r>
      <w:r w:rsidR="00E36FFA">
        <w:rPr>
          <w:rFonts w:ascii="Roboto" w:hAnsi="Roboto"/>
          <w:sz w:val="22"/>
          <w:szCs w:val="22"/>
        </w:rPr>
        <w:t xml:space="preserve"> </w:t>
      </w:r>
      <w:r w:rsidR="00F54EFA">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AE60F7">
        <w:rPr>
          <w:rFonts w:ascii="Roboto" w:hAnsi="Roboto"/>
          <w:sz w:val="22"/>
          <w:szCs w:val="22"/>
        </w:rPr>
        <w:t xml:space="preserve">were </w:t>
      </w:r>
      <w:r w:rsidR="00F54EFA">
        <w:rPr>
          <w:rFonts w:ascii="Roboto" w:hAnsi="Roboto"/>
          <w:sz w:val="22"/>
          <w:szCs w:val="22"/>
        </w:rPr>
        <w:t xml:space="preserve">higher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ins w:id="19" w:author="Christoffer Vissing" w:date="2023-08-08T14:41:00Z">
        <w:r w:rsidR="006A5983">
          <w:rPr>
            <w:rFonts w:ascii="Roboto" w:hAnsi="Roboto"/>
            <w:sz w:val="22"/>
            <w:szCs w:val="22"/>
          </w:rPr>
          <w:t xml:space="preserve"> Time-to-event analysis</w:t>
        </w:r>
      </w:ins>
      <w:ins w:id="20" w:author="Christoffer Vissing" w:date="2023-08-08T14:42:00Z">
        <w:r w:rsidR="006A5983">
          <w:rPr>
            <w:rFonts w:ascii="Roboto" w:hAnsi="Roboto"/>
            <w:sz w:val="22"/>
            <w:szCs w:val="22"/>
          </w:rPr>
          <w:t xml:space="preserve">, </w:t>
        </w:r>
      </w:ins>
      <w:ins w:id="21" w:author="Christoffer Vissing" w:date="2023-08-08T14:44:00Z">
        <w:r w:rsidR="006A5983">
          <w:rPr>
            <w:rFonts w:ascii="Roboto" w:hAnsi="Roboto"/>
            <w:sz w:val="22"/>
            <w:szCs w:val="22"/>
          </w:rPr>
          <w:t>found a higher additive effect of cardiovascular co-morbidities on developing atrial fibrillation,</w:t>
        </w:r>
      </w:ins>
      <w:ins w:id="22" w:author="Christoffer Vissing" w:date="2023-08-08T14:45:00Z">
        <w:r w:rsidR="006A5983">
          <w:rPr>
            <w:rFonts w:ascii="Roboto" w:hAnsi="Roboto"/>
            <w:sz w:val="22"/>
            <w:szCs w:val="22"/>
          </w:rPr>
          <w:t xml:space="preserve"> ventricular</w:t>
        </w:r>
      </w:ins>
      <w:ins w:id="23" w:author="Christoffer Vissing" w:date="2023-08-08T14:46:00Z">
        <w:r w:rsidR="006A5983">
          <w:rPr>
            <w:rFonts w:ascii="Roboto" w:hAnsi="Roboto"/>
            <w:sz w:val="22"/>
            <w:szCs w:val="22"/>
          </w:rPr>
          <w:t xml:space="preserve"> arrhythmias,</w:t>
        </w:r>
      </w:ins>
      <w:ins w:id="24" w:author="Christoffer Vissing" w:date="2023-08-08T14:44:00Z">
        <w:r w:rsidR="006A5983">
          <w:rPr>
            <w:rFonts w:ascii="Roboto" w:hAnsi="Roboto"/>
            <w:sz w:val="22"/>
            <w:szCs w:val="22"/>
          </w:rPr>
          <w:t xml:space="preserve"> </w:t>
        </w:r>
      </w:ins>
      <w:ins w:id="25" w:author="Christoffer Vissing" w:date="2023-08-08T14:45:00Z">
        <w:r w:rsidR="006A5983">
          <w:rPr>
            <w:rFonts w:ascii="Roboto" w:hAnsi="Roboto"/>
            <w:sz w:val="22"/>
            <w:szCs w:val="22"/>
          </w:rPr>
          <w:t>heart failure outcomes</w:t>
        </w:r>
      </w:ins>
      <w:ins w:id="26" w:author="Christoffer Vissing" w:date="2023-08-08T14:46:00Z">
        <w:r w:rsidR="006A5983">
          <w:rPr>
            <w:rFonts w:ascii="Roboto" w:hAnsi="Roboto"/>
            <w:sz w:val="22"/>
            <w:szCs w:val="22"/>
          </w:rPr>
          <w:t xml:space="preserve"> and death</w:t>
        </w:r>
      </w:ins>
      <w:ins w:id="27" w:author="Christoffer Vissing" w:date="2023-08-08T14:45:00Z">
        <w:r w:rsidR="006A5983">
          <w:rPr>
            <w:rFonts w:ascii="Roboto" w:hAnsi="Roboto"/>
            <w:sz w:val="22"/>
            <w:szCs w:val="22"/>
          </w:rPr>
          <w:t xml:space="preserve"> </w:t>
        </w:r>
      </w:ins>
      <w:ins w:id="28" w:author="Christoffer Vissing" w:date="2023-08-08T14:46:00Z">
        <w:r w:rsidR="006A5983">
          <w:rPr>
            <w:rFonts w:ascii="Roboto" w:hAnsi="Roboto"/>
            <w:sz w:val="22"/>
            <w:szCs w:val="22"/>
          </w:rPr>
          <w:t xml:space="preserve">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 while a larger additive effect of obesity and hypertension on </w:t>
        </w:r>
      </w:ins>
      <w:ins w:id="29" w:author="Christoffer Vissing" w:date="2023-08-08T14:47:00Z">
        <w:r w:rsidR="006A5983">
          <w:rPr>
            <w:rFonts w:ascii="Roboto" w:hAnsi="Roboto"/>
            <w:sz w:val="22"/>
            <w:szCs w:val="22"/>
          </w:rPr>
          <w:t>developing LV obstruction was observed in patients with non-</w:t>
        </w:r>
        <w:proofErr w:type="spellStart"/>
        <w:r w:rsidR="006A5983">
          <w:rPr>
            <w:rFonts w:ascii="Roboto" w:hAnsi="Roboto"/>
            <w:sz w:val="22"/>
            <w:szCs w:val="22"/>
          </w:rPr>
          <w:t>sarcomeric</w:t>
        </w:r>
        <w:proofErr w:type="spellEnd"/>
        <w:r w:rsidR="006A5983">
          <w:rPr>
            <w:rFonts w:ascii="Roboto" w:hAnsi="Roboto"/>
            <w:sz w:val="22"/>
            <w:szCs w:val="22"/>
          </w:rPr>
          <w:t xml:space="preserve"> HCM.</w:t>
        </w:r>
      </w:ins>
      <w:del w:id="30" w:author="Christoffer Vissing" w:date="2023-08-08T14:41:00Z">
        <w:r w:rsidR="00F54EFA" w:rsidDel="006A5983">
          <w:rPr>
            <w:rFonts w:ascii="Roboto" w:hAnsi="Roboto"/>
            <w:sz w:val="22"/>
            <w:szCs w:val="22"/>
          </w:rPr>
          <w:delText xml:space="preserve"> </w:delText>
        </w:r>
      </w:del>
      <w:ins w:id="31" w:author="Christoffer Vissing" w:date="2023-08-08T14:40:00Z">
        <w:r w:rsidR="006A5983">
          <w:rPr>
            <w:rFonts w:ascii="Roboto" w:hAnsi="Roboto"/>
            <w:sz w:val="22"/>
            <w:szCs w:val="22"/>
          </w:rPr>
          <w:t xml:space="preserve"> </w:t>
        </w:r>
      </w:ins>
      <w:del w:id="32" w:author="Christoffer Vissing" w:date="2023-08-01T14:15:00Z">
        <w:r w:rsidR="004636E0" w:rsidDel="00D84162">
          <w:rPr>
            <w:rFonts w:ascii="Roboto" w:hAnsi="Roboto"/>
            <w:sz w:val="22"/>
            <w:szCs w:val="22"/>
          </w:rPr>
          <w:delText>While a</w:delText>
        </w:r>
      </w:del>
      <w:ins w:id="33" w:author="Christoffer Vissing" w:date="2023-08-01T14:15:00Z">
        <w:r w:rsidR="00D84162">
          <w:rPr>
            <w:rFonts w:ascii="Roboto" w:hAnsi="Roboto"/>
            <w:sz w:val="22"/>
            <w:szCs w:val="22"/>
          </w:rPr>
          <w:t>A</w:t>
        </w:r>
      </w:ins>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ins w:id="34" w:author="Christoffer Vissing" w:date="2023-08-01T14:16:00Z">
        <w:r w:rsidR="00D84162">
          <w:rPr>
            <w:rFonts w:ascii="Roboto" w:hAnsi="Roboto"/>
            <w:sz w:val="22"/>
            <w:szCs w:val="22"/>
          </w:rPr>
          <w:t xml:space="preserve">but </w:t>
        </w:r>
      </w:ins>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F54EFA">
        <w:rPr>
          <w:rFonts w:ascii="Roboto" w:hAnsi="Roboto"/>
          <w:sz w:val="22"/>
          <w:szCs w:val="22"/>
        </w:rPr>
        <w:t xml:space="preserve">had </w:t>
      </w:r>
      <w:r w:rsidR="006B1975">
        <w:rPr>
          <w:rFonts w:ascii="Roboto" w:hAnsi="Roboto"/>
          <w:sz w:val="22"/>
          <w:szCs w:val="22"/>
        </w:rPr>
        <w:t xml:space="preserve">twice </w:t>
      </w:r>
      <w:r w:rsidR="005E3EFD">
        <w:rPr>
          <w:rFonts w:ascii="Roboto" w:hAnsi="Roboto"/>
          <w:sz w:val="22"/>
          <w:szCs w:val="22"/>
        </w:rPr>
        <w:t>the</w:t>
      </w:r>
      <w:r w:rsidR="007F67CF">
        <w:rPr>
          <w:rFonts w:ascii="Roboto" w:hAnsi="Roboto"/>
          <w:sz w:val="22"/>
          <w:szCs w:val="22"/>
        </w:rPr>
        <w:t xml:space="preserve"> incidence of HCM-related death (</w:t>
      </w:r>
      <w:r w:rsidR="00894A5E" w:rsidRPr="00894A5E">
        <w:rPr>
          <w:rFonts w:ascii="Roboto" w:hAnsi="Roboto"/>
          <w:sz w:val="22"/>
          <w:szCs w:val="22"/>
        </w:rPr>
        <w:t>dying from 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ins w:id="35" w:author="Christoffer Vissing" w:date="2023-08-01T14:16:00Z">
        <w:r w:rsidR="00D84162">
          <w:rPr>
            <w:rFonts w:ascii="Roboto" w:hAnsi="Roboto"/>
            <w:sz w:val="22"/>
            <w:szCs w:val="22"/>
          </w:rPr>
          <w:t>)</w:t>
        </w:r>
      </w:ins>
      <w:r w:rsidR="00894A5E" w:rsidRPr="00894A5E">
        <w:rPr>
          <w:rFonts w:ascii="Roboto" w:hAnsi="Roboto"/>
          <w:sz w:val="22"/>
          <w:szCs w:val="22"/>
        </w:rPr>
        <w:t xml:space="preserve">. </w:t>
      </w:r>
    </w:p>
    <w:p w14:paraId="390B52A0" w14:textId="3EF6F3D5"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5"/>
      <w:r w:rsidR="007F67CF">
        <w:rPr>
          <w:rFonts w:ascii="Roboto" w:hAnsi="Roboto"/>
          <w:sz w:val="22"/>
          <w:szCs w:val="22"/>
        </w:rPr>
        <w:t>S</w:t>
      </w:r>
      <w:r w:rsidR="005E3EFD">
        <w:rPr>
          <w:rFonts w:ascii="Roboto" w:hAnsi="Roboto"/>
          <w:sz w:val="22"/>
          <w:szCs w:val="22"/>
        </w:rPr>
        <w:t xml:space="preserve">ignificant differences are present between </w:t>
      </w:r>
      <w:proofErr w:type="spellStart"/>
      <w:r w:rsidR="005E3EFD">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5E3EFD">
        <w:rPr>
          <w:rFonts w:ascii="Roboto" w:hAnsi="Roboto"/>
          <w:sz w:val="22"/>
          <w:szCs w:val="22"/>
        </w:rPr>
        <w:t>regarding</w:t>
      </w:r>
      <w:r w:rsidR="005E3EFD"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 higher incidence of arrhythmias, adverse cardiovascular events</w:t>
      </w:r>
      <w:r w:rsidR="005E3EFD">
        <w:rPr>
          <w:rFonts w:ascii="Roboto" w:hAnsi="Roboto"/>
          <w:sz w:val="22"/>
          <w:szCs w:val="22"/>
        </w:rPr>
        <w:t>, and</w:t>
      </w:r>
      <w:r w:rsidR="007F67CF" w:rsidRPr="00894A5E">
        <w:rPr>
          <w:rFonts w:ascii="Roboto" w:hAnsi="Roboto"/>
          <w:sz w:val="22"/>
          <w:szCs w:val="22"/>
        </w:rPr>
        <w:t xml:space="preserve"> </w:t>
      </w:r>
      <w:ins w:id="36" w:author="Christoffer Vissing" w:date="2023-08-01T14:17:00Z">
        <w:r w:rsidR="00D84162">
          <w:rPr>
            <w:rFonts w:ascii="Roboto" w:hAnsi="Roboto"/>
            <w:sz w:val="22"/>
            <w:szCs w:val="22"/>
          </w:rPr>
          <w:t>a</w:t>
        </w:r>
      </w:ins>
      <w:r w:rsidR="005E3EFD">
        <w:rPr>
          <w:rFonts w:ascii="Roboto" w:hAnsi="Roboto"/>
          <w:sz w:val="22"/>
          <w:szCs w:val="22"/>
        </w:rPr>
        <w:t xml:space="preserve">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difference</w:t>
      </w:r>
      <w:r w:rsidR="00894A5E">
        <w:rPr>
          <w:rFonts w:ascii="Roboto" w:hAnsi="Roboto"/>
          <w:sz w:val="22"/>
          <w:szCs w:val="22"/>
        </w:rPr>
        <w:t>s</w:t>
      </w:r>
      <w:r w:rsidR="000B140C" w:rsidRPr="00DB6D77">
        <w:rPr>
          <w:rFonts w:ascii="Roboto" w:hAnsi="Roboto"/>
          <w:sz w:val="22"/>
          <w:szCs w:val="22"/>
        </w:rPr>
        <w:t xml:space="preserve"> have implications for</w:t>
      </w:r>
      <w:r w:rsidR="005E3EFD">
        <w:rPr>
          <w:rFonts w:ascii="Roboto" w:hAnsi="Roboto"/>
          <w:sz w:val="22"/>
          <w:szCs w:val="22"/>
        </w:rPr>
        <w:t xml:space="preserve"> improving</w:t>
      </w:r>
      <w:r w:rsidR="000B140C" w:rsidRPr="00DB6D77">
        <w:rPr>
          <w:rFonts w:ascii="Roboto" w:hAnsi="Roboto"/>
          <w:sz w:val="22"/>
          <w:szCs w:val="22"/>
        </w:rPr>
        <w:t xml:space="preserve"> 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70C2D33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left ventricular obstruction were 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comorbidities were </w:t>
      </w:r>
      <w:r w:rsidR="00D8498A">
        <w:rPr>
          <w:rFonts w:ascii="Roboto" w:hAnsi="Roboto"/>
          <w:sz w:val="22"/>
          <w:szCs w:val="22"/>
        </w:rPr>
        <w:t>not associated with a higher rate of end-stage heart failure outcomes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E33C3F8"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696138">
        <w:rPr>
          <w:rFonts w:ascii="Roboto" w:hAnsi="Roboto"/>
          <w:sz w:val="22"/>
          <w:szCs w:val="22"/>
        </w:rPr>
        <w:t>precursors</w:t>
      </w:r>
      <w:r w:rsidRPr="00D8498A">
        <w:rPr>
          <w:rFonts w:ascii="Roboto" w:hAnsi="Roboto"/>
          <w:sz w:val="22"/>
          <w:szCs w:val="22"/>
        </w:rPr>
        <w:t xml:space="preserve"> of ventricular arrhythmias and end-stage heart failure outcomes</w:t>
      </w:r>
      <w:r>
        <w:rPr>
          <w:rFonts w:ascii="Roboto" w:hAnsi="Roboto"/>
          <w:sz w:val="22"/>
          <w:szCs w:val="22"/>
        </w:rPr>
        <w:t xml:space="preserve"> 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ins w:id="37" w:author="Christoffer Vissing" w:date="2023-08-08T14:47:00Z">
        <w:r w:rsidR="008A4596">
          <w:rPr>
            <w:rFonts w:ascii="Roboto" w:hAnsi="Roboto"/>
            <w:sz w:val="22"/>
            <w:szCs w:val="22"/>
          </w:rPr>
          <w:t>,</w:t>
        </w:r>
      </w:ins>
      <w:ins w:id="38" w:author="Christoffer Vissing" w:date="2023-08-08T14:48:00Z">
        <w:r w:rsidR="008A4596">
          <w:rPr>
            <w:rFonts w:ascii="Roboto" w:hAnsi="Roboto"/>
            <w:sz w:val="22"/>
            <w:szCs w:val="22"/>
          </w:rPr>
          <w:t xml:space="preserve"> but with a larger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ins>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106032DF"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are at higher risk for disease-related adverse outcomes, including death, and</w:t>
      </w:r>
      <w:r w:rsidR="00201C66" w:rsidRPr="00201C66">
        <w:rPr>
          <w:rFonts w:ascii="Roboto" w:hAnsi="Roboto"/>
          <w:sz w:val="22"/>
          <w:szCs w:val="22"/>
        </w:rPr>
        <w:t xml:space="preserve"> 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7A6FED3"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could potentially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70BAF191"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significant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t xml:space="preserve"> </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 prognosis, and management</w:t>
      </w:r>
      <w:r w:rsidR="00071ECC">
        <w:rPr>
          <w:rFonts w:ascii="Roboto" w:hAnsi="Roboto"/>
          <w:sz w:val="22"/>
          <w:szCs w:val="22"/>
        </w:rPr>
        <w:t>.</w:t>
      </w:r>
      <w:r w:rsidRPr="00DB6D77">
        <w:rPr>
          <w:rFonts w:ascii="Roboto" w:hAnsi="Roboto"/>
          <w:sz w:val="22"/>
          <w:szCs w:val="22"/>
        </w:rPr>
        <w:t xml:space="preserve"> </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w:t>
      </w:r>
      <w:r w:rsidR="00705B1C">
        <w:rPr>
          <w:rFonts w:ascii="Roboto" w:hAnsi="Roboto"/>
          <w:sz w:val="22"/>
          <w:szCs w:val="22"/>
        </w:rPr>
        <w:t xml:space="preserve">there has not been </w:t>
      </w:r>
      <w:r w:rsidRPr="00DB6D77">
        <w:rPr>
          <w:rFonts w:ascii="Roboto" w:hAnsi="Roboto"/>
          <w:sz w:val="22"/>
          <w:szCs w:val="22"/>
        </w:rPr>
        <w:t xml:space="preserve">comprehensive comparison of </w:t>
      </w:r>
      <w:r w:rsidR="00C113BB" w:rsidRPr="00DB6D77">
        <w:rPr>
          <w:rFonts w:ascii="Roboto" w:hAnsi="Roboto"/>
          <w:sz w:val="22"/>
          <w:szCs w:val="22"/>
        </w:rPr>
        <w:t xml:space="preserve">the </w:t>
      </w:r>
      <w:r w:rsidRPr="00DB6D77">
        <w:rPr>
          <w:rFonts w:ascii="Roboto" w:hAnsi="Roboto"/>
          <w:sz w:val="22"/>
          <w:szCs w:val="22"/>
        </w:rPr>
        <w:t xml:space="preserve">clinical </w:t>
      </w:r>
      <w:r w:rsidR="00C113BB" w:rsidRPr="00DB6D77">
        <w:rPr>
          <w:rFonts w:ascii="Roboto" w:hAnsi="Roboto"/>
          <w:sz w:val="22"/>
          <w:szCs w:val="22"/>
        </w:rPr>
        <w:t>course</w:t>
      </w:r>
      <w:r w:rsidRPr="00DB6D77">
        <w:rPr>
          <w:rFonts w:ascii="Roboto" w:hAnsi="Roboto"/>
          <w:sz w:val="22"/>
          <w:szCs w:val="22"/>
        </w:rPr>
        <w:t xml:space="preserve"> </w:t>
      </w:r>
      <w:r w:rsidR="00667385" w:rsidRPr="00DB6D77">
        <w:rPr>
          <w:rFonts w:ascii="Roboto" w:hAnsi="Roboto"/>
          <w:sz w:val="22"/>
          <w:szCs w:val="22"/>
        </w:rPr>
        <w:t>in</w:t>
      </w:r>
      <w:r w:rsidRPr="00DB6D77">
        <w:rPr>
          <w:rFonts w:ascii="Roboto" w:hAnsi="Roboto"/>
          <w:sz w:val="22"/>
          <w:szCs w:val="22"/>
        </w:rPr>
        <w:t xml:space="preserve">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current literature, our study aims to compare 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clinical trajectories of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potential patterns that may provide valuable insights into disease progression, risk stratification, and therapeutic interventions in both </w:t>
      </w:r>
      <w:proofErr w:type="spellStart"/>
      <w:r w:rsidR="001340F8">
        <w:rPr>
          <w:rFonts w:ascii="Roboto" w:hAnsi="Roboto"/>
          <w:sz w:val="22"/>
          <w:szCs w:val="22"/>
        </w:rPr>
        <w:t>sarcomeric</w:t>
      </w:r>
      <w:proofErr w:type="spellEnd"/>
      <w:r w:rsidRPr="00DB6D77">
        <w:rPr>
          <w:rFonts w:ascii="Roboto" w:hAnsi="Roboto"/>
          <w:sz w:val="22"/>
          <w:szCs w:val="22"/>
        </w:rPr>
        <w:t xml:space="preserve"> and non-</w:t>
      </w:r>
      <w:proofErr w:type="spellStart"/>
      <w:r w:rsidR="001340F8">
        <w:rPr>
          <w:rFonts w:ascii="Roboto" w:hAnsi="Roboto"/>
          <w:sz w:val="22"/>
          <w:szCs w:val="22"/>
        </w:rPr>
        <w:t>sarcomeric</w:t>
      </w:r>
      <w:proofErr w:type="spellEnd"/>
      <w:r w:rsidRPr="00DB6D77">
        <w:rPr>
          <w:rFonts w:ascii="Roboto" w:hAnsi="Roboto"/>
          <w:sz w:val="22"/>
          <w:szCs w:val="22"/>
        </w:rPr>
        <w:t xml:space="preserve"> 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77777777"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have undergone clinical evaluation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30225141"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longitudinal, prospective assessment of 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618D0198"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r w:rsidR="00C11D6C">
        <w:rPr>
          <w:rFonts w:ascii="Roboto" w:hAnsi="Roboto"/>
          <w:b/>
          <w:bCs/>
          <w:i/>
          <w:iCs/>
          <w:sz w:val="22"/>
          <w:szCs w:val="22"/>
        </w:rPr>
        <w:t>Features</w:t>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798D7066"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ins w:id="39" w:author="Christoffer Vissing" w:date="2023-08-08T13:49:00Z">
        <w:r w:rsidR="00D66F04">
          <w:rPr>
            <w:rFonts w:ascii="Roboto" w:hAnsi="Roboto"/>
            <w:sz w:val="22"/>
            <w:szCs w:val="22"/>
          </w:rPr>
          <w:t xml:space="preserve"> and</w:t>
        </w:r>
      </w:ins>
      <w:del w:id="40" w:author="Christoffer Vissing" w:date="2023-08-08T13:49:00Z">
        <w:r w:rsidR="005B164B" w:rsidRPr="00C11D6C" w:rsidDel="00D66F04">
          <w:rPr>
            <w:rFonts w:ascii="Roboto" w:hAnsi="Roboto"/>
            <w:sz w:val="22"/>
            <w:szCs w:val="22"/>
          </w:rPr>
          <w:delText>,</w:delText>
        </w:r>
      </w:del>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del w:id="41" w:author="Christoffer Vissing" w:date="2023-08-08T13:49:00Z">
        <w:r w:rsidR="005B164B" w:rsidRPr="00C11D6C" w:rsidDel="00D66F04">
          <w:rPr>
            <w:rFonts w:ascii="Roboto" w:hAnsi="Roboto"/>
            <w:sz w:val="22"/>
            <w:szCs w:val="22"/>
          </w:rPr>
          <w:delText>, and left atrial size</w:delText>
        </w:r>
      </w:del>
      <w:r w:rsidR="005B164B" w:rsidRPr="00C11D6C">
        <w:rPr>
          <w:rFonts w:ascii="Roboto" w:hAnsi="Roboto"/>
          <w:sz w:val="22"/>
          <w:szCs w:val="22"/>
        </w:rPr>
        <w:t>.</w:t>
      </w:r>
    </w:p>
    <w:p w14:paraId="440EDC6C" w14:textId="78931F8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outcomes: New York Heart Association (NYHA) functional class III-IV symptoms</w:t>
      </w:r>
      <w:r w:rsidR="00D50E7D">
        <w:rPr>
          <w:rFonts w:ascii="Roboto" w:hAnsi="Roboto"/>
          <w:sz w:val="22"/>
          <w:szCs w:val="22"/>
        </w:rPr>
        <w:t>,</w:t>
      </w:r>
      <w:r w:rsidRPr="00C11D6C">
        <w:rPr>
          <w:rFonts w:ascii="Roboto" w:hAnsi="Roboto"/>
          <w:sz w:val="22"/>
          <w:szCs w:val="22"/>
        </w:rPr>
        <w:t xml:space="preserve"> LV systolic dysfunction</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D50E7D" w:rsidRPr="00C11D6C">
        <w:rPr>
          <w:rFonts w:ascii="Roboto" w:hAnsi="Roboto"/>
          <w:sz w:val="22"/>
          <w:szCs w:val="22"/>
        </w:rPr>
        <w:t>implantation</w:t>
      </w:r>
      <w:r w:rsidRPr="00C11D6C">
        <w:rPr>
          <w:rFonts w:ascii="Roboto" w:hAnsi="Roboto"/>
          <w:sz w:val="22"/>
          <w:szCs w:val="22"/>
        </w:rPr>
        <w:t>.</w:t>
      </w:r>
    </w:p>
    <w:p w14:paraId="092AF4ED" w14:textId="3B8DFD86"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Arrhythmic </w:t>
      </w:r>
      <w:r w:rsidR="00E835E2">
        <w:rPr>
          <w:rFonts w:ascii="Roboto" w:hAnsi="Roboto"/>
          <w:sz w:val="22"/>
          <w:szCs w:val="22"/>
        </w:rPr>
        <w:t>outcomes</w:t>
      </w:r>
      <w:r w:rsidRPr="00C11D6C">
        <w:rPr>
          <w:rFonts w:ascii="Roboto" w:hAnsi="Roboto"/>
          <w:sz w:val="22"/>
          <w:szCs w:val="22"/>
        </w:rPr>
        <w:t>: Syncope,</w:t>
      </w:r>
      <w:r w:rsidR="0001732F">
        <w:rPr>
          <w:rFonts w:ascii="Roboto" w:hAnsi="Roboto"/>
          <w:sz w:val="22"/>
          <w:szCs w:val="22"/>
        </w:rPr>
        <w:t xml:space="preserve"> non-sustained ventricular tachycardia (VT), cardiac arrest,</w:t>
      </w:r>
      <w:r w:rsidRPr="00C11D6C">
        <w:rPr>
          <w:rFonts w:ascii="Roboto" w:hAnsi="Roboto"/>
          <w:sz w:val="22"/>
          <w:szCs w:val="22"/>
        </w:rPr>
        <w:t xml:space="preserve"> composite ventricular arrhythmia outcome (including </w:t>
      </w:r>
      <w:r w:rsidR="0001732F">
        <w:rPr>
          <w:rFonts w:ascii="Roboto" w:hAnsi="Roboto"/>
          <w:sz w:val="22"/>
          <w:szCs w:val="22"/>
        </w:rPr>
        <w:t>sudden cardiac death, aborted sudden cardiac death,</w:t>
      </w:r>
      <w:r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Pr="00C11D6C">
        <w:rPr>
          <w:rFonts w:ascii="Roboto" w:hAnsi="Roboto"/>
          <w:sz w:val="22"/>
          <w:szCs w:val="22"/>
        </w:rPr>
        <w:t>), and atrial fibrillation.</w:t>
      </w:r>
    </w:p>
    <w:p w14:paraId="5002EBD5" w14:textId="77777777" w:rsidR="005B164B" w:rsidRPr="00C11D6C" w:rsidRDefault="005B164B" w:rsidP="00C11D6C">
      <w:pPr>
        <w:pStyle w:val="Listeafsnit"/>
        <w:numPr>
          <w:ilvl w:val="0"/>
          <w:numId w:val="19"/>
        </w:numPr>
        <w:spacing w:line="480" w:lineRule="auto"/>
        <w:rPr>
          <w:rFonts w:ascii="Roboto" w:hAnsi="Roboto"/>
          <w:sz w:val="22"/>
          <w:szCs w:val="22"/>
        </w:rPr>
      </w:pPr>
      <w:commentRangeStart w:id="42"/>
      <w:r w:rsidRPr="00C11D6C">
        <w:rPr>
          <w:rFonts w:ascii="Roboto" w:hAnsi="Roboto"/>
          <w:sz w:val="22"/>
          <w:szCs w:val="22"/>
        </w:rPr>
        <w:t xml:space="preserve">Interventional outcomes: </w:t>
      </w:r>
      <w:r w:rsidR="0001732F">
        <w:rPr>
          <w:rFonts w:ascii="Roboto" w:hAnsi="Roboto"/>
          <w:sz w:val="22"/>
          <w:szCs w:val="22"/>
        </w:rPr>
        <w:t>ICD</w:t>
      </w:r>
      <w:r w:rsidRPr="00C11D6C">
        <w:rPr>
          <w:rFonts w:ascii="Roboto" w:hAnsi="Roboto"/>
          <w:sz w:val="22"/>
          <w:szCs w:val="22"/>
        </w:rPr>
        <w:t xml:space="preserve"> implantation, septal reduction therapy (surgical myectomy or alcohol septal ablation), arrhythmia ablation.</w:t>
      </w:r>
      <w:commentRangeEnd w:id="42"/>
      <w:r w:rsidR="00D66F04">
        <w:rPr>
          <w:rStyle w:val="Kommentarhenvisning"/>
        </w:rPr>
        <w:commentReference w:id="42"/>
      </w:r>
    </w:p>
    <w:p w14:paraId="1B1E2C03"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Cerebrovascular outcome: Stroke.</w:t>
      </w:r>
    </w:p>
    <w:p w14:paraId="6F8B3C90" w14:textId="0F5666E9"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(SCD)</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6CB3AC32"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The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43" w:name="_Hlk121990694"/>
    </w:p>
    <w:p w14:paraId="48BE3502" w14:textId="3E595EB4"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ins w:id="44" w:author="Christoffer Vissing" w:date="2023-08-08T14:26:00Z">
        <w:r w:rsidR="00C07642">
          <w:rPr>
            <w:rFonts w:ascii="Roboto" w:hAnsi="Roboto"/>
            <w:sz w:val="22"/>
            <w:szCs w:val="22"/>
          </w:rPr>
          <w:t>.</w:t>
        </w:r>
      </w:ins>
      <w:ins w:id="45" w:author="Christoffer Vissing" w:date="2023-08-08T14:27:00Z">
        <w:r w:rsidR="00C07642">
          <w:rPr>
            <w:rFonts w:ascii="Roboto" w:hAnsi="Roboto"/>
            <w:sz w:val="22"/>
            <w:szCs w:val="22"/>
          </w:rPr>
          <w:t xml:space="preserve"> L</w:t>
        </w:r>
      </w:ins>
      <w:ins w:id="46" w:author="Christoffer Vissing" w:date="2023-08-08T14:24:00Z">
        <w:r w:rsidR="00C07642">
          <w:rPr>
            <w:rFonts w:ascii="Roboto" w:hAnsi="Roboto"/>
            <w:sz w:val="22"/>
            <w:szCs w:val="22"/>
          </w:rPr>
          <w:t xml:space="preserve">inear </w:t>
        </w:r>
        <w:r w:rsidR="00C07642">
          <w:rPr>
            <w:rFonts w:ascii="Roboto" w:hAnsi="Roboto"/>
            <w:sz w:val="22"/>
            <w:szCs w:val="22"/>
          </w:rPr>
          <w:lastRenderedPageBreak/>
          <w:t>mixed-effects regression i</w:t>
        </w:r>
      </w:ins>
      <w:ins w:id="47" w:author="Christoffer Vissing" w:date="2023-08-08T14:25:00Z">
        <w:r w:rsidR="00C07642">
          <w:rPr>
            <w:rFonts w:ascii="Roboto" w:hAnsi="Roboto"/>
            <w:sz w:val="22"/>
            <w:szCs w:val="22"/>
          </w:rPr>
          <w:t xml:space="preserve">ncluding </w:t>
        </w:r>
      </w:ins>
      <w:ins w:id="48" w:author="Christoffer Vissing" w:date="2023-08-08T14:26:00Z">
        <w:r w:rsidR="00C07642">
          <w:rPr>
            <w:rFonts w:ascii="Roboto" w:hAnsi="Roboto"/>
            <w:sz w:val="22"/>
            <w:szCs w:val="22"/>
          </w:rPr>
          <w:t>patient ID as a random effect</w:t>
        </w:r>
      </w:ins>
      <w:ins w:id="49" w:author="Christoffer Vissing" w:date="2023-08-08T14:27:00Z">
        <w:r w:rsidR="00C07642">
          <w:rPr>
            <w:rFonts w:ascii="Roboto" w:hAnsi="Roboto"/>
            <w:sz w:val="22"/>
            <w:szCs w:val="22"/>
          </w:rPr>
          <w:t xml:space="preserve"> was performed when investigating </w:t>
        </w:r>
      </w:ins>
      <w:ins w:id="50" w:author="Christoffer Vissing" w:date="2023-08-08T14:28:00Z">
        <w:r w:rsidR="00C07642">
          <w:rPr>
            <w:rFonts w:ascii="Roboto" w:hAnsi="Roboto"/>
            <w:sz w:val="22"/>
            <w:szCs w:val="22"/>
          </w:rPr>
          <w:t>results from cardiopulmonary exercise testing</w:t>
        </w:r>
      </w:ins>
      <w:r>
        <w:rPr>
          <w:rFonts w:ascii="Roboto" w:hAnsi="Roboto"/>
          <w:sz w:val="22"/>
          <w:szCs w:val="22"/>
        </w:rPr>
        <w:t>.</w:t>
      </w:r>
    </w:p>
    <w:p w14:paraId="4404720E" w14:textId="32BD2328" w:rsidR="00C11D6C" w:rsidRPr="009E16F1" w:rsidRDefault="00C11D6C" w:rsidP="001D711A">
      <w:pPr>
        <w:spacing w:line="480" w:lineRule="auto"/>
        <w:rPr>
          <w:rFonts w:ascii="Roboto" w:hAnsi="Roboto"/>
          <w:sz w:val="22"/>
          <w:szCs w:val="22"/>
          <w:lang w:val="en-GB"/>
        </w:rPr>
      </w:pPr>
      <w:r>
        <w:rPr>
          <w:rFonts w:ascii="Roboto" w:hAnsi="Roboto"/>
          <w:sz w:val="22"/>
          <w:szCs w:val="22"/>
        </w:rPr>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ins w:id="51" w:author="Christoffer Vissing" w:date="2023-08-08T13:52:00Z">
        <w:r w:rsidR="00D66F04">
          <w:rPr>
            <w:rFonts w:ascii="Roboto" w:hAnsi="Roboto"/>
            <w:sz w:val="22"/>
            <w:szCs w:val="22"/>
          </w:rPr>
          <w:t xml:space="preserve"> or the cumulative incidence function</w:t>
        </w:r>
      </w:ins>
      <w:r w:rsidRPr="005B164B">
        <w:rPr>
          <w:rFonts w:ascii="Roboto" w:hAnsi="Roboto"/>
          <w:sz w:val="22"/>
          <w:szCs w:val="22"/>
        </w:rPr>
        <w:t xml:space="preserve"> </w:t>
      </w:r>
      <w:del w:id="52" w:author="Christoffer Vissing" w:date="2023-08-08T13:53:00Z">
        <w:r w:rsidRPr="005B164B" w:rsidDel="00D66F04">
          <w:rPr>
            <w:rFonts w:ascii="Roboto" w:hAnsi="Roboto"/>
            <w:sz w:val="22"/>
            <w:szCs w:val="22"/>
          </w:rPr>
          <w:delText>and</w:delText>
        </w:r>
      </w:del>
      <w:ins w:id="53" w:author="Christoffer Vissing" w:date="2023-08-08T13:53:00Z">
        <w:r w:rsidR="00D66F04">
          <w:rPr>
            <w:rFonts w:ascii="Roboto" w:hAnsi="Roboto"/>
            <w:sz w:val="22"/>
            <w:szCs w:val="22"/>
          </w:rPr>
          <w:t>using</w:t>
        </w:r>
      </w:ins>
      <w:r w:rsidRPr="005B164B">
        <w:rPr>
          <w:rFonts w:ascii="Roboto" w:hAnsi="Roboto"/>
          <w:sz w:val="22"/>
          <w:szCs w:val="22"/>
        </w:rPr>
        <w:t xml:space="preserve"> log-rank tests</w:t>
      </w:r>
      <w:ins w:id="54" w:author="Christoffer Vissing" w:date="2023-08-08T13:53:00Z">
        <w:r w:rsidR="00D66F04">
          <w:rPr>
            <w:rFonts w:ascii="Roboto" w:hAnsi="Roboto"/>
            <w:sz w:val="22"/>
            <w:szCs w:val="22"/>
          </w:rPr>
          <w:t xml:space="preserve"> to determine statistical significance</w:t>
        </w:r>
      </w:ins>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w:t>
      </w:r>
      <w:r w:rsidR="00CA7329">
        <w:rPr>
          <w:rFonts w:ascii="Roboto" w:hAnsi="Roboto"/>
          <w:sz w:val="22"/>
          <w:szCs w:val="22"/>
          <w:lang w:val="en-GB"/>
        </w:rPr>
        <w:t>five</w:t>
      </w:r>
      <w:r w:rsidR="00CA7329" w:rsidRPr="00DB6D77">
        <w:rPr>
          <w:rFonts w:ascii="Roboto" w:hAnsi="Roboto"/>
          <w:sz w:val="22"/>
          <w:szCs w:val="22"/>
          <w:lang w:val="en-GB"/>
        </w:rPr>
        <w:t xml:space="preserve"> age groups (</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9E16F1">
        <w:rPr>
          <w:rFonts w:ascii="Roboto" w:hAnsi="Roboto"/>
          <w:sz w:val="22"/>
          <w:szCs w:val="22"/>
          <w:lang w:val="en-GB"/>
        </w:rPr>
        <w:t xml:space="preserve">, </w:t>
      </w:r>
      <w:r w:rsidR="00CA7329">
        <w:rPr>
          <w:rFonts w:ascii="Roboto" w:hAnsi="Roboto"/>
          <w:sz w:val="22"/>
          <w:szCs w:val="22"/>
          <w:lang w:val="en-GB"/>
        </w:rPr>
        <w:t xml:space="preserve">corresponding to the distribution of age in quintiles of the </w:t>
      </w:r>
      <w:proofErr w:type="spellStart"/>
      <w:r w:rsidR="00CA7329">
        <w:rPr>
          <w:rFonts w:ascii="Roboto" w:hAnsi="Roboto"/>
          <w:sz w:val="22"/>
          <w:szCs w:val="22"/>
          <w:lang w:val="en-GB"/>
        </w:rPr>
        <w:t>SHaRe</w:t>
      </w:r>
      <w:proofErr w:type="spellEnd"/>
      <w:r w:rsidR="00CA7329">
        <w:rPr>
          <w:rFonts w:ascii="Roboto" w:hAnsi="Roboto"/>
          <w:sz w:val="22"/>
          <w:szCs w:val="22"/>
          <w:lang w:val="en-GB"/>
        </w:rPr>
        <w:t xml:space="preserve"> cohort.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00A5AF19" w:rsidR="00EC6968" w:rsidRDefault="00D50E7D" w:rsidP="00DA7CE3">
      <w:pPr>
        <w:spacing w:line="480" w:lineRule="auto"/>
        <w:rPr>
          <w:ins w:id="55" w:author="Christoffer Vissing" w:date="2023-08-08T12:03:00Z"/>
          <w:rFonts w:ascii="Roboto" w:hAnsi="Roboto"/>
          <w:sz w:val="22"/>
          <w:szCs w:val="22"/>
        </w:rPr>
      </w:pPr>
      <w:del w:id="56" w:author="Christoffer Vissing" w:date="2023-08-08T11:57:00Z">
        <w:r w:rsidDel="00EC6968">
          <w:rPr>
            <w:rFonts w:ascii="Roboto" w:hAnsi="Roboto"/>
            <w:sz w:val="22"/>
            <w:szCs w:val="22"/>
          </w:rPr>
          <w:delText>T</w:delText>
        </w:r>
        <w:r w:rsidRPr="00D50E7D" w:rsidDel="00EC6968">
          <w:rPr>
            <w:rFonts w:ascii="Roboto" w:hAnsi="Roboto"/>
            <w:sz w:val="22"/>
            <w:szCs w:val="22"/>
          </w:rPr>
          <w:delText xml:space="preserve">o </w:delText>
        </w:r>
      </w:del>
      <w:ins w:id="57" w:author="Christoffer Vissing" w:date="2023-08-08T11:57:00Z">
        <w:r w:rsidR="00EC6968">
          <w:rPr>
            <w:rFonts w:ascii="Roboto" w:hAnsi="Roboto"/>
            <w:sz w:val="22"/>
            <w:szCs w:val="22"/>
          </w:rPr>
          <w:t>We</w:t>
        </w:r>
        <w:r w:rsidR="00EC6968" w:rsidRPr="00D50E7D">
          <w:rPr>
            <w:rFonts w:ascii="Roboto" w:hAnsi="Roboto"/>
            <w:sz w:val="22"/>
            <w:szCs w:val="22"/>
          </w:rPr>
          <w:t xml:space="preserve"> </w:t>
        </w:r>
      </w:ins>
      <w:r w:rsidRPr="00D50E7D">
        <w:rPr>
          <w:rFonts w:ascii="Roboto" w:hAnsi="Roboto"/>
          <w:sz w:val="22"/>
          <w:szCs w:val="22"/>
        </w:rPr>
        <w:t>assess</w:t>
      </w:r>
      <w:ins w:id="58" w:author="Christoffer Vissing" w:date="2023-08-08T11:57:00Z">
        <w:r w:rsidR="00EC6968">
          <w:rPr>
            <w:rFonts w:ascii="Roboto" w:hAnsi="Roboto"/>
            <w:sz w:val="22"/>
            <w:szCs w:val="22"/>
          </w:rPr>
          <w:t>ed</w:t>
        </w:r>
      </w:ins>
      <w:r w:rsidRPr="00D50E7D">
        <w:rPr>
          <w:rFonts w:ascii="Roboto" w:hAnsi="Roboto"/>
          <w:sz w:val="22"/>
          <w:szCs w:val="22"/>
        </w:rPr>
        <w:t xml:space="preserve"> the clinical course of HCM over time</w:t>
      </w:r>
      <w:ins w:id="59" w:author="Christoffer Vissing" w:date="2023-08-08T11:57:00Z">
        <w:r w:rsidR="00EC6968">
          <w:rPr>
            <w:rFonts w:ascii="Roboto" w:hAnsi="Roboto"/>
            <w:sz w:val="22"/>
            <w:szCs w:val="22"/>
          </w:rPr>
          <w:t xml:space="preserve"> by e</w:t>
        </w:r>
      </w:ins>
      <w:del w:id="60" w:author="Christoffer Vissing" w:date="2023-08-08T11:57:00Z">
        <w:r w:rsidRPr="00D50E7D" w:rsidDel="00EC6968">
          <w:rPr>
            <w:rFonts w:ascii="Roboto" w:hAnsi="Roboto"/>
            <w:sz w:val="22"/>
            <w:szCs w:val="22"/>
          </w:rPr>
          <w:delText>, we e</w:delText>
        </w:r>
      </w:del>
      <w:ins w:id="61" w:author="Christoffer Vissing" w:date="2023-08-08T11:57:00Z">
        <w:r w:rsidR="00EC6968">
          <w:rPr>
            <w:rFonts w:ascii="Roboto" w:hAnsi="Roboto"/>
            <w:sz w:val="22"/>
            <w:szCs w:val="22"/>
          </w:rPr>
          <w:t>xamining</w:t>
        </w:r>
      </w:ins>
      <w:del w:id="62" w:author="Christoffer Vissing" w:date="2023-08-08T11:57:00Z">
        <w:r w:rsidRPr="00D50E7D" w:rsidDel="00EC6968">
          <w:rPr>
            <w:rFonts w:ascii="Roboto" w:hAnsi="Roboto"/>
            <w:sz w:val="22"/>
            <w:szCs w:val="22"/>
          </w:rPr>
          <w:delText>valuated</w:delText>
        </w:r>
      </w:del>
      <w:r w:rsidRPr="00D50E7D">
        <w:rPr>
          <w:rFonts w:ascii="Roboto" w:hAnsi="Roboto"/>
          <w:sz w:val="22"/>
          <w:szCs w:val="22"/>
        </w:rPr>
        <w:t xml:space="preserve"> the </w:t>
      </w:r>
      <w:del w:id="63" w:author="Christoffer Vissing" w:date="2023-08-01T14:21:00Z">
        <w:r w:rsidRPr="00D50E7D" w:rsidDel="00D84162">
          <w:rPr>
            <w:rFonts w:ascii="Roboto" w:hAnsi="Roboto"/>
            <w:sz w:val="22"/>
            <w:szCs w:val="22"/>
          </w:rPr>
          <w:delText xml:space="preserve">sequence and </w:delText>
        </w:r>
      </w:del>
      <w:r w:rsidRPr="00D50E7D">
        <w:rPr>
          <w:rFonts w:ascii="Roboto" w:hAnsi="Roboto"/>
          <w:sz w:val="22"/>
          <w:szCs w:val="22"/>
        </w:rPr>
        <w:t xml:space="preserve">timing of </w:t>
      </w:r>
      <w:r w:rsidR="004908BF">
        <w:rPr>
          <w:rFonts w:ascii="Roboto" w:hAnsi="Roboto"/>
          <w:sz w:val="22"/>
          <w:szCs w:val="22"/>
        </w:rPr>
        <w:t>LV obstruction, atrial fibrillation,</w:t>
      </w:r>
      <w:r w:rsidR="007C2DBF">
        <w:rPr>
          <w:rFonts w:ascii="Roboto" w:hAnsi="Roboto"/>
          <w:sz w:val="22"/>
          <w:szCs w:val="22"/>
        </w:rPr>
        <w:t xml:space="preserve"> </w:t>
      </w:r>
      <w:ins w:id="64" w:author="Christoffer Vissing" w:date="2023-08-08T11:58:00Z">
        <w:r w:rsidR="00EC6968">
          <w:rPr>
            <w:rFonts w:ascii="Roboto" w:hAnsi="Roboto"/>
            <w:sz w:val="22"/>
            <w:szCs w:val="22"/>
          </w:rPr>
          <w:t>identification</w:t>
        </w:r>
      </w:ins>
      <w:del w:id="65" w:author="Christoffer Vissing" w:date="2023-08-08T11:58:00Z">
        <w:r w:rsidR="007C2DBF" w:rsidDel="00EC6968">
          <w:rPr>
            <w:rFonts w:ascii="Roboto" w:hAnsi="Roboto"/>
            <w:sz w:val="22"/>
            <w:szCs w:val="22"/>
          </w:rPr>
          <w:delText>onset</w:delText>
        </w:r>
      </w:del>
      <w:r w:rsidR="007C2DBF">
        <w:rPr>
          <w:rFonts w:ascii="Roboto" w:hAnsi="Roboto"/>
          <w:sz w:val="22"/>
          <w:szCs w:val="22"/>
        </w:rPr>
        <w:t xml:space="preserve"> of NYHA class III-IV symptoms,</w:t>
      </w:r>
      <w:r w:rsidR="004908BF">
        <w:rPr>
          <w:rFonts w:ascii="Roboto" w:hAnsi="Roboto"/>
          <w:sz w:val="22"/>
          <w:szCs w:val="22"/>
        </w:rPr>
        <w:t xml:space="preserve"> </w:t>
      </w:r>
      <w:r w:rsidR="007C2DBF">
        <w:rPr>
          <w:rFonts w:ascii="Roboto" w:hAnsi="Roboto"/>
          <w:sz w:val="22"/>
          <w:szCs w:val="22"/>
        </w:rPr>
        <w:t>LV systolic dysfunction, a composite ventricular arrhythmia</w:t>
      </w:r>
      <w:r w:rsidRPr="00D50E7D">
        <w:rPr>
          <w:rFonts w:ascii="Roboto" w:hAnsi="Roboto"/>
          <w:sz w:val="22"/>
          <w:szCs w:val="22"/>
        </w:rPr>
        <w:t xml:space="preserve"> </w:t>
      </w:r>
      <w:r w:rsidR="007C2DBF">
        <w:rPr>
          <w:rFonts w:ascii="Roboto" w:hAnsi="Roboto"/>
          <w:sz w:val="22"/>
          <w:szCs w:val="22"/>
        </w:rPr>
        <w:t>outcome, stroke, cardiac transplantation or LV assist device implantation, and death.</w:t>
      </w:r>
      <w:r w:rsidRPr="00D50E7D">
        <w:rPr>
          <w:rFonts w:ascii="Roboto" w:hAnsi="Roboto"/>
          <w:sz w:val="22"/>
          <w:szCs w:val="22"/>
        </w:rPr>
        <w:t xml:space="preserve"> </w:t>
      </w:r>
      <w:del w:id="66" w:author="Christoffer Vissing" w:date="2023-08-01T14:21:00Z">
        <w:r w:rsidR="004908BF" w:rsidRPr="001056F4" w:rsidDel="00D84162">
          <w:rPr>
            <w:rFonts w:ascii="Roboto" w:hAnsi="Roboto"/>
            <w:sz w:val="22"/>
            <w:szCs w:val="22"/>
            <w:highlight w:val="green"/>
            <w:rPrChange w:id="67" w:author="Christoffer Vissing" w:date="2023-07-14T12:08:00Z">
              <w:rPr>
                <w:rFonts w:ascii="Roboto" w:hAnsi="Roboto"/>
                <w:sz w:val="22"/>
                <w:szCs w:val="22"/>
              </w:rPr>
            </w:rPrChange>
          </w:rPr>
          <w:delText>Cox proportional hazards model</w:delText>
        </w:r>
        <w:r w:rsidR="007C2DBF" w:rsidRPr="001056F4" w:rsidDel="00D84162">
          <w:rPr>
            <w:rFonts w:ascii="Roboto" w:hAnsi="Roboto"/>
            <w:sz w:val="22"/>
            <w:szCs w:val="22"/>
            <w:highlight w:val="green"/>
            <w:rPrChange w:id="68" w:author="Christoffer Vissing" w:date="2023-07-14T12:08:00Z">
              <w:rPr>
                <w:rFonts w:ascii="Roboto" w:hAnsi="Roboto"/>
                <w:sz w:val="22"/>
                <w:szCs w:val="22"/>
              </w:rPr>
            </w:rPrChange>
          </w:rPr>
          <w:delText>ing using age as the time-scale, left-truncated at time of first SHaRe visit, and</w:delText>
        </w:r>
        <w:r w:rsidR="004908BF" w:rsidRPr="001056F4" w:rsidDel="00D84162">
          <w:rPr>
            <w:rFonts w:ascii="Roboto" w:hAnsi="Roboto"/>
            <w:sz w:val="22"/>
            <w:szCs w:val="22"/>
            <w:highlight w:val="green"/>
            <w:rPrChange w:id="69" w:author="Christoffer Vissing" w:date="2023-07-14T12:08:00Z">
              <w:rPr>
                <w:rFonts w:ascii="Roboto" w:hAnsi="Roboto"/>
                <w:sz w:val="22"/>
                <w:szCs w:val="22"/>
              </w:rPr>
            </w:rPrChange>
          </w:rPr>
          <w:delText xml:space="preserve"> including obesity, hypertension, LV obstruction, atrial fibrillation, LV systolic dysfunction and the composite ventricular arrhythmia outcome as time-</w:delText>
        </w:r>
        <w:r w:rsidR="007C2DBF" w:rsidRPr="001056F4" w:rsidDel="00D84162">
          <w:rPr>
            <w:rFonts w:ascii="Roboto" w:hAnsi="Roboto"/>
            <w:sz w:val="22"/>
            <w:szCs w:val="22"/>
            <w:highlight w:val="green"/>
            <w:rPrChange w:id="70" w:author="Christoffer Vissing" w:date="2023-07-14T12:08:00Z">
              <w:rPr>
                <w:rFonts w:ascii="Roboto" w:hAnsi="Roboto"/>
                <w:sz w:val="22"/>
                <w:szCs w:val="22"/>
              </w:rPr>
            </w:rPrChange>
          </w:rPr>
          <w:delText>varying</w:delText>
        </w:r>
        <w:r w:rsidR="004908BF" w:rsidRPr="001056F4" w:rsidDel="00D84162">
          <w:rPr>
            <w:rFonts w:ascii="Roboto" w:hAnsi="Roboto"/>
            <w:sz w:val="22"/>
            <w:szCs w:val="22"/>
            <w:highlight w:val="green"/>
            <w:rPrChange w:id="71" w:author="Christoffer Vissing" w:date="2023-07-14T12:08:00Z">
              <w:rPr>
                <w:rFonts w:ascii="Roboto" w:hAnsi="Roboto"/>
                <w:sz w:val="22"/>
                <w:szCs w:val="22"/>
              </w:rPr>
            </w:rPrChange>
          </w:rPr>
          <w:delText xml:space="preserve"> co-variates</w:delText>
        </w:r>
        <w:r w:rsidR="007C2DBF" w:rsidRPr="001056F4" w:rsidDel="00D84162">
          <w:rPr>
            <w:rFonts w:ascii="Roboto" w:hAnsi="Roboto"/>
            <w:sz w:val="22"/>
            <w:szCs w:val="22"/>
            <w:highlight w:val="green"/>
            <w:rPrChange w:id="72" w:author="Christoffer Vissing" w:date="2023-07-14T12:08:00Z">
              <w:rPr>
                <w:rFonts w:ascii="Roboto" w:hAnsi="Roboto"/>
                <w:sz w:val="22"/>
                <w:szCs w:val="22"/>
              </w:rPr>
            </w:rPrChange>
          </w:rPr>
          <w:delText xml:space="preserve"> was performed to</w:delText>
        </w:r>
        <w:r w:rsidRPr="001056F4" w:rsidDel="00D84162">
          <w:rPr>
            <w:rFonts w:ascii="Roboto" w:hAnsi="Roboto"/>
            <w:sz w:val="22"/>
            <w:szCs w:val="22"/>
            <w:highlight w:val="green"/>
            <w:rPrChange w:id="73" w:author="Christoffer Vissing" w:date="2023-07-14T12:08:00Z">
              <w:rPr>
                <w:rFonts w:ascii="Roboto" w:hAnsi="Roboto"/>
                <w:sz w:val="22"/>
                <w:szCs w:val="22"/>
              </w:rPr>
            </w:rPrChange>
          </w:rPr>
          <w:delText xml:space="preserve"> evaluate the</w:delText>
        </w:r>
        <w:r w:rsidR="007C2DBF" w:rsidRPr="001056F4" w:rsidDel="00D84162">
          <w:rPr>
            <w:rFonts w:ascii="Roboto" w:hAnsi="Roboto"/>
            <w:sz w:val="22"/>
            <w:szCs w:val="22"/>
            <w:highlight w:val="green"/>
            <w:rPrChange w:id="74" w:author="Christoffer Vissing" w:date="2023-07-14T12:08:00Z">
              <w:rPr>
                <w:rFonts w:ascii="Roboto" w:hAnsi="Roboto"/>
                <w:sz w:val="22"/>
                <w:szCs w:val="22"/>
              </w:rPr>
            </w:rPrChange>
          </w:rPr>
          <w:delText xml:space="preserve"> temporal co-occurrence of each cardiovascular feature to examine if these features were exposures associated with down-stream cardiovascular outcomes.</w:delText>
        </w:r>
        <w:r w:rsidR="007D28C4" w:rsidRPr="001056F4" w:rsidDel="00D84162">
          <w:rPr>
            <w:rFonts w:ascii="Roboto" w:hAnsi="Roboto"/>
            <w:sz w:val="22"/>
            <w:szCs w:val="22"/>
            <w:highlight w:val="green"/>
            <w:rPrChange w:id="75" w:author="Christoffer Vissing" w:date="2023-07-14T12:08:00Z">
              <w:rPr>
                <w:rFonts w:ascii="Roboto" w:hAnsi="Roboto"/>
                <w:sz w:val="22"/>
                <w:szCs w:val="22"/>
              </w:rPr>
            </w:rPrChange>
          </w:rPr>
          <w:delText xml:space="preserve"> Patients with sarcomeric and non-sarcomeric HCM were evaluated in separate models and</w:delText>
        </w:r>
        <w:r w:rsidR="007C2DBF" w:rsidRPr="001056F4" w:rsidDel="00D84162">
          <w:rPr>
            <w:rFonts w:ascii="Roboto" w:hAnsi="Roboto"/>
            <w:sz w:val="22"/>
            <w:szCs w:val="22"/>
            <w:highlight w:val="green"/>
            <w:rPrChange w:id="76" w:author="Christoffer Vissing" w:date="2023-07-14T12:08:00Z">
              <w:rPr>
                <w:rFonts w:ascii="Roboto" w:hAnsi="Roboto"/>
                <w:sz w:val="22"/>
                <w:szCs w:val="22"/>
              </w:rPr>
            </w:rPrChange>
          </w:rPr>
          <w:delText xml:space="preserve"> </w:delText>
        </w:r>
        <w:r w:rsidR="007D28C4" w:rsidRPr="001056F4" w:rsidDel="00D84162">
          <w:rPr>
            <w:rFonts w:ascii="Roboto" w:hAnsi="Roboto"/>
            <w:sz w:val="22"/>
            <w:szCs w:val="22"/>
            <w:highlight w:val="green"/>
            <w:rPrChange w:id="77" w:author="Christoffer Vissing" w:date="2023-07-14T12:08:00Z">
              <w:rPr>
                <w:rFonts w:ascii="Roboto" w:hAnsi="Roboto"/>
                <w:sz w:val="22"/>
                <w:szCs w:val="22"/>
              </w:rPr>
            </w:rPrChange>
          </w:rPr>
          <w:delText>reported hazard ratios are</w:delText>
        </w:r>
        <w:r w:rsidR="007C2DBF" w:rsidRPr="001056F4" w:rsidDel="00D84162">
          <w:rPr>
            <w:rFonts w:ascii="Roboto" w:hAnsi="Roboto"/>
            <w:sz w:val="22"/>
            <w:szCs w:val="22"/>
            <w:highlight w:val="green"/>
            <w:rPrChange w:id="78" w:author="Christoffer Vissing" w:date="2023-07-14T12:08:00Z">
              <w:rPr>
                <w:rFonts w:ascii="Roboto" w:hAnsi="Roboto"/>
                <w:sz w:val="22"/>
                <w:szCs w:val="22"/>
              </w:rPr>
            </w:rPrChange>
          </w:rPr>
          <w:delText xml:space="preserve"> adjusted </w:delText>
        </w:r>
        <w:r w:rsidR="007D28C4" w:rsidRPr="001056F4" w:rsidDel="00D84162">
          <w:rPr>
            <w:rFonts w:ascii="Roboto" w:hAnsi="Roboto"/>
            <w:sz w:val="22"/>
            <w:szCs w:val="22"/>
            <w:highlight w:val="green"/>
            <w:rPrChange w:id="79" w:author="Christoffer Vissing" w:date="2023-07-14T12:08:00Z">
              <w:rPr>
                <w:rFonts w:ascii="Roboto" w:hAnsi="Roboto"/>
                <w:sz w:val="22"/>
                <w:szCs w:val="22"/>
              </w:rPr>
            </w:rPrChange>
          </w:rPr>
          <w:delText>hazard ratios,</w:delText>
        </w:r>
        <w:r w:rsidR="007C2DBF" w:rsidRPr="001056F4" w:rsidDel="00D84162">
          <w:rPr>
            <w:rFonts w:ascii="Roboto" w:hAnsi="Roboto"/>
            <w:sz w:val="22"/>
            <w:szCs w:val="22"/>
            <w:highlight w:val="green"/>
            <w:rPrChange w:id="80" w:author="Christoffer Vissing" w:date="2023-07-14T12:08:00Z">
              <w:rPr>
                <w:rFonts w:ascii="Roboto" w:hAnsi="Roboto"/>
                <w:sz w:val="22"/>
                <w:szCs w:val="22"/>
              </w:rPr>
            </w:rPrChange>
          </w:rPr>
          <w:delText xml:space="preserve"> corrected (Bonferroni) for multiple testing</w:delText>
        </w:r>
        <w:r w:rsidRPr="001056F4" w:rsidDel="00D84162">
          <w:rPr>
            <w:rFonts w:ascii="Roboto" w:hAnsi="Roboto"/>
            <w:sz w:val="22"/>
            <w:szCs w:val="22"/>
            <w:highlight w:val="green"/>
            <w:rPrChange w:id="81" w:author="Christoffer Vissing" w:date="2023-07-14T12:08:00Z">
              <w:rPr>
                <w:rFonts w:ascii="Roboto" w:hAnsi="Roboto"/>
                <w:sz w:val="22"/>
                <w:szCs w:val="22"/>
              </w:rPr>
            </w:rPrChange>
          </w:rPr>
          <w:delText>.</w:delText>
        </w:r>
        <w:r w:rsidR="007C2DBF" w:rsidDel="00D84162">
          <w:rPr>
            <w:rFonts w:ascii="Roboto" w:hAnsi="Roboto"/>
            <w:sz w:val="22"/>
            <w:szCs w:val="22"/>
          </w:rPr>
          <w:delText xml:space="preserve"> </w:delText>
        </w:r>
      </w:del>
      <w:ins w:id="82" w:author="Christoffer Vissing" w:date="2023-08-08T11:57:00Z">
        <w:r w:rsidR="00EC6968" w:rsidRPr="00EC6968">
          <w:rPr>
            <w:rFonts w:ascii="Roboto" w:hAnsi="Roboto"/>
            <w:sz w:val="22"/>
            <w:szCs w:val="22"/>
          </w:rPr>
          <w:t xml:space="preserve">We used Cox proportional hazards modeling with age as the time-scale, left-truncated at the time of the first </w:t>
        </w:r>
        <w:proofErr w:type="spellStart"/>
        <w:r w:rsidR="00EC6968" w:rsidRPr="00EC6968">
          <w:rPr>
            <w:rFonts w:ascii="Roboto" w:hAnsi="Roboto"/>
            <w:sz w:val="22"/>
            <w:szCs w:val="22"/>
          </w:rPr>
          <w:t>SHaRe</w:t>
        </w:r>
        <w:proofErr w:type="spellEnd"/>
        <w:r w:rsidR="00EC6968"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ins>
      <w:ins w:id="83" w:author="Christoffer Vissing" w:date="2023-08-08T11:59:00Z">
        <w:r w:rsidR="00EC6968">
          <w:rPr>
            <w:rFonts w:ascii="Roboto" w:hAnsi="Roboto"/>
            <w:sz w:val="22"/>
            <w:szCs w:val="22"/>
          </w:rPr>
          <w:t xml:space="preserve">a </w:t>
        </w:r>
      </w:ins>
      <w:ins w:id="84" w:author="Christoffer Vissing" w:date="2023-08-08T11:57:00Z">
        <w:r w:rsidR="00EC6968" w:rsidRPr="00EC6968">
          <w:rPr>
            <w:rFonts w:ascii="Roboto" w:hAnsi="Roboto"/>
            <w:sz w:val="22"/>
            <w:szCs w:val="22"/>
          </w:rPr>
          <w:t xml:space="preserve">composite ventricular arrhythmia outcome. We corrected for sex and age at the diagnosis of HCM. Our analysis </w:t>
        </w:r>
      </w:ins>
      <w:ins w:id="85" w:author="Christoffer Vissing" w:date="2023-08-08T11:59:00Z">
        <w:r w:rsidR="00EC6968">
          <w:rPr>
            <w:rFonts w:ascii="Roboto" w:hAnsi="Roboto"/>
            <w:sz w:val="22"/>
            <w:szCs w:val="22"/>
          </w:rPr>
          <w:t>also</w:t>
        </w:r>
      </w:ins>
      <w:ins w:id="86" w:author="Christoffer Vissing" w:date="2023-08-08T11:57:00Z">
        <w:r w:rsidR="00EC6968" w:rsidRPr="00EC6968">
          <w:rPr>
            <w:rFonts w:ascii="Roboto" w:hAnsi="Roboto"/>
            <w:sz w:val="22"/>
            <w:szCs w:val="22"/>
          </w:rPr>
          <w:t xml:space="preserve"> investigate</w:t>
        </w:r>
      </w:ins>
      <w:ins w:id="87" w:author="Christoffer Vissing" w:date="2023-08-08T11:59:00Z">
        <w:r w:rsidR="00EC6968">
          <w:rPr>
            <w:rFonts w:ascii="Roboto" w:hAnsi="Roboto"/>
            <w:sz w:val="22"/>
            <w:szCs w:val="22"/>
          </w:rPr>
          <w:t>d</w:t>
        </w:r>
      </w:ins>
      <w:ins w:id="88" w:author="Christoffer Vissing" w:date="2023-08-08T11:57:00Z">
        <w:r w:rsidR="00EC6968" w:rsidRPr="00EC6968">
          <w:rPr>
            <w:rFonts w:ascii="Roboto" w:hAnsi="Roboto"/>
            <w:sz w:val="22"/>
            <w:szCs w:val="22"/>
          </w:rPr>
          <w:t xml:space="preserve"> </w:t>
        </w:r>
      </w:ins>
      <w:ins w:id="89" w:author="Christoffer Vissing" w:date="2023-08-08T13:54:00Z">
        <w:r w:rsidR="00D66F04" w:rsidRPr="00EC6968">
          <w:rPr>
            <w:rFonts w:ascii="Roboto" w:hAnsi="Roboto"/>
            <w:sz w:val="22"/>
            <w:szCs w:val="22"/>
          </w:rPr>
          <w:t>potential</w:t>
        </w:r>
      </w:ins>
      <w:ins w:id="90" w:author="Christoffer Vissing" w:date="2023-08-08T11:57:00Z">
        <w:r w:rsidR="00EC6968" w:rsidRPr="00EC6968">
          <w:rPr>
            <w:rFonts w:ascii="Roboto" w:hAnsi="Roboto"/>
            <w:sz w:val="22"/>
            <w:szCs w:val="22"/>
          </w:rPr>
          <w:t xml:space="preserve"> interaction</w:t>
        </w:r>
      </w:ins>
      <w:ins w:id="91" w:author="Christoffer Vissing" w:date="2023-08-08T11:59:00Z">
        <w:r w:rsidR="00EC6968">
          <w:rPr>
            <w:rFonts w:ascii="Roboto" w:hAnsi="Roboto"/>
            <w:sz w:val="22"/>
            <w:szCs w:val="22"/>
          </w:rPr>
          <w:t>s</w:t>
        </w:r>
      </w:ins>
      <w:ins w:id="92" w:author="Christoffer Vissing" w:date="2023-08-08T11:57:00Z">
        <w:r w:rsidR="00EC6968" w:rsidRPr="00EC6968">
          <w:rPr>
            <w:rFonts w:ascii="Roboto" w:hAnsi="Roboto"/>
            <w:sz w:val="22"/>
            <w:szCs w:val="22"/>
          </w:rPr>
          <w:t xml:space="preserve"> between the exposures and genetic status (non-</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versus </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HCM) for all outcomes.</w:t>
        </w:r>
      </w:ins>
      <w:ins w:id="93" w:author="Christoffer Vissing" w:date="2023-08-08T12:00:00Z">
        <w:r w:rsidR="00DA7CE3">
          <w:rPr>
            <w:rFonts w:ascii="Roboto" w:hAnsi="Roboto"/>
            <w:sz w:val="22"/>
            <w:szCs w:val="22"/>
          </w:rPr>
          <w:t xml:space="preserve"> Results from this analysis are reported from a combined model</w:t>
        </w:r>
      </w:ins>
      <w:ins w:id="94" w:author="Christoffer Vissing" w:date="2023-08-08T12:01:00Z">
        <w:r w:rsidR="00DA7CE3">
          <w:rPr>
            <w:rFonts w:ascii="Roboto" w:hAnsi="Roboto"/>
            <w:sz w:val="22"/>
            <w:szCs w:val="22"/>
          </w:rPr>
          <w:t xml:space="preserve"> that</w:t>
        </w:r>
      </w:ins>
      <w:ins w:id="95" w:author="Christoffer Vissing" w:date="2023-08-08T11:57:00Z">
        <w:r w:rsidR="00EC6968" w:rsidRPr="00EC6968">
          <w:rPr>
            <w:rFonts w:ascii="Roboto" w:hAnsi="Roboto"/>
            <w:sz w:val="22"/>
            <w:szCs w:val="22"/>
          </w:rPr>
          <w:t xml:space="preserve"> includes both patients with </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and non-</w:t>
        </w:r>
        <w:proofErr w:type="spellStart"/>
        <w:r w:rsidR="00EC6968" w:rsidRPr="00EC6968">
          <w:rPr>
            <w:rFonts w:ascii="Roboto" w:hAnsi="Roboto"/>
            <w:sz w:val="22"/>
            <w:szCs w:val="22"/>
          </w:rPr>
          <w:t>sarcomeric</w:t>
        </w:r>
        <w:proofErr w:type="spellEnd"/>
        <w:r w:rsidR="00EC6968" w:rsidRPr="00EC6968">
          <w:rPr>
            <w:rFonts w:ascii="Roboto" w:hAnsi="Roboto"/>
            <w:sz w:val="22"/>
            <w:szCs w:val="22"/>
          </w:rPr>
          <w:t xml:space="preserve"> HCM</w:t>
        </w:r>
      </w:ins>
      <w:ins w:id="96" w:author="Christoffer Vissing" w:date="2023-08-08T12:01:00Z">
        <w:r w:rsidR="00DA7CE3">
          <w:rPr>
            <w:rFonts w:ascii="Roboto" w:hAnsi="Roboto"/>
            <w:sz w:val="22"/>
            <w:szCs w:val="22"/>
          </w:rPr>
          <w:t xml:space="preserve"> (stratified for genetic status </w:t>
        </w:r>
      </w:ins>
      <w:ins w:id="97" w:author="Christoffer Vissing" w:date="2023-08-08T12:02:00Z">
        <w:r w:rsidR="00DA7CE3">
          <w:rPr>
            <w:rFonts w:ascii="Roboto" w:hAnsi="Roboto"/>
            <w:sz w:val="22"/>
            <w:szCs w:val="22"/>
          </w:rPr>
          <w:t>if an</w:t>
        </w:r>
      </w:ins>
      <w:ins w:id="98" w:author="Christoffer Vissing" w:date="2023-08-08T12:01:00Z">
        <w:r w:rsidR="00DA7CE3">
          <w:rPr>
            <w:rFonts w:ascii="Roboto" w:hAnsi="Roboto"/>
            <w:sz w:val="22"/>
            <w:szCs w:val="22"/>
          </w:rPr>
          <w:t xml:space="preserve"> interaction </w:t>
        </w:r>
      </w:ins>
      <w:ins w:id="99" w:author="Christoffer Vissing" w:date="2023-08-08T12:02:00Z">
        <w:r w:rsidR="00DA7CE3">
          <w:rPr>
            <w:rFonts w:ascii="Roboto" w:hAnsi="Roboto"/>
            <w:sz w:val="22"/>
            <w:szCs w:val="22"/>
          </w:rPr>
          <w:t>was</w:t>
        </w:r>
      </w:ins>
      <w:ins w:id="100" w:author="Christoffer Vissing" w:date="2023-08-08T12:01:00Z">
        <w:r w:rsidR="00DA7CE3">
          <w:rPr>
            <w:rFonts w:ascii="Roboto" w:hAnsi="Roboto"/>
            <w:sz w:val="22"/>
            <w:szCs w:val="22"/>
          </w:rPr>
          <w:t xml:space="preserve"> </w:t>
        </w:r>
      </w:ins>
      <w:ins w:id="101" w:author="Christoffer Vissing" w:date="2023-08-08T12:02:00Z">
        <w:r w:rsidR="00DA7CE3">
          <w:rPr>
            <w:rFonts w:ascii="Roboto" w:hAnsi="Roboto"/>
            <w:sz w:val="22"/>
            <w:szCs w:val="22"/>
          </w:rPr>
          <w:t>identified)</w:t>
        </w:r>
      </w:ins>
      <w:ins w:id="102" w:author="Christoffer Vissing" w:date="2023-08-08T11:57:00Z">
        <w:r w:rsidR="00EC6968" w:rsidRPr="00EC6968">
          <w:rPr>
            <w:rFonts w:ascii="Roboto" w:hAnsi="Roboto"/>
            <w:sz w:val="22"/>
            <w:szCs w:val="22"/>
          </w:rPr>
          <w:t xml:space="preserve">. We also applied a Bonferroni correction for multiple testing. In case of a significant interaction, we </w:t>
        </w:r>
      </w:ins>
      <w:ins w:id="103" w:author="Christoffer Vissing" w:date="2023-08-08T12:02:00Z">
        <w:r w:rsidR="00DA7CE3">
          <w:rPr>
            <w:rFonts w:ascii="Roboto" w:hAnsi="Roboto"/>
            <w:sz w:val="22"/>
            <w:szCs w:val="22"/>
          </w:rPr>
          <w:t>also</w:t>
        </w:r>
      </w:ins>
      <w:ins w:id="104" w:author="Christoffer Vissing" w:date="2023-08-08T11:57:00Z">
        <w:r w:rsidR="00EC6968" w:rsidRPr="00EC6968">
          <w:rPr>
            <w:rFonts w:ascii="Roboto" w:hAnsi="Roboto"/>
            <w:sz w:val="22"/>
            <w:szCs w:val="22"/>
          </w:rPr>
          <w:t xml:space="preserve"> investigated and reported the combined effect of genetic status and the exposures.</w:t>
        </w:r>
      </w:ins>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lastRenderedPageBreak/>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43"/>
    <w:p w14:paraId="6670D36A" w14:textId="56A31E12"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the sensitive nature of the data collected for this study,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403EED75"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 xml:space="preserve">time of HCM diagnosis was 46.1 years (IQR: 30.4 to 58.3), while the 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the </w:t>
      </w:r>
      <w:r w:rsidR="001B3DE8">
        <w:rPr>
          <w:rFonts w:ascii="Roboto" w:hAnsi="Roboto"/>
          <w:sz w:val="22"/>
          <w:szCs w:val="22"/>
        </w:rPr>
        <w:t>first clinical visit at a</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1B3DE8">
        <w:rPr>
          <w:rFonts w:ascii="Roboto" w:hAnsi="Roboto"/>
          <w:sz w:val="22"/>
          <w:szCs w:val="22"/>
        </w:rPr>
        <w:t>site</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706DA4">
        <w:rPr>
          <w:rFonts w:ascii="Roboto" w:hAnsi="Roboto"/>
          <w:sz w:val="22"/>
          <w:szCs w:val="22"/>
        </w:rPr>
        <w:t>,</w:t>
      </w:r>
      <w:ins w:id="105" w:author="Christoffer Vissing" w:date="2023-08-08T13:55:00Z">
        <w:r w:rsidR="00D66F04">
          <w:rPr>
            <w:rFonts w:ascii="Roboto" w:hAnsi="Roboto"/>
            <w:sz w:val="22"/>
            <w:szCs w:val="22"/>
          </w:rPr>
          <w:t xml:space="preserve"> </w:t>
        </w:r>
      </w:ins>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a history of </w:t>
      </w:r>
      <w:r w:rsidR="00317FF7" w:rsidRPr="00DB6D77">
        <w:rPr>
          <w:rFonts w:ascii="Roboto" w:hAnsi="Roboto"/>
          <w:sz w:val="22"/>
          <w:szCs w:val="22"/>
        </w:rPr>
        <w:t>cardiac arrest</w:t>
      </w:r>
      <w:r w:rsidR="003157B8" w:rsidRPr="00DB6D77">
        <w:rPr>
          <w:rFonts w:ascii="Roboto" w:hAnsi="Roboto"/>
          <w:sz w:val="22"/>
          <w:szCs w:val="22"/>
        </w:rPr>
        <w:t>.</w:t>
      </w:r>
    </w:p>
    <w:p w14:paraId="11615B3C" w14:textId="0A793A18"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106" w:author="Christoffer Vissing" w:date="2023-06-28T14:21:00Z">
        <w:r w:rsidRPr="00DB6D77" w:rsidDel="003F641C">
          <w:rPr>
            <w:rFonts w:ascii="Roboto" w:hAnsi="Roboto"/>
            <w:b/>
            <w:bCs/>
            <w:sz w:val="22"/>
            <w:szCs w:val="22"/>
          </w:rPr>
          <w:delText>vs</w:delText>
        </w:r>
      </w:del>
      <w:ins w:id="107"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335FA920" w:rsidR="00351DC9" w:rsidRPr="00DB6D77" w:rsidRDefault="00317FF7" w:rsidP="001D711A">
      <w:pPr>
        <w:spacing w:line="480" w:lineRule="auto"/>
        <w:rPr>
          <w:rFonts w:ascii="Roboto" w:hAnsi="Roboto"/>
          <w:sz w:val="22"/>
          <w:szCs w:val="22"/>
        </w:rPr>
      </w:pPr>
      <w:r w:rsidRPr="00DB6D77">
        <w:rPr>
          <w:rFonts w:ascii="Roboto" w:hAnsi="Roboto"/>
          <w:sz w:val="22"/>
          <w:szCs w:val="22"/>
        </w:rPr>
        <w:t>Clinical characteristics according to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del w:id="108" w:author="Christoffer Vissing" w:date="2023-06-28T14:21:00Z">
        <w:r w:rsidR="00CF65F0" w:rsidDel="003F641C">
          <w:rPr>
            <w:rFonts w:ascii="Roboto" w:hAnsi="Roboto"/>
            <w:sz w:val="22"/>
            <w:szCs w:val="22"/>
          </w:rPr>
          <w:delText>vs</w:delText>
        </w:r>
      </w:del>
      <w:ins w:id="109" w:author="Christoffer Vissing" w:date="2023-06-28T14:21:00Z">
        <w:r w:rsidR="003F641C">
          <w:rPr>
            <w:rFonts w:ascii="Roboto" w:hAnsi="Roboto"/>
            <w:sz w:val="22"/>
            <w:szCs w:val="22"/>
          </w:rPr>
          <w:t>versus</w:t>
        </w:r>
      </w:ins>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ins w:id="110" w:author="Christoffer Vissing" w:date="2023-08-08T12:07:00Z">
        <w:r w:rsidR="00DA7CE3">
          <w:rPr>
            <w:rFonts w:ascii="Roboto" w:hAnsi="Roboto"/>
            <w:sz w:val="22"/>
            <w:szCs w:val="22"/>
          </w:rPr>
          <w:t xml:space="preserve"> (</w:t>
        </w:r>
      </w:ins>
      <w:ins w:id="111" w:author="Christoffer Vissing" w:date="2023-08-08T12:10:00Z">
        <w:r w:rsidR="00DA7CE3">
          <w:rPr>
            <w:rFonts w:ascii="Roboto" w:hAnsi="Roboto"/>
            <w:sz w:val="22"/>
            <w:szCs w:val="22"/>
          </w:rPr>
          <w:t>median 2.5</w:t>
        </w:r>
      </w:ins>
      <w:ins w:id="112" w:author="Christoffer Vissing" w:date="2023-08-08T12:07:00Z">
        <w:r w:rsidR="00DA7CE3">
          <w:rPr>
            <w:rFonts w:ascii="Roboto" w:hAnsi="Roboto"/>
            <w:sz w:val="22"/>
            <w:szCs w:val="22"/>
          </w:rPr>
          <w:t xml:space="preserve">% versus </w:t>
        </w:r>
      </w:ins>
      <w:ins w:id="113" w:author="Christoffer Vissing" w:date="2023-08-08T12:10:00Z">
        <w:r w:rsidR="00DA7CE3">
          <w:rPr>
            <w:rFonts w:ascii="Roboto" w:hAnsi="Roboto"/>
            <w:sz w:val="22"/>
            <w:szCs w:val="22"/>
          </w:rPr>
          <w:t>1.9</w:t>
        </w:r>
      </w:ins>
      <w:ins w:id="114" w:author="Christoffer Vissing" w:date="2023-08-08T12:08:00Z">
        <w:r w:rsidR="00DA7CE3">
          <w:rPr>
            <w:rFonts w:ascii="Roboto" w:hAnsi="Roboto"/>
            <w:sz w:val="22"/>
            <w:szCs w:val="22"/>
          </w:rPr>
          <w:t>%, p &lt;0.001)</w:t>
        </w:r>
      </w:ins>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r w:rsidR="00C114B4" w:rsidRPr="00DB6D77">
        <w:rPr>
          <w:rFonts w:ascii="Roboto" w:hAnsi="Roboto"/>
          <w:sz w:val="22"/>
          <w:szCs w:val="22"/>
        </w:rPr>
        <w:t xml:space="preserve"> or report a family history of sudden cardiac death (OR 0.36 [CI, 0.30-0.42])</w:t>
      </w:r>
      <w:r w:rsidR="00351DC9" w:rsidRPr="00DB6D77">
        <w:rPr>
          <w:rFonts w:ascii="Roboto" w:hAnsi="Roboto"/>
          <w:sz w:val="22"/>
          <w:szCs w:val="22"/>
        </w:rPr>
        <w:t xml:space="preserve"> and report</w:t>
      </w:r>
      <w:r w:rsidR="00DB6D77" w:rsidRPr="00DB6D77">
        <w:rPr>
          <w:rFonts w:ascii="Roboto" w:hAnsi="Roboto"/>
          <w:sz w:val="22"/>
          <w:szCs w:val="22"/>
        </w:rPr>
        <w:t xml:space="preserve"> 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r w:rsidR="00351DC9" w:rsidRPr="00DB6D77">
        <w:rPr>
          <w:rFonts w:ascii="Roboto" w:hAnsi="Roboto"/>
          <w:sz w:val="22"/>
          <w:szCs w:val="22"/>
        </w:rPr>
        <w:t>.</w:t>
      </w:r>
      <w:r w:rsidR="008A637F">
        <w:rPr>
          <w:rFonts w:ascii="Roboto" w:hAnsi="Roboto"/>
          <w:sz w:val="22"/>
          <w:szCs w:val="22"/>
        </w:rPr>
        <w:t xml:space="preserve"> </w:t>
      </w:r>
    </w:p>
    <w:p w14:paraId="2086A6BC" w14:textId="6CC0A167" w:rsidR="005B44F4" w:rsidRDefault="004C619B" w:rsidP="004C619B">
      <w:pPr>
        <w:spacing w:line="480" w:lineRule="auto"/>
        <w:rPr>
          <w:rFonts w:ascii="Roboto" w:hAnsi="Roboto"/>
          <w:b/>
          <w:bCs/>
          <w:sz w:val="22"/>
          <w:szCs w:val="22"/>
        </w:rPr>
      </w:pPr>
      <w:r>
        <w:rPr>
          <w:rFonts w:ascii="Roboto" w:hAnsi="Roboto"/>
          <w:sz w:val="22"/>
          <w:szCs w:val="22"/>
        </w:rPr>
        <w:t>We</w:t>
      </w:r>
      <w:r w:rsidRPr="00DB6D77">
        <w:rPr>
          <w:rFonts w:ascii="Roboto" w:hAnsi="Roboto"/>
          <w:sz w:val="22"/>
          <w:szCs w:val="22"/>
        </w:rPr>
        <w:t xml:space="preserve"> </w:t>
      </w:r>
      <w:r w:rsidR="00842AF6">
        <w:rPr>
          <w:rFonts w:ascii="Roboto" w:hAnsi="Roboto"/>
          <w:sz w:val="22"/>
          <w:szCs w:val="22"/>
        </w:rPr>
        <w:t xml:space="preserve">assessed the relative burden of cardiovascular co-morbidities and adverse events by </w:t>
      </w:r>
      <w:r w:rsidRPr="00DB6D77">
        <w:rPr>
          <w:rFonts w:ascii="Roboto" w:hAnsi="Roboto"/>
          <w:sz w:val="22"/>
          <w:szCs w:val="22"/>
        </w:rPr>
        <w:t>comput</w:t>
      </w:r>
      <w:r w:rsidR="00842AF6">
        <w:rPr>
          <w:rFonts w:ascii="Roboto" w:hAnsi="Roboto"/>
          <w:sz w:val="22"/>
          <w:szCs w:val="22"/>
        </w:rPr>
        <w:t>ing</w:t>
      </w:r>
      <w:r w:rsidRPr="00DB6D77">
        <w:rPr>
          <w:rFonts w:ascii="Roboto" w:hAnsi="Roboto"/>
          <w:sz w:val="22"/>
          <w:szCs w:val="22"/>
        </w:rPr>
        <w:t xml:space="preserve"> relative risk</w:t>
      </w:r>
      <w:r w:rsidR="00F826AF">
        <w:rPr>
          <w:rFonts w:ascii="Roboto" w:hAnsi="Roboto"/>
          <w:sz w:val="22"/>
          <w:szCs w:val="22"/>
        </w:rPr>
        <w:t>s</w:t>
      </w:r>
      <w:r w:rsidRPr="00DB6D77">
        <w:rPr>
          <w:rFonts w:ascii="Roboto" w:hAnsi="Roboto"/>
          <w:sz w:val="22"/>
          <w:szCs w:val="22"/>
        </w:rPr>
        <w:t xml:space="preserve"> </w:t>
      </w:r>
      <w:r w:rsidR="00833357">
        <w:rPr>
          <w:rFonts w:ascii="Roboto" w:hAnsi="Roboto"/>
          <w:sz w:val="22"/>
          <w:szCs w:val="22"/>
        </w:rPr>
        <w:t xml:space="preserve">of these features </w:t>
      </w:r>
      <w:r w:rsidRPr="00DB6D77">
        <w:rPr>
          <w:rFonts w:ascii="Roboto" w:hAnsi="Roboto"/>
          <w:sz w:val="22"/>
          <w:szCs w:val="22"/>
        </w:rPr>
        <w:t>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F826AF">
        <w:rPr>
          <w:rFonts w:ascii="Roboto" w:hAnsi="Roboto"/>
          <w:sz w:val="22"/>
          <w:szCs w:val="22"/>
        </w:rPr>
        <w:t>versus</w:t>
      </w:r>
      <w:r w:rsidRPr="00DB6D77">
        <w:rPr>
          <w:rFonts w:ascii="Roboto" w:hAnsi="Roboto"/>
          <w:sz w:val="22"/>
          <w:szCs w:val="22"/>
        </w:rPr>
        <w:t xml:space="preserve"> </w:t>
      </w:r>
      <w:proofErr w:type="spellStart"/>
      <w:r w:rsidRPr="00DB6D77">
        <w:rPr>
          <w:rFonts w:ascii="Roboto" w:hAnsi="Roboto"/>
          <w:sz w:val="22"/>
          <w:szCs w:val="22"/>
        </w:rPr>
        <w:t>sarcomeric</w:t>
      </w:r>
      <w:proofErr w:type="spellEnd"/>
      <w:r w:rsidRPr="00DB6D77">
        <w:rPr>
          <w:rFonts w:ascii="Roboto" w:hAnsi="Roboto"/>
          <w:sz w:val="22"/>
          <w:szCs w:val="22"/>
        </w:rPr>
        <w:t xml:space="preserve"> HCM. Results </w:t>
      </w:r>
      <w:r w:rsidR="00F826AF">
        <w:rPr>
          <w:rFonts w:ascii="Roboto" w:hAnsi="Roboto"/>
          <w:sz w:val="22"/>
          <w:szCs w:val="22"/>
        </w:rPr>
        <w:t>are</w:t>
      </w:r>
      <w:r w:rsidRPr="00DB6D77">
        <w:rPr>
          <w:rFonts w:ascii="Roboto" w:hAnsi="Roboto"/>
          <w:sz w:val="22"/>
          <w:szCs w:val="22"/>
        </w:rPr>
        <w:t xml:space="preserve"> presented in </w:t>
      </w:r>
      <w:r w:rsidRPr="00DB6D77">
        <w:rPr>
          <w:rFonts w:ascii="Roboto" w:hAnsi="Roboto"/>
          <w:b/>
          <w:bCs/>
          <w:sz w:val="22"/>
          <w:szCs w:val="22"/>
        </w:rPr>
        <w:t xml:space="preserve">Figure </w:t>
      </w:r>
      <w:r>
        <w:rPr>
          <w:rFonts w:ascii="Roboto" w:hAnsi="Roboto"/>
          <w:b/>
          <w:bCs/>
          <w:sz w:val="22"/>
          <w:szCs w:val="22"/>
        </w:rPr>
        <w:t>1</w:t>
      </w:r>
      <w:r w:rsidRPr="00DB6D77">
        <w:rPr>
          <w:rFonts w:ascii="Roboto" w:hAnsi="Roboto"/>
          <w:sz w:val="22"/>
          <w:szCs w:val="22"/>
        </w:rPr>
        <w:t>. Overall,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were more likely to have classic cardiovascular co-morbidities</w:t>
      </w:r>
      <w:r>
        <w:rPr>
          <w:rFonts w:ascii="Roboto" w:hAnsi="Roboto"/>
          <w:sz w:val="22"/>
          <w:szCs w:val="22"/>
        </w:rPr>
        <w:t xml:space="preserve"> (RR for hypertension 1.83 [CI 1.72-1.97]; RR for obesity 1.46 [CI 1.34-1.60]) </w:t>
      </w:r>
      <w:r w:rsidRPr="00DB6D77">
        <w:rPr>
          <w:rFonts w:ascii="Roboto" w:hAnsi="Roboto"/>
          <w:sz w:val="22"/>
          <w:szCs w:val="22"/>
        </w:rPr>
        <w:t xml:space="preserve">and obstructive </w:t>
      </w:r>
      <w:r w:rsidR="00DF5A0F">
        <w:rPr>
          <w:rFonts w:ascii="Roboto" w:hAnsi="Roboto"/>
          <w:sz w:val="22"/>
          <w:szCs w:val="22"/>
        </w:rPr>
        <w:t>physiology</w:t>
      </w:r>
      <w:r>
        <w:rPr>
          <w:rFonts w:ascii="Roboto" w:hAnsi="Roboto"/>
          <w:sz w:val="22"/>
          <w:szCs w:val="22"/>
        </w:rPr>
        <w:t xml:space="preserve"> (</w:t>
      </w:r>
      <w:r w:rsidR="00DF5A0F">
        <w:rPr>
          <w:rFonts w:ascii="Roboto" w:hAnsi="Roboto"/>
          <w:sz w:val="22"/>
          <w:szCs w:val="22"/>
        </w:rPr>
        <w:t xml:space="preserve">gradient &gt;30 mmHg; </w:t>
      </w:r>
      <w:r>
        <w:rPr>
          <w:rFonts w:ascii="Roboto" w:hAnsi="Roboto"/>
          <w:sz w:val="22"/>
          <w:szCs w:val="22"/>
        </w:rPr>
        <w:t>RR 1.51 [CI 1.42-1.60])</w:t>
      </w:r>
      <w:r w:rsidR="00DF5A0F">
        <w:rPr>
          <w:rFonts w:ascii="Roboto" w:hAnsi="Roboto"/>
          <w:sz w:val="22"/>
          <w:szCs w:val="22"/>
        </w:rPr>
        <w:t>. P</w:t>
      </w:r>
      <w:r w:rsidRPr="00DB6D77">
        <w:rPr>
          <w:rFonts w:ascii="Roboto" w:hAnsi="Roboto"/>
          <w:sz w:val="22"/>
          <w:szCs w:val="22"/>
        </w:rPr>
        <w:t xml:space="preserve">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00DF5A0F">
        <w:rPr>
          <w:rFonts w:ascii="Roboto" w:hAnsi="Roboto"/>
          <w:sz w:val="22"/>
          <w:szCs w:val="22"/>
        </w:rPr>
        <w:t>HCM</w:t>
      </w:r>
      <w:r w:rsidRPr="00DB6D77">
        <w:rPr>
          <w:rFonts w:ascii="Roboto" w:hAnsi="Roboto"/>
          <w:sz w:val="22"/>
          <w:szCs w:val="22"/>
        </w:rPr>
        <w:t xml:space="preserve"> were more likely to </w:t>
      </w:r>
      <w:r w:rsidR="00DF5A0F">
        <w:rPr>
          <w:rFonts w:ascii="Roboto" w:hAnsi="Roboto"/>
          <w:sz w:val="22"/>
          <w:szCs w:val="22"/>
        </w:rPr>
        <w:t>experience</w:t>
      </w:r>
      <w:r w:rsidRPr="00DB6D77">
        <w:rPr>
          <w:rFonts w:ascii="Roboto" w:hAnsi="Roboto"/>
          <w:sz w:val="22"/>
          <w:szCs w:val="22"/>
        </w:rPr>
        <w:t xml:space="preserve"> cardiac arrhythmias</w:t>
      </w:r>
      <w:r>
        <w:rPr>
          <w:rFonts w:ascii="Roboto" w:hAnsi="Roboto"/>
          <w:sz w:val="22"/>
          <w:szCs w:val="22"/>
        </w:rPr>
        <w:t xml:space="preserve"> (RR for atrial fibrillation 1.12 [CI 1.02-1.22] and RR for composite VT 1.92 [CI 1.60-2.31])</w:t>
      </w:r>
      <w:r w:rsidRPr="00DB6D77">
        <w:rPr>
          <w:rFonts w:ascii="Roboto" w:hAnsi="Roboto"/>
          <w:sz w:val="22"/>
          <w:szCs w:val="22"/>
        </w:rPr>
        <w:t xml:space="preserve"> and left ventricular systolic dysfunction</w:t>
      </w:r>
      <w:r>
        <w:rPr>
          <w:rFonts w:ascii="Roboto" w:hAnsi="Roboto"/>
          <w:sz w:val="22"/>
          <w:szCs w:val="22"/>
        </w:rPr>
        <w:t xml:space="preserve"> (RR 1.72 [CI 1.45-2.04])</w:t>
      </w:r>
      <w:r w:rsidRPr="00DB6D77">
        <w:rPr>
          <w:rFonts w:ascii="Roboto" w:hAnsi="Roboto"/>
          <w:sz w:val="22"/>
          <w:szCs w:val="22"/>
        </w:rPr>
        <w:t xml:space="preserve">. </w:t>
      </w:r>
    </w:p>
    <w:p w14:paraId="17CF2D39" w14:textId="77F72194" w:rsidR="00CA4002" w:rsidRPr="00DB6D77" w:rsidRDefault="00C02CAE" w:rsidP="00CA4002">
      <w:pPr>
        <w:spacing w:line="480" w:lineRule="auto"/>
        <w:rPr>
          <w:rFonts w:ascii="Roboto" w:hAnsi="Roboto"/>
          <w:b/>
          <w:bCs/>
          <w:sz w:val="22"/>
          <w:szCs w:val="22"/>
        </w:rPr>
      </w:pPr>
      <w:r>
        <w:rPr>
          <w:rFonts w:ascii="Roboto" w:hAnsi="Roboto"/>
          <w:b/>
          <w:bCs/>
          <w:sz w:val="22"/>
          <w:szCs w:val="22"/>
        </w:rPr>
        <w:t xml:space="preserve">Differences in </w:t>
      </w:r>
      <w:r w:rsidR="00CA4002" w:rsidRPr="00DB6D77">
        <w:rPr>
          <w:rFonts w:ascii="Roboto" w:hAnsi="Roboto"/>
          <w:b/>
          <w:bCs/>
          <w:sz w:val="22"/>
          <w:szCs w:val="22"/>
        </w:rPr>
        <w:t xml:space="preserve">Cardiac </w:t>
      </w:r>
      <w:r>
        <w:rPr>
          <w:rFonts w:ascii="Roboto" w:hAnsi="Roboto"/>
          <w:b/>
          <w:bCs/>
          <w:sz w:val="22"/>
          <w:szCs w:val="22"/>
        </w:rPr>
        <w:t>Structure and Function</w:t>
      </w:r>
      <w:r w:rsidR="00CA4002" w:rsidRPr="00DB6D77">
        <w:rPr>
          <w:rFonts w:ascii="Roboto" w:hAnsi="Roboto"/>
          <w:b/>
          <w:bCs/>
          <w:sz w:val="22"/>
          <w:szCs w:val="22"/>
        </w:rPr>
        <w:t xml:space="preserve"> in </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w:t>
      </w:r>
      <w:del w:id="115" w:author="Christoffer Vissing" w:date="2023-06-28T14:22:00Z">
        <w:r w:rsidR="00CA4002" w:rsidRPr="00DB6D77" w:rsidDel="003F641C">
          <w:rPr>
            <w:rFonts w:ascii="Roboto" w:hAnsi="Roboto"/>
            <w:b/>
            <w:bCs/>
            <w:sz w:val="22"/>
            <w:szCs w:val="22"/>
          </w:rPr>
          <w:delText>vs</w:delText>
        </w:r>
      </w:del>
      <w:ins w:id="116" w:author="Christoffer Vissing" w:date="2023-06-28T14:22:00Z">
        <w:r w:rsidR="003F641C">
          <w:rPr>
            <w:rFonts w:ascii="Roboto" w:hAnsi="Roboto"/>
            <w:b/>
            <w:bCs/>
            <w:sz w:val="22"/>
            <w:szCs w:val="22"/>
          </w:rPr>
          <w:t>versus</w:t>
        </w:r>
      </w:ins>
      <w:r w:rsidR="00CA4002" w:rsidRPr="00DB6D77">
        <w:rPr>
          <w:rFonts w:ascii="Roboto" w:hAnsi="Roboto"/>
          <w:b/>
          <w:bCs/>
          <w:sz w:val="22"/>
          <w:szCs w:val="22"/>
        </w:rPr>
        <w:t xml:space="preserve"> Non-</w:t>
      </w:r>
      <w:proofErr w:type="spellStart"/>
      <w:r w:rsidR="00CA4002" w:rsidRPr="00DB6D77">
        <w:rPr>
          <w:rFonts w:ascii="Roboto" w:hAnsi="Roboto"/>
          <w:b/>
          <w:bCs/>
          <w:sz w:val="22"/>
          <w:szCs w:val="22"/>
        </w:rPr>
        <w:t>sarcomeric</w:t>
      </w:r>
      <w:proofErr w:type="spellEnd"/>
      <w:r w:rsidR="00CA4002" w:rsidRPr="00DB6D77">
        <w:rPr>
          <w:rFonts w:ascii="Roboto" w:hAnsi="Roboto"/>
          <w:b/>
          <w:bCs/>
          <w:sz w:val="22"/>
          <w:szCs w:val="22"/>
        </w:rPr>
        <w:t xml:space="preserve"> HCM</w:t>
      </w:r>
    </w:p>
    <w:p w14:paraId="715FB1E4" w14:textId="6D5268D5" w:rsidR="00C81C49" w:rsidRDefault="00CA4002" w:rsidP="00BF182A">
      <w:pPr>
        <w:spacing w:line="480" w:lineRule="auto"/>
        <w:rPr>
          <w:rFonts w:ascii="Roboto" w:hAnsi="Roboto"/>
          <w:sz w:val="22"/>
          <w:szCs w:val="22"/>
        </w:rPr>
      </w:pPr>
      <w:r w:rsidRPr="00DB6D77">
        <w:rPr>
          <w:rFonts w:ascii="Roboto" w:hAnsi="Roboto"/>
          <w:sz w:val="22"/>
          <w:szCs w:val="22"/>
        </w:rPr>
        <w:lastRenderedPageBreak/>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r w:rsidR="00626F13">
        <w:rPr>
          <w:rFonts w:ascii="Roboto" w:hAnsi="Roboto"/>
          <w:sz w:val="22"/>
          <w:szCs w:val="22"/>
        </w:rPr>
        <w:t>),</w:t>
      </w:r>
      <w:r w:rsidR="004F62AE">
        <w:rPr>
          <w:rFonts w:ascii="Roboto" w:hAnsi="Roboto"/>
          <w:sz w:val="22"/>
          <w:szCs w:val="22"/>
        </w:rPr>
        <w:t xml:space="preserve"> </w:t>
      </w:r>
      <w:r w:rsidR="00482E50">
        <w:rPr>
          <w:rFonts w:ascii="Roboto" w:hAnsi="Roboto"/>
          <w:sz w:val="22"/>
          <w:szCs w:val="22"/>
        </w:rPr>
        <w:t>remaining significant after correction for age and sex</w:t>
      </w:r>
      <w:r w:rsidR="007C2A95">
        <w:rPr>
          <w:rFonts w:ascii="Roboto" w:hAnsi="Roboto"/>
          <w:sz w:val="22"/>
          <w:szCs w:val="22"/>
        </w:rPr>
        <w:t xml:space="preserve"> (+2.2 %-points </w:t>
      </w:r>
      <w:r w:rsidR="007C2A95">
        <w:rPr>
          <w:rFonts w:ascii="Roboto" w:hAnsi="Roboto"/>
          <w:sz w:val="22"/>
          <w:szCs w:val="22"/>
          <w:u w:val="single"/>
        </w:rPr>
        <w:t>[</w:t>
      </w:r>
      <w:r w:rsidR="007C2A95" w:rsidRPr="00DB6D77">
        <w:rPr>
          <w:rFonts w:ascii="Roboto" w:hAnsi="Roboto"/>
          <w:sz w:val="22"/>
          <w:szCs w:val="22"/>
        </w:rPr>
        <w:t>CI: 1.6 to 2.8], p &lt;0.001</w:t>
      </w:r>
      <w:r w:rsidR="00A26503">
        <w:rPr>
          <w:rFonts w:ascii="Roboto" w:hAnsi="Roboto"/>
          <w:sz w:val="22"/>
          <w:szCs w:val="22"/>
        </w:rPr>
        <w:t>)</w:t>
      </w:r>
      <w:r w:rsidR="00FA0FD1" w:rsidRPr="00DB6D77">
        <w:rPr>
          <w:rFonts w:ascii="Roboto" w:hAnsi="Roboto"/>
          <w:sz w:val="22"/>
          <w:szCs w:val="22"/>
        </w:rPr>
        <w:t xml:space="preserve">. In contrast, patients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larger max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26549A83" w:rsidR="001B3DE8" w:rsidRPr="00C6106B" w:rsidRDefault="00626F13" w:rsidP="00BF182A">
      <w:pPr>
        <w:spacing w:line="480" w:lineRule="auto"/>
        <w:rPr>
          <w:rFonts w:ascii="Roboto" w:hAnsi="Roboto"/>
          <w:sz w:val="22"/>
          <w:szCs w:val="22"/>
        </w:rPr>
      </w:pPr>
      <w:r>
        <w:rPr>
          <w:rFonts w:ascii="Roboto" w:hAnsi="Roboto"/>
          <w:sz w:val="22"/>
          <w:szCs w:val="22"/>
        </w:rPr>
        <w:t>W</w:t>
      </w:r>
      <w:r w:rsidR="00DD6282">
        <w:rPr>
          <w:rFonts w:ascii="Roboto" w:hAnsi="Roboto"/>
          <w:sz w:val="22"/>
          <w:szCs w:val="22"/>
        </w:rPr>
        <w:t xml:space="preserve">e investigated the peak oxygen uptake 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 (-</w:t>
      </w:r>
      <w:del w:id="117" w:author="Christoffer Vissing" w:date="2023-08-08T14:22:00Z">
        <w:r w:rsidR="00DD6282" w:rsidDel="00C07642">
          <w:rPr>
            <w:rFonts w:ascii="Roboto" w:hAnsi="Roboto"/>
            <w:sz w:val="22"/>
            <w:szCs w:val="22"/>
          </w:rPr>
          <w:delText>2</w:delText>
        </w:r>
      </w:del>
      <w:ins w:id="118" w:author="Christoffer Vissing" w:date="2023-08-08T14:22:00Z">
        <w:r w:rsidR="00C07642">
          <w:rPr>
            <w:rFonts w:ascii="Roboto" w:hAnsi="Roboto"/>
            <w:sz w:val="22"/>
            <w:szCs w:val="22"/>
          </w:rPr>
          <w:t>1</w:t>
        </w:r>
      </w:ins>
      <w:r w:rsidR="00DD6282">
        <w:rPr>
          <w:rFonts w:ascii="Roboto" w:hAnsi="Roboto"/>
          <w:sz w:val="22"/>
          <w:szCs w:val="22"/>
        </w:rPr>
        <w:t>.</w:t>
      </w:r>
      <w:del w:id="119" w:author="Christoffer Vissing" w:date="2023-08-08T14:22:00Z">
        <w:r w:rsidR="00DD6282" w:rsidDel="00C07642">
          <w:rPr>
            <w:rFonts w:ascii="Roboto" w:hAnsi="Roboto"/>
            <w:sz w:val="22"/>
            <w:szCs w:val="22"/>
          </w:rPr>
          <w:delText>2</w:delText>
        </w:r>
      </w:del>
      <w:ins w:id="120" w:author="Christoffer Vissing" w:date="2023-08-08T14:22:00Z">
        <w:r w:rsidR="00C07642">
          <w:rPr>
            <w:rFonts w:ascii="Roboto" w:hAnsi="Roboto"/>
            <w:sz w:val="22"/>
            <w:szCs w:val="22"/>
          </w:rPr>
          <w:t>9</w:t>
        </w:r>
      </w:ins>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del w:id="121" w:author="Christoffer Vissing" w:date="2023-08-08T14:22:00Z">
        <w:r w:rsidR="00DD6282" w:rsidDel="00C07642">
          <w:rPr>
            <w:rFonts w:ascii="Roboto" w:hAnsi="Roboto"/>
            <w:sz w:val="22"/>
            <w:szCs w:val="22"/>
          </w:rPr>
          <w:delText>8</w:delText>
        </w:r>
      </w:del>
      <w:ins w:id="122" w:author="Christoffer Vissing" w:date="2023-08-08T14:22:00Z">
        <w:r w:rsidR="00C07642">
          <w:rPr>
            <w:rFonts w:ascii="Roboto" w:hAnsi="Roboto"/>
            <w:sz w:val="22"/>
            <w:szCs w:val="22"/>
          </w:rPr>
          <w:t>7</w:t>
        </w:r>
      </w:ins>
      <w:r w:rsidR="00DD6282">
        <w:rPr>
          <w:rFonts w:ascii="Roboto" w:hAnsi="Roboto"/>
          <w:sz w:val="22"/>
          <w:szCs w:val="22"/>
        </w:rPr>
        <w:t xml:space="preserve"> to -1.</w:t>
      </w:r>
      <w:del w:id="123" w:author="Christoffer Vissing" w:date="2023-08-08T14:22:00Z">
        <w:r w:rsidR="00DD6282" w:rsidDel="00C07642">
          <w:rPr>
            <w:rFonts w:ascii="Roboto" w:hAnsi="Roboto"/>
            <w:sz w:val="22"/>
            <w:szCs w:val="22"/>
          </w:rPr>
          <w:delText>6</w:delText>
        </w:r>
      </w:del>
      <w:ins w:id="124" w:author="Christoffer Vissing" w:date="2023-08-08T14:22:00Z">
        <w:r w:rsidR="00C07642">
          <w:rPr>
            <w:rFonts w:ascii="Roboto" w:hAnsi="Roboto"/>
            <w:sz w:val="22"/>
            <w:szCs w:val="22"/>
          </w:rPr>
          <w:t>1</w:t>
        </w:r>
      </w:ins>
      <w:r w:rsidR="00DD6282">
        <w:rPr>
          <w:rFonts w:ascii="Roboto" w:hAnsi="Roboto"/>
          <w:sz w:val="22"/>
          <w:szCs w:val="22"/>
        </w:rPr>
        <w:t>], p &lt;0.001), when adjusted for age, sex, BMI, presence of atrial fibrillation and effort</w:t>
      </w:r>
      <w:ins w:id="125" w:author="Christoffer Vissing" w:date="2023-06-30T11:51:00Z">
        <w:r w:rsidR="00630A55">
          <w:rPr>
            <w:rFonts w:ascii="Roboto" w:hAnsi="Roboto"/>
            <w:sz w:val="22"/>
            <w:szCs w:val="22"/>
          </w:rPr>
          <w:t xml:space="preserve"> as measured by respiratory e</w:t>
        </w:r>
      </w:ins>
      <w:ins w:id="126" w:author="Christoffer Vissing" w:date="2023-06-30T11:52:00Z">
        <w:r w:rsidR="00630A55">
          <w:rPr>
            <w:rFonts w:ascii="Roboto" w:hAnsi="Roboto"/>
            <w:sz w:val="22"/>
            <w:szCs w:val="22"/>
          </w:rPr>
          <w:t>xchange ratio</w:t>
        </w:r>
      </w:ins>
      <w:r w:rsidR="00DD6282">
        <w:rPr>
          <w:rFonts w:ascii="Roboto" w:hAnsi="Roboto"/>
          <w:sz w:val="22"/>
          <w:szCs w:val="22"/>
        </w:rPr>
        <w:t xml:space="preserve"> (-0.6 [CI: -</w:t>
      </w:r>
      <w:r w:rsidR="00C6106B">
        <w:rPr>
          <w:rFonts w:ascii="Roboto" w:hAnsi="Roboto"/>
          <w:sz w:val="22"/>
          <w:szCs w:val="22"/>
        </w:rPr>
        <w:t>1.3 to 0.1], p = 0.083, in unadjusted analysis</w:t>
      </w:r>
      <w:ins w:id="127" w:author="Christoffer Vissing" w:date="2023-08-08T12:16:00Z">
        <w:r w:rsidR="003C0184">
          <w:rPr>
            <w:rFonts w:ascii="Roboto" w:hAnsi="Roboto"/>
            <w:sz w:val="22"/>
            <w:szCs w:val="22"/>
          </w:rPr>
          <w:t xml:space="preserve">; </w:t>
        </w:r>
        <w:r w:rsidR="003C0184" w:rsidRPr="003C0184">
          <w:rPr>
            <w:rFonts w:ascii="Roboto" w:hAnsi="Roboto"/>
            <w:b/>
            <w:bCs/>
            <w:sz w:val="22"/>
            <w:szCs w:val="22"/>
            <w:rPrChange w:id="128" w:author="Christoffer Vissing" w:date="2023-08-08T12:16:00Z">
              <w:rPr>
                <w:rFonts w:ascii="Roboto" w:hAnsi="Roboto"/>
                <w:sz w:val="22"/>
                <w:szCs w:val="22"/>
              </w:rPr>
            </w:rPrChange>
          </w:rPr>
          <w:t>Table 1</w:t>
        </w:r>
      </w:ins>
      <w:ins w:id="129" w:author="Christoffer Vissing" w:date="2023-08-08T12:28:00Z">
        <w:r w:rsidR="00E91741">
          <w:rPr>
            <w:rFonts w:ascii="Roboto" w:hAnsi="Roboto"/>
            <w:b/>
            <w:bCs/>
            <w:sz w:val="22"/>
            <w:szCs w:val="22"/>
          </w:rPr>
          <w:t xml:space="preserve"> </w:t>
        </w:r>
        <w:r w:rsidR="00E91741">
          <w:rPr>
            <w:rFonts w:ascii="Roboto" w:hAnsi="Roboto"/>
            <w:sz w:val="22"/>
            <w:szCs w:val="22"/>
          </w:rPr>
          <w:t>for results from baseline testing</w:t>
        </w:r>
      </w:ins>
      <w:r w:rsidR="00C6106B">
        <w:rPr>
          <w:rFonts w:ascii="Roboto" w:hAnsi="Roboto"/>
          <w:sz w:val="22"/>
          <w:szCs w:val="22"/>
        </w:rPr>
        <w:t>)</w:t>
      </w:r>
      <w:r w:rsidR="00DD6282">
        <w:rPr>
          <w:rFonts w:ascii="Roboto" w:hAnsi="Roboto"/>
          <w:sz w:val="22"/>
          <w:szCs w:val="22"/>
        </w:rPr>
        <w:t>.</w:t>
      </w:r>
    </w:p>
    <w:p w14:paraId="4E4EEE4D" w14:textId="77777777" w:rsidR="002834B5" w:rsidRPr="002834B5" w:rsidRDefault="002834B5" w:rsidP="00BF182A">
      <w:pPr>
        <w:spacing w:line="480" w:lineRule="auto"/>
        <w:rPr>
          <w:rFonts w:ascii="Roboto" w:hAnsi="Roboto"/>
          <w:b/>
          <w:bCs/>
          <w:sz w:val="22"/>
          <w:szCs w:val="22"/>
        </w:rPr>
      </w:pPr>
      <w:r>
        <w:rPr>
          <w:rFonts w:ascii="Roboto" w:hAnsi="Roboto"/>
          <w:b/>
          <w:bCs/>
          <w:sz w:val="22"/>
          <w:szCs w:val="22"/>
        </w:rPr>
        <w:t>LV obstruction</w:t>
      </w:r>
    </w:p>
    <w:p w14:paraId="4518CFD9" w14:textId="7447FD54" w:rsidR="00AE4D82" w:rsidRDefault="004F62AE" w:rsidP="00BF182A">
      <w:pPr>
        <w:spacing w:line="480" w:lineRule="auto"/>
        <w:rPr>
          <w:rFonts w:ascii="Roboto" w:hAnsi="Roboto"/>
          <w:sz w:val="22"/>
          <w:szCs w:val="22"/>
        </w:rPr>
      </w:pP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 patients had</w:t>
      </w:r>
      <w:r w:rsidRPr="00DB6D77">
        <w:rPr>
          <w:rFonts w:ascii="Roboto" w:hAnsi="Roboto"/>
          <w:sz w:val="22"/>
          <w:szCs w:val="22"/>
        </w:rPr>
        <w:t xml:space="preserve"> higher LV gradient</w:t>
      </w:r>
      <w:r>
        <w:rPr>
          <w:rFonts w:ascii="Roboto" w:hAnsi="Roboto"/>
          <w:sz w:val="22"/>
          <w:szCs w:val="22"/>
        </w:rPr>
        <w:t xml:space="preserve"> at baseline</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1</w:t>
      </w:r>
      <w:r>
        <w:rPr>
          <w:rFonts w:ascii="Roboto" w:hAnsi="Roboto"/>
          <w:sz w:val="22"/>
          <w:szCs w:val="22"/>
        </w:rPr>
        <w:t>9</w:t>
      </w:r>
      <w:r w:rsidRPr="00DB6D77">
        <w:rPr>
          <w:rFonts w:ascii="Roboto" w:hAnsi="Roboto"/>
          <w:sz w:val="22"/>
          <w:szCs w:val="22"/>
        </w:rPr>
        <w:t>.</w:t>
      </w:r>
      <w:r>
        <w:rPr>
          <w:rFonts w:ascii="Roboto" w:hAnsi="Roboto"/>
          <w:sz w:val="22"/>
          <w:szCs w:val="22"/>
        </w:rPr>
        <w:t>7</w:t>
      </w:r>
      <w:r w:rsidRPr="00DB6D77">
        <w:rPr>
          <w:rFonts w:ascii="Roboto" w:hAnsi="Roboto"/>
          <w:sz w:val="22"/>
          <w:szCs w:val="22"/>
        </w:rPr>
        <w:t xml:space="preserve"> mmHg [CI: 1</w:t>
      </w:r>
      <w:r>
        <w:rPr>
          <w:rFonts w:ascii="Roboto" w:hAnsi="Roboto"/>
          <w:sz w:val="22"/>
          <w:szCs w:val="22"/>
        </w:rPr>
        <w:t>7</w:t>
      </w:r>
      <w:r w:rsidRPr="00DB6D77">
        <w:rPr>
          <w:rFonts w:ascii="Roboto" w:hAnsi="Roboto"/>
          <w:sz w:val="22"/>
          <w:szCs w:val="22"/>
        </w:rPr>
        <w:t>.</w:t>
      </w:r>
      <w:r>
        <w:rPr>
          <w:rFonts w:ascii="Roboto" w:hAnsi="Roboto"/>
          <w:sz w:val="22"/>
          <w:szCs w:val="22"/>
        </w:rPr>
        <w:t>4</w:t>
      </w:r>
      <w:r w:rsidRPr="00DB6D77">
        <w:rPr>
          <w:rFonts w:ascii="Roboto" w:hAnsi="Roboto"/>
          <w:sz w:val="22"/>
          <w:szCs w:val="22"/>
        </w:rPr>
        <w:t xml:space="preserve"> to </w:t>
      </w:r>
      <w:r>
        <w:rPr>
          <w:rFonts w:ascii="Roboto" w:hAnsi="Roboto"/>
          <w:sz w:val="22"/>
          <w:szCs w:val="22"/>
        </w:rPr>
        <w:t>22</w:t>
      </w:r>
      <w:r w:rsidRPr="00DB6D77">
        <w:rPr>
          <w:rFonts w:ascii="Roboto" w:hAnsi="Roboto"/>
          <w:sz w:val="22"/>
          <w:szCs w:val="22"/>
        </w:rPr>
        <w:t>.</w:t>
      </w:r>
      <w:r>
        <w:rPr>
          <w:rFonts w:ascii="Roboto" w:hAnsi="Roboto"/>
          <w:sz w:val="22"/>
          <w:szCs w:val="22"/>
        </w:rPr>
        <w:t>0</w:t>
      </w:r>
      <w:r w:rsidRPr="00DB6D77">
        <w:rPr>
          <w:rFonts w:ascii="Roboto" w:hAnsi="Roboto"/>
          <w:sz w:val="22"/>
          <w:szCs w:val="22"/>
        </w:rPr>
        <w:t>], p &lt;0.001)</w:t>
      </w:r>
      <w:r>
        <w:rPr>
          <w:rFonts w:ascii="Roboto" w:hAnsi="Roboto"/>
          <w:sz w:val="22"/>
          <w:szCs w:val="22"/>
        </w:rPr>
        <w:t>, with both measures</w:t>
      </w:r>
      <w:r w:rsidR="00626F13">
        <w:rPr>
          <w:rFonts w:ascii="Roboto" w:hAnsi="Roboto"/>
          <w:sz w:val="22"/>
          <w:szCs w:val="22"/>
        </w:rPr>
        <w:t>)</w:t>
      </w:r>
      <w:r>
        <w:rPr>
          <w:rFonts w:ascii="Roboto" w:hAnsi="Roboto"/>
          <w:sz w:val="22"/>
          <w:szCs w:val="22"/>
        </w:rPr>
        <w:t>, remaining significant after correction for age and sex (+</w:t>
      </w:r>
      <w:r w:rsidRPr="00DB6D77">
        <w:rPr>
          <w:rFonts w:ascii="Roboto" w:hAnsi="Roboto"/>
          <w:sz w:val="22"/>
          <w:szCs w:val="22"/>
        </w:rPr>
        <w:t>17.2 mmHg [CI: 14.7 to 19.7], p &lt;0.001</w:t>
      </w:r>
      <w:r>
        <w:rPr>
          <w:rFonts w:ascii="Roboto" w:hAnsi="Roboto"/>
          <w:sz w:val="22"/>
          <w:szCs w:val="22"/>
        </w:rPr>
        <w:t xml:space="preserve">). </w:t>
      </w:r>
      <w:r w:rsidR="003157B8" w:rsidRPr="00DB6D77">
        <w:rPr>
          <w:rFonts w:ascii="Roboto" w:hAnsi="Roboto"/>
          <w:sz w:val="22"/>
          <w:szCs w:val="22"/>
        </w:rPr>
        <w:t xml:space="preserve">The incidence of LV obstruction was evaluated </w:t>
      </w:r>
      <w:r w:rsidR="004125E5">
        <w:rPr>
          <w:rFonts w:ascii="Roboto" w:hAnsi="Roboto"/>
          <w:sz w:val="22"/>
          <w:szCs w:val="22"/>
        </w:rPr>
        <w:t xml:space="preserve">over </w:t>
      </w:r>
      <w:r w:rsidR="003157B8" w:rsidRPr="00DB6D77">
        <w:rPr>
          <w:rFonts w:ascii="Roboto" w:hAnsi="Roboto"/>
          <w:sz w:val="22"/>
          <w:szCs w:val="22"/>
        </w:rPr>
        <w:t>17</w:t>
      </w:r>
      <w:r w:rsidR="004125E5">
        <w:rPr>
          <w:rFonts w:ascii="Roboto" w:hAnsi="Roboto"/>
          <w:sz w:val="22"/>
          <w:szCs w:val="22"/>
        </w:rPr>
        <w:t>,</w:t>
      </w:r>
      <w:r w:rsidR="003157B8" w:rsidRPr="00DB6D77">
        <w:rPr>
          <w:rFonts w:ascii="Roboto" w:hAnsi="Roboto"/>
          <w:sz w:val="22"/>
          <w:szCs w:val="22"/>
        </w:rPr>
        <w:t>154 person-years of follow-up in</w:t>
      </w:r>
      <w:r w:rsidR="00BF182A" w:rsidRPr="00DB6D77">
        <w:rPr>
          <w:rFonts w:ascii="Roboto" w:hAnsi="Roboto"/>
          <w:sz w:val="22"/>
          <w:szCs w:val="22"/>
        </w:rPr>
        <w:t xml:space="preserve"> 2456</w:t>
      </w:r>
      <w:r w:rsidR="003157B8" w:rsidRPr="00DB6D77">
        <w:rPr>
          <w:rFonts w:ascii="Roboto" w:hAnsi="Roboto"/>
          <w:sz w:val="22"/>
          <w:szCs w:val="22"/>
        </w:rPr>
        <w:t xml:space="preserve"> patients</w:t>
      </w:r>
      <w:r w:rsidR="004125E5">
        <w:rPr>
          <w:rFonts w:ascii="Roboto" w:hAnsi="Roboto"/>
          <w:sz w:val="22"/>
          <w:szCs w:val="22"/>
        </w:rPr>
        <w:t xml:space="preserve"> who did not have LV obstruction at baseline and had at least one echocardiogram during follow up</w:t>
      </w:r>
      <w:r w:rsidR="003157B8" w:rsidRPr="00DB6D77">
        <w:rPr>
          <w:rFonts w:ascii="Roboto" w:hAnsi="Roboto"/>
          <w:sz w:val="22"/>
          <w:szCs w:val="22"/>
        </w:rPr>
        <w:t>. The cumulative incidence of LV obstruction was markedly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during follow-up</w:t>
      </w:r>
      <w:r w:rsidR="00BE445B">
        <w:rPr>
          <w:rFonts w:ascii="Roboto" w:hAnsi="Roboto"/>
          <w:sz w:val="22"/>
          <w:szCs w:val="22"/>
        </w:rPr>
        <w:t>,</w:t>
      </w:r>
      <w:r w:rsidR="003157B8" w:rsidRPr="00DB6D77">
        <w:rPr>
          <w:rFonts w:ascii="Roboto" w:hAnsi="Roboto"/>
          <w:sz w:val="22"/>
          <w:szCs w:val="22"/>
        </w:rPr>
        <w:t xml:space="preserve"> with a cumulative incidence of 28% (CI: 25-31) </w:t>
      </w:r>
      <w:del w:id="130" w:author="Christoffer Vissing" w:date="2023-06-28T14:22:00Z">
        <w:r w:rsidR="003157B8" w:rsidRPr="00DB6D77" w:rsidDel="003F641C">
          <w:rPr>
            <w:rFonts w:ascii="Roboto" w:hAnsi="Roboto"/>
            <w:sz w:val="22"/>
            <w:szCs w:val="22"/>
          </w:rPr>
          <w:delText>vs</w:delText>
        </w:r>
      </w:del>
      <w:ins w:id="131" w:author="Christoffer Vissing" w:date="2023-06-28T14:22:00Z">
        <w:r w:rsidR="003F641C">
          <w:rPr>
            <w:rFonts w:ascii="Roboto" w:hAnsi="Roboto"/>
            <w:sz w:val="22"/>
            <w:szCs w:val="22"/>
          </w:rPr>
          <w:t>versus</w:t>
        </w:r>
      </w:ins>
      <w:r w:rsidR="003157B8" w:rsidRPr="00DB6D77">
        <w:rPr>
          <w:rFonts w:ascii="Roboto" w:hAnsi="Roboto"/>
          <w:sz w:val="22"/>
          <w:szCs w:val="22"/>
        </w:rPr>
        <w:t xml:space="preserve"> 15% (CI: 13-17) at 5 years of follow-up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A</w:t>
      </w:r>
      <w:r w:rsidR="003157B8" w:rsidRPr="00DB6D77">
        <w:rPr>
          <w:rFonts w:ascii="Roboto" w:hAnsi="Roboto"/>
          <w:sz w:val="22"/>
          <w:szCs w:val="22"/>
        </w:rPr>
        <w:t>. Next, we evaluated the age-specific incidence of LV obstruction in five age-groups</w:t>
      </w:r>
      <w:r w:rsidR="004125E5">
        <w:rPr>
          <w:rFonts w:ascii="Roboto" w:hAnsi="Roboto"/>
          <w:sz w:val="22"/>
          <w:szCs w:val="22"/>
        </w:rPr>
        <w:t xml:space="preserve"> (&lt;30 years, 31-45 years, 46-55 years, 55-65 years and &gt;65 years). The</w:t>
      </w:r>
      <w:r w:rsidR="003157B8" w:rsidRPr="00DB6D77">
        <w:rPr>
          <w:rFonts w:ascii="Roboto" w:hAnsi="Roboto"/>
          <w:sz w:val="22"/>
          <w:szCs w:val="22"/>
        </w:rPr>
        <w:t xml:space="preserve"> incidence</w:t>
      </w:r>
      <w:r w:rsidR="004125E5">
        <w:rPr>
          <w:rFonts w:ascii="Roboto" w:hAnsi="Roboto"/>
          <w:sz w:val="22"/>
          <w:szCs w:val="22"/>
        </w:rPr>
        <w:t xml:space="preserve"> of obstruction was</w:t>
      </w:r>
      <w:r w:rsidR="003157B8" w:rsidRPr="00DB6D77">
        <w:rPr>
          <w:rFonts w:ascii="Roboto" w:hAnsi="Roboto"/>
          <w:sz w:val="22"/>
          <w:szCs w:val="22"/>
        </w:rPr>
        <w:t xml:space="preserve">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in all evaluated age-groups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B</w:t>
      </w:r>
      <w:r w:rsidR="003157B8" w:rsidRPr="00DB6D77">
        <w:rPr>
          <w:rFonts w:ascii="Roboto" w:hAnsi="Roboto"/>
          <w:sz w:val="22"/>
          <w:szCs w:val="22"/>
        </w:rPr>
        <w:t>), with an age-standardized incidence rate of 54</w:t>
      </w:r>
      <w:r w:rsidR="0018036F">
        <w:rPr>
          <w:rFonts w:ascii="Roboto" w:hAnsi="Roboto"/>
          <w:sz w:val="22"/>
          <w:szCs w:val="22"/>
        </w:rPr>
        <w:t xml:space="preserve"> </w:t>
      </w:r>
      <w:r w:rsidR="003157B8" w:rsidRPr="00DB6D77">
        <w:rPr>
          <w:rFonts w:ascii="Roboto" w:hAnsi="Roboto"/>
          <w:sz w:val="22"/>
          <w:szCs w:val="22"/>
        </w:rPr>
        <w:t xml:space="preserve">(CI: 48-61) </w:t>
      </w:r>
      <w:del w:id="132" w:author="Christoffer Vissing" w:date="2023-06-28T14:22:00Z">
        <w:r w:rsidR="003157B8" w:rsidRPr="00DB6D77" w:rsidDel="003F641C">
          <w:rPr>
            <w:rFonts w:ascii="Roboto" w:hAnsi="Roboto"/>
            <w:sz w:val="22"/>
            <w:szCs w:val="22"/>
          </w:rPr>
          <w:delText>vs</w:delText>
        </w:r>
      </w:del>
      <w:ins w:id="133" w:author="Christoffer Vissing" w:date="2023-06-28T14:22:00Z">
        <w:r w:rsidR="003F641C">
          <w:rPr>
            <w:rFonts w:ascii="Roboto" w:hAnsi="Roboto"/>
            <w:sz w:val="22"/>
            <w:szCs w:val="22"/>
          </w:rPr>
          <w:t>versus</w:t>
        </w:r>
      </w:ins>
      <w:r w:rsidR="003157B8" w:rsidRPr="00DB6D77">
        <w:rPr>
          <w:rFonts w:ascii="Roboto" w:hAnsi="Roboto"/>
          <w:sz w:val="22"/>
          <w:szCs w:val="22"/>
        </w:rPr>
        <w:t xml:space="preserve"> 26 (CI: 2</w:t>
      </w:r>
      <w:r w:rsidR="0018036F">
        <w:rPr>
          <w:rFonts w:ascii="Roboto" w:hAnsi="Roboto"/>
          <w:sz w:val="22"/>
          <w:szCs w:val="22"/>
        </w:rPr>
        <w:t>4</w:t>
      </w:r>
      <w:r w:rsidR="003157B8" w:rsidRPr="00DB6D77">
        <w:rPr>
          <w:rFonts w:ascii="Roboto" w:hAnsi="Roboto"/>
          <w:sz w:val="22"/>
          <w:szCs w:val="22"/>
        </w:rPr>
        <w:t>-30)</w:t>
      </w:r>
      <w:r w:rsidR="0018036F">
        <w:rPr>
          <w:rFonts w:ascii="Roboto" w:hAnsi="Roboto"/>
          <w:sz w:val="22"/>
          <w:szCs w:val="22"/>
        </w:rPr>
        <w:t xml:space="preserve"> per 1000 person-years</w:t>
      </w:r>
      <w:r w:rsidR="0018036F" w:rsidRPr="00DB6D77">
        <w:rPr>
          <w:rFonts w:ascii="Roboto" w:hAnsi="Roboto"/>
          <w:sz w:val="22"/>
          <w:szCs w:val="22"/>
        </w:rPr>
        <w:t xml:space="preserve"> </w:t>
      </w:r>
      <w:r w:rsidR="003157B8" w:rsidRPr="00DB6D77">
        <w:rPr>
          <w:rFonts w:ascii="Roboto" w:hAnsi="Roboto"/>
          <w:sz w:val="22"/>
          <w:szCs w:val="22"/>
        </w:rPr>
        <w:t xml:space="preserve">in </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Since 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also had a higher burden of cardiovascular risk factors, we evaluated the time to LV obstruction from first echocardiography </w:t>
      </w:r>
      <w:r w:rsidR="00580470" w:rsidRPr="00DB6D77">
        <w:rPr>
          <w:rFonts w:ascii="Roboto" w:hAnsi="Roboto"/>
          <w:sz w:val="22"/>
          <w:szCs w:val="22"/>
        </w:rPr>
        <w:lastRenderedPageBreak/>
        <w:t xml:space="preserve">in </w:t>
      </w:r>
      <w:proofErr w:type="spellStart"/>
      <w:r w:rsidR="00580470" w:rsidRPr="00DB6D77">
        <w:rPr>
          <w:rFonts w:ascii="Roboto" w:hAnsi="Roboto"/>
          <w:sz w:val="22"/>
          <w:szCs w:val="22"/>
        </w:rPr>
        <w:t>SHaRe</w:t>
      </w:r>
      <w:proofErr w:type="spellEnd"/>
      <w:r w:rsidR="00580470" w:rsidRPr="00DB6D77">
        <w:rPr>
          <w:rFonts w:ascii="Roboto" w:hAnsi="Roboto"/>
          <w:sz w:val="22"/>
          <w:szCs w:val="22"/>
        </w:rPr>
        <w:t xml:space="preserve">, adjusted for age at HCM diagnosis, sex, presence of hypertension or obesity and being </w:t>
      </w:r>
      <w:r w:rsidR="00833357">
        <w:rPr>
          <w:rFonts w:ascii="Roboto" w:hAnsi="Roboto"/>
          <w:sz w:val="22"/>
          <w:szCs w:val="22"/>
        </w:rPr>
        <w:t>the family’s</w:t>
      </w:r>
      <w:r w:rsidR="00580470" w:rsidRPr="00DB6D77">
        <w:rPr>
          <w:rFonts w:ascii="Roboto" w:hAnsi="Roboto"/>
          <w:sz w:val="22"/>
          <w:szCs w:val="22"/>
        </w:rPr>
        <w:t xml:space="preserve"> proband</w:t>
      </w:r>
      <w:r w:rsidR="00833357">
        <w:rPr>
          <w:rFonts w:ascii="Roboto" w:hAnsi="Roboto"/>
          <w:sz w:val="22"/>
          <w:szCs w:val="22"/>
        </w:rPr>
        <w:t xml:space="preserve">. </w:t>
      </w:r>
      <w:r w:rsidR="00580470" w:rsidRPr="00DB6D77">
        <w:rPr>
          <w:rFonts w:ascii="Roboto" w:hAnsi="Roboto"/>
          <w:sz w:val="22"/>
          <w:szCs w:val="22"/>
        </w:rPr>
        <w:t xml:space="preserve"> </w:t>
      </w:r>
      <w:r w:rsidR="00833357">
        <w:rPr>
          <w:rFonts w:ascii="Roboto" w:hAnsi="Roboto"/>
          <w:sz w:val="22"/>
          <w:szCs w:val="22"/>
        </w:rPr>
        <w:t>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w:t>
      </w:r>
      <w:r w:rsidR="00833357">
        <w:rPr>
          <w:rFonts w:ascii="Roboto" w:hAnsi="Roboto"/>
          <w:sz w:val="22"/>
          <w:szCs w:val="22"/>
        </w:rPr>
        <w:t>had</w:t>
      </w:r>
      <w:r w:rsidR="00580470" w:rsidRPr="00DB6D77">
        <w:rPr>
          <w:rFonts w:ascii="Roboto" w:hAnsi="Roboto"/>
          <w:sz w:val="22"/>
          <w:szCs w:val="22"/>
        </w:rPr>
        <w:t xml:space="preserve"> an adjusted HR of 1.59 (CI: 1.32-1.92)</w:t>
      </w:r>
      <w:r w:rsidR="00833357">
        <w:rPr>
          <w:rFonts w:ascii="Roboto" w:hAnsi="Roboto"/>
          <w:sz w:val="22"/>
          <w:szCs w:val="22"/>
        </w:rPr>
        <w:t xml:space="preserve"> for the presence of obstructive physiology</w:t>
      </w:r>
      <w:r w:rsidR="00580470" w:rsidRPr="00DB6D77">
        <w:rPr>
          <w:rFonts w:ascii="Roboto" w:hAnsi="Roboto"/>
          <w:sz w:val="22"/>
          <w:szCs w:val="22"/>
        </w:rPr>
        <w:t>.</w:t>
      </w:r>
    </w:p>
    <w:p w14:paraId="63EA836F" w14:textId="77777777" w:rsidR="002834B5" w:rsidRPr="002834B5" w:rsidRDefault="00FC5FC2" w:rsidP="00BF182A">
      <w:pPr>
        <w:spacing w:line="480" w:lineRule="auto"/>
        <w:rPr>
          <w:rFonts w:ascii="Roboto" w:hAnsi="Roboto"/>
          <w:b/>
          <w:bCs/>
          <w:sz w:val="22"/>
          <w:szCs w:val="22"/>
        </w:rPr>
      </w:pPr>
      <w:r>
        <w:rPr>
          <w:rFonts w:ascii="Roboto" w:hAnsi="Roboto"/>
          <w:b/>
          <w:bCs/>
          <w:sz w:val="22"/>
          <w:szCs w:val="22"/>
        </w:rPr>
        <w:t>Cardiac arrhythmias</w:t>
      </w:r>
    </w:p>
    <w:p w14:paraId="36C11DBB" w14:textId="07ED4A5E" w:rsidR="00696771" w:rsidRDefault="00580470" w:rsidP="001D711A">
      <w:pPr>
        <w:spacing w:line="480" w:lineRule="auto"/>
        <w:rPr>
          <w:rFonts w:ascii="Roboto" w:hAnsi="Roboto"/>
          <w:sz w:val="22"/>
          <w:szCs w:val="22"/>
        </w:rPr>
      </w:pPr>
      <w:r w:rsidRPr="00DB6D77">
        <w:rPr>
          <w:rFonts w:ascii="Roboto" w:hAnsi="Roboto"/>
          <w:sz w:val="22"/>
          <w:szCs w:val="22"/>
        </w:rPr>
        <w:t xml:space="preserve">The incidence of atrial fibrillation was evaluated </w:t>
      </w:r>
      <w:r w:rsidR="00833357">
        <w:rPr>
          <w:rFonts w:ascii="Roboto" w:hAnsi="Roboto"/>
          <w:sz w:val="22"/>
          <w:szCs w:val="22"/>
        </w:rPr>
        <w:t>over</w:t>
      </w:r>
      <w:r w:rsidRPr="00DB6D77">
        <w:rPr>
          <w:rFonts w:ascii="Roboto" w:hAnsi="Roboto"/>
          <w:sz w:val="22"/>
          <w:szCs w:val="22"/>
        </w:rPr>
        <w:t xml:space="preserve"> 29</w:t>
      </w:r>
      <w:r w:rsidR="00833357">
        <w:rPr>
          <w:rFonts w:ascii="Roboto" w:hAnsi="Roboto"/>
          <w:sz w:val="22"/>
          <w:szCs w:val="22"/>
        </w:rPr>
        <w:t>,</w:t>
      </w:r>
      <w:r w:rsidRPr="00DB6D77">
        <w:rPr>
          <w:rFonts w:ascii="Roboto" w:hAnsi="Roboto"/>
          <w:sz w:val="22"/>
          <w:szCs w:val="22"/>
        </w:rPr>
        <w:t>923 person-years of follow-up in 4270 patients</w:t>
      </w:r>
      <w:r w:rsidR="00105422">
        <w:rPr>
          <w:rFonts w:ascii="Roboto" w:hAnsi="Roboto"/>
          <w:sz w:val="22"/>
          <w:szCs w:val="22"/>
        </w:rPr>
        <w:t xml:space="preserve"> without</w:t>
      </w:r>
      <w:r w:rsidRPr="00DB6D77">
        <w:rPr>
          <w:rFonts w:ascii="Roboto" w:hAnsi="Roboto"/>
          <w:sz w:val="22"/>
          <w:szCs w:val="22"/>
        </w:rPr>
        <w:t xml:space="preserve"> atrial fibrillation at baseline. The cumulative incidence 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sidR="00D3112F">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sidR="00F9152D">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However, the age-specific incidence of atrial fibrillation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sidR="00F9152D">
        <w:rPr>
          <w:rFonts w:ascii="Roboto" w:hAnsi="Roboto"/>
          <w:b/>
          <w:bCs/>
          <w:sz w:val="22"/>
          <w:szCs w:val="22"/>
        </w:rPr>
        <w:t>2</w:t>
      </w:r>
      <w:r w:rsidR="00BE15DA">
        <w:rPr>
          <w:rFonts w:ascii="Roboto" w:hAnsi="Roboto"/>
          <w:b/>
          <w:bCs/>
          <w:sz w:val="22"/>
          <w:szCs w:val="22"/>
        </w:rPr>
        <w:t>c</w:t>
      </w:r>
      <w:r w:rsidRPr="00DB6D77">
        <w:rPr>
          <w:rFonts w:ascii="Roboto" w:hAnsi="Roboto"/>
          <w:sz w:val="22"/>
          <w:szCs w:val="22"/>
        </w:rPr>
        <w:t>)</w:t>
      </w:r>
      <w:r w:rsidR="00C855CA">
        <w:rPr>
          <w:rFonts w:ascii="Roboto" w:hAnsi="Roboto"/>
          <w:sz w:val="22"/>
          <w:szCs w:val="22"/>
        </w:rPr>
        <w:t xml:space="preserve">. The </w:t>
      </w:r>
      <w:r w:rsidRPr="00DB6D77">
        <w:rPr>
          <w:rFonts w:ascii="Roboto" w:hAnsi="Roboto"/>
          <w:sz w:val="22"/>
          <w:szCs w:val="22"/>
        </w:rPr>
        <w:t xml:space="preserve">age-standardized incidence rate of atrial fibrillation </w:t>
      </w:r>
      <w:r w:rsidR="00C855CA">
        <w:rPr>
          <w:rFonts w:ascii="Roboto" w:hAnsi="Roboto"/>
          <w:sz w:val="22"/>
          <w:szCs w:val="22"/>
        </w:rPr>
        <w:t>was</w:t>
      </w:r>
      <w:r w:rsidRPr="00DB6D77">
        <w:rPr>
          <w:rFonts w:ascii="Roboto" w:hAnsi="Roboto"/>
          <w:sz w:val="22"/>
          <w:szCs w:val="22"/>
        </w:rPr>
        <w:t xml:space="preserve"> 27 </w:t>
      </w:r>
      <w:r w:rsidR="00F9152D">
        <w:rPr>
          <w:rFonts w:ascii="Roboto" w:hAnsi="Roboto"/>
          <w:sz w:val="22"/>
          <w:szCs w:val="22"/>
        </w:rPr>
        <w:t>(</w:t>
      </w:r>
      <w:r w:rsidRPr="00DB6D77">
        <w:rPr>
          <w:rFonts w:ascii="Roboto" w:hAnsi="Roboto"/>
          <w:sz w:val="22"/>
          <w:szCs w:val="22"/>
        </w:rPr>
        <w:t>CI 24-30)</w:t>
      </w:r>
      <w:r w:rsidR="00C855CA">
        <w:rPr>
          <w:rFonts w:ascii="Roboto" w:hAnsi="Roboto"/>
          <w:sz w:val="22"/>
          <w:szCs w:val="22"/>
        </w:rPr>
        <w:t xml:space="preserve"> in </w:t>
      </w:r>
      <w:proofErr w:type="spellStart"/>
      <w:r w:rsidR="00C855CA">
        <w:rPr>
          <w:rFonts w:ascii="Roboto" w:hAnsi="Roboto"/>
          <w:sz w:val="22"/>
          <w:szCs w:val="22"/>
        </w:rPr>
        <w:t>sarcomeric</w:t>
      </w:r>
      <w:proofErr w:type="spellEnd"/>
      <w:r w:rsidR="00C855CA">
        <w:rPr>
          <w:rFonts w:ascii="Roboto" w:hAnsi="Roboto"/>
          <w:sz w:val="22"/>
          <w:szCs w:val="22"/>
        </w:rPr>
        <w:t xml:space="preserve"> HCM</w:t>
      </w:r>
      <w:r w:rsidR="00F9152D">
        <w:rPr>
          <w:rFonts w:ascii="Roboto" w:hAnsi="Roboto"/>
          <w:sz w:val="22"/>
          <w:szCs w:val="22"/>
        </w:rPr>
        <w:t xml:space="preserve"> </w:t>
      </w:r>
      <w:del w:id="134" w:author="Christoffer Vissing" w:date="2023-06-28T14:21:00Z">
        <w:r w:rsidR="00F9152D" w:rsidDel="003323F6">
          <w:rPr>
            <w:rFonts w:ascii="Roboto" w:hAnsi="Roboto"/>
            <w:sz w:val="22"/>
            <w:szCs w:val="22"/>
          </w:rPr>
          <w:delText>vs</w:delText>
        </w:r>
      </w:del>
      <w:ins w:id="135" w:author="Christoffer Vissing" w:date="2023-06-28T14:21:00Z">
        <w:r w:rsidR="003323F6">
          <w:rPr>
            <w:rFonts w:ascii="Roboto" w:hAnsi="Roboto"/>
            <w:sz w:val="22"/>
            <w:szCs w:val="22"/>
          </w:rPr>
          <w:t>versus</w:t>
        </w:r>
      </w:ins>
      <w:r w:rsidR="00F9152D">
        <w:rPr>
          <w:rFonts w:ascii="Roboto" w:hAnsi="Roboto"/>
          <w:sz w:val="22"/>
          <w:szCs w:val="22"/>
        </w:rPr>
        <w:t xml:space="preserve"> </w:t>
      </w:r>
      <w:r w:rsidR="00056EEB">
        <w:rPr>
          <w:rFonts w:ascii="Roboto" w:hAnsi="Roboto"/>
          <w:sz w:val="22"/>
          <w:szCs w:val="22"/>
        </w:rPr>
        <w:t>21 (</w:t>
      </w:r>
      <w:r w:rsidR="00056EEB" w:rsidRPr="00DB6D77">
        <w:rPr>
          <w:rFonts w:ascii="Roboto" w:hAnsi="Roboto"/>
          <w:sz w:val="22"/>
          <w:szCs w:val="22"/>
        </w:rPr>
        <w:t>CI: 19-24</w:t>
      </w:r>
      <w:r w:rsidR="00056EEB">
        <w:rPr>
          <w:rFonts w:ascii="Roboto" w:hAnsi="Roboto"/>
          <w:sz w:val="22"/>
          <w:szCs w:val="22"/>
        </w:rPr>
        <w:t xml:space="preserve">) </w:t>
      </w:r>
      <w:r w:rsidR="00C855CA">
        <w:rPr>
          <w:rFonts w:ascii="Roboto" w:hAnsi="Roboto"/>
          <w:sz w:val="22"/>
          <w:szCs w:val="22"/>
        </w:rPr>
        <w:t>for non-</w:t>
      </w:r>
      <w:proofErr w:type="spellStart"/>
      <w:r w:rsidR="00C855CA">
        <w:rPr>
          <w:rFonts w:ascii="Roboto" w:hAnsi="Roboto"/>
          <w:sz w:val="22"/>
          <w:szCs w:val="22"/>
        </w:rPr>
        <w:t>sarcomeric</w:t>
      </w:r>
      <w:proofErr w:type="spellEnd"/>
      <w:r w:rsidR="00C855CA">
        <w:rPr>
          <w:rFonts w:ascii="Roboto" w:hAnsi="Roboto"/>
          <w:sz w:val="22"/>
          <w:szCs w:val="22"/>
        </w:rPr>
        <w:t xml:space="preserve"> HCM </w:t>
      </w:r>
      <w:r w:rsidR="00056EEB" w:rsidRPr="00DB6D77">
        <w:rPr>
          <w:rFonts w:ascii="Roboto" w:hAnsi="Roboto"/>
          <w:sz w:val="22"/>
          <w:szCs w:val="22"/>
        </w:rPr>
        <w:t>per</w:t>
      </w:r>
      <w:r w:rsidR="00056EEB">
        <w:rPr>
          <w:rFonts w:ascii="Roboto" w:hAnsi="Roboto"/>
          <w:sz w:val="22"/>
          <w:szCs w:val="22"/>
        </w:rPr>
        <w:t xml:space="preserve"> 100</w:t>
      </w:r>
      <w:r w:rsidR="00F14A52">
        <w:rPr>
          <w:rFonts w:ascii="Roboto" w:hAnsi="Roboto"/>
          <w:sz w:val="22"/>
          <w:szCs w:val="22"/>
        </w:rPr>
        <w:t>0</w:t>
      </w:r>
      <w:r w:rsidR="00056EEB" w:rsidRPr="00DB6D77">
        <w:rPr>
          <w:rFonts w:ascii="Roboto" w:hAnsi="Roboto"/>
          <w:sz w:val="22"/>
          <w:szCs w:val="22"/>
        </w:rPr>
        <w:t xml:space="preserve"> person-year</w:t>
      </w:r>
      <w:r w:rsidR="00C855CA">
        <w:rPr>
          <w:rFonts w:ascii="Roboto" w:hAnsi="Roboto"/>
          <w:sz w:val="22"/>
          <w:szCs w:val="22"/>
        </w:rPr>
        <w:t>s. This corresponds</w:t>
      </w:r>
      <w:r w:rsidR="00D7731C">
        <w:rPr>
          <w:rFonts w:ascii="Roboto" w:hAnsi="Roboto"/>
          <w:sz w:val="22"/>
          <w:szCs w:val="22"/>
        </w:rPr>
        <w:t xml:space="preserve"> to a</w:t>
      </w:r>
      <w:r w:rsidR="00C9056B">
        <w:rPr>
          <w:rFonts w:ascii="Roboto" w:hAnsi="Roboto"/>
          <w:sz w:val="22"/>
          <w:szCs w:val="22"/>
        </w:rPr>
        <w:t>n</w:t>
      </w:r>
      <w:r w:rsidR="00105422">
        <w:rPr>
          <w:rFonts w:ascii="Roboto" w:hAnsi="Roboto"/>
          <w:sz w:val="22"/>
          <w:szCs w:val="22"/>
        </w:rPr>
        <w:t xml:space="preserve"> age-</w:t>
      </w:r>
      <w:r w:rsidR="00D7731C">
        <w:rPr>
          <w:rFonts w:ascii="Roboto" w:hAnsi="Roboto"/>
          <w:sz w:val="22"/>
          <w:szCs w:val="22"/>
        </w:rPr>
        <w:t>standardized incidence ratio of 1.34 (CI: 1.21 to 1.47, p &lt;0.0001)</w:t>
      </w:r>
      <w:r w:rsidR="00B136D1">
        <w:rPr>
          <w:rFonts w:ascii="Roboto" w:hAnsi="Roboto"/>
          <w:sz w:val="22"/>
          <w:szCs w:val="22"/>
        </w:rPr>
        <w:t xml:space="preserve"> for atrial fibrillation in </w:t>
      </w:r>
      <w:proofErr w:type="spellStart"/>
      <w:r w:rsidR="00B136D1">
        <w:rPr>
          <w:rFonts w:ascii="Roboto" w:hAnsi="Roboto"/>
          <w:sz w:val="22"/>
          <w:szCs w:val="22"/>
        </w:rPr>
        <w:t>sarcomeric</w:t>
      </w:r>
      <w:proofErr w:type="spellEnd"/>
      <w:r w:rsidR="00B136D1">
        <w:rPr>
          <w:rFonts w:ascii="Roboto" w:hAnsi="Roboto"/>
          <w:sz w:val="22"/>
          <w:szCs w:val="22"/>
        </w:rPr>
        <w:t xml:space="preserve"> HCM</w:t>
      </w:r>
      <w:r w:rsidRPr="00DB6D77">
        <w:rPr>
          <w:rFonts w:ascii="Roboto" w:hAnsi="Roboto"/>
          <w:sz w:val="22"/>
          <w:szCs w:val="22"/>
        </w:rPr>
        <w:t xml:space="preserve">. </w:t>
      </w:r>
    </w:p>
    <w:p w14:paraId="299E51B2" w14:textId="2918586A" w:rsidR="00AE4D82" w:rsidRDefault="00FC5FC2"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35</w:t>
      </w:r>
      <w:r w:rsidR="00C9056B">
        <w:rPr>
          <w:rFonts w:ascii="Roboto" w:hAnsi="Roboto"/>
          <w:sz w:val="22"/>
          <w:szCs w:val="22"/>
        </w:rPr>
        <w:t>,</w:t>
      </w:r>
      <w:r>
        <w:rPr>
          <w:rFonts w:ascii="Roboto" w:hAnsi="Roboto"/>
          <w:sz w:val="22"/>
          <w:szCs w:val="22"/>
        </w:rPr>
        <w:t>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 xml:space="preserve">out </w:t>
      </w:r>
      <w:r w:rsidR="00C9056B">
        <w:rPr>
          <w:rFonts w:ascii="Roboto" w:hAnsi="Roboto"/>
          <w:sz w:val="22"/>
          <w:szCs w:val="22"/>
        </w:rPr>
        <w:t>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d</w:t>
      </w:r>
      <w:r w:rsidRPr="00DB6D77">
        <w:rPr>
          <w:rFonts w:ascii="Roboto" w:hAnsi="Roboto"/>
          <w:sz w:val="22"/>
          <w:szCs w:val="22"/>
        </w:rPr>
        <w:t>)</w:t>
      </w:r>
      <w:r>
        <w:rPr>
          <w:rFonts w:ascii="Roboto" w:hAnsi="Roboto"/>
          <w:sz w:val="22"/>
          <w:szCs w:val="22"/>
        </w:rPr>
        <w:t>, with the most pronounced difference in patients older than 65</w:t>
      </w:r>
      <w:r w:rsidR="00C9056B">
        <w:rPr>
          <w:rFonts w:ascii="Roboto" w:hAnsi="Roboto"/>
          <w:sz w:val="22"/>
          <w:szCs w:val="22"/>
        </w:rPr>
        <w:t xml:space="preserve"> years</w:t>
      </w:r>
      <w:r>
        <w:rPr>
          <w:rFonts w:ascii="Roboto" w:hAnsi="Roboto"/>
          <w:sz w:val="22"/>
          <w:szCs w:val="22"/>
        </w:rPr>
        <w:t>.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w:t>
      </w:r>
      <w:r w:rsidR="004B743B">
        <w:rPr>
          <w:rFonts w:ascii="Roboto" w:hAnsi="Roboto"/>
          <w:sz w:val="22"/>
          <w:szCs w:val="22"/>
        </w:rPr>
        <w:t>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4B743B">
        <w:rPr>
          <w:rFonts w:ascii="Roboto" w:hAnsi="Roboto"/>
          <w:sz w:val="22"/>
          <w:szCs w:val="22"/>
        </w:rPr>
        <w:t>6.4</w:t>
      </w:r>
      <w:r w:rsidRPr="00DB6D77">
        <w:rPr>
          <w:rFonts w:ascii="Roboto" w:hAnsi="Roboto"/>
          <w:sz w:val="22"/>
          <w:szCs w:val="22"/>
        </w:rPr>
        <w:t>-</w:t>
      </w:r>
      <w:r w:rsidR="004B743B">
        <w:rPr>
          <w:rFonts w:ascii="Roboto" w:hAnsi="Roboto"/>
          <w:sz w:val="22"/>
          <w:szCs w:val="22"/>
        </w:rPr>
        <w:t>8.9</w:t>
      </w:r>
      <w:r w:rsidRPr="00DB6D77">
        <w:rPr>
          <w:rFonts w:ascii="Roboto" w:hAnsi="Roboto"/>
          <w:sz w:val="22"/>
          <w:szCs w:val="22"/>
        </w:rPr>
        <w:t>)</w:t>
      </w:r>
      <w:r>
        <w:rPr>
          <w:rFonts w:ascii="Roboto" w:hAnsi="Roboto"/>
          <w:sz w:val="22"/>
          <w:szCs w:val="22"/>
        </w:rPr>
        <w:t xml:space="preserve"> </w:t>
      </w:r>
      <w:del w:id="136" w:author="Christoffer Vissing" w:date="2023-06-28T14:21:00Z">
        <w:r w:rsidDel="003323F6">
          <w:rPr>
            <w:rFonts w:ascii="Roboto" w:hAnsi="Roboto"/>
            <w:sz w:val="22"/>
            <w:szCs w:val="22"/>
          </w:rPr>
          <w:delText>vs</w:delText>
        </w:r>
      </w:del>
      <w:ins w:id="137" w:author="Christoffer Vissing" w:date="2023-06-28T14:21:00Z">
        <w:r w:rsidR="003323F6">
          <w:rPr>
            <w:rFonts w:ascii="Roboto" w:hAnsi="Roboto"/>
            <w:sz w:val="22"/>
            <w:szCs w:val="22"/>
          </w:rPr>
          <w:t>versus</w:t>
        </w:r>
      </w:ins>
      <w:r>
        <w:rPr>
          <w:rFonts w:ascii="Roboto" w:hAnsi="Roboto"/>
          <w:sz w:val="22"/>
          <w:szCs w:val="22"/>
        </w:rPr>
        <w:t xml:space="preserve"> </w:t>
      </w:r>
      <w:r w:rsidR="004B743B">
        <w:rPr>
          <w:rFonts w:ascii="Roboto" w:hAnsi="Roboto"/>
          <w:sz w:val="22"/>
          <w:szCs w:val="22"/>
        </w:rPr>
        <w:t>5.4</w:t>
      </w:r>
      <w:r>
        <w:rPr>
          <w:rFonts w:ascii="Roboto" w:hAnsi="Roboto"/>
          <w:sz w:val="22"/>
          <w:szCs w:val="22"/>
        </w:rPr>
        <w:t xml:space="preserve"> (</w:t>
      </w:r>
      <w:r w:rsidRPr="00DB6D77">
        <w:rPr>
          <w:rFonts w:ascii="Roboto" w:hAnsi="Roboto"/>
          <w:sz w:val="22"/>
          <w:szCs w:val="22"/>
        </w:rPr>
        <w:t xml:space="preserve">CI: </w:t>
      </w:r>
      <w:r w:rsidR="004B743B">
        <w:rPr>
          <w:rFonts w:ascii="Roboto" w:hAnsi="Roboto"/>
          <w:sz w:val="22"/>
          <w:szCs w:val="22"/>
        </w:rPr>
        <w:t>4.1</w:t>
      </w:r>
      <w:r w:rsidRPr="00DB6D77">
        <w:rPr>
          <w:rFonts w:ascii="Roboto" w:hAnsi="Roboto"/>
          <w:sz w:val="22"/>
          <w:szCs w:val="22"/>
        </w:rPr>
        <w:t>-</w:t>
      </w:r>
      <w:r w:rsidR="004B743B">
        <w:rPr>
          <w:rFonts w:ascii="Roboto" w:hAnsi="Roboto"/>
          <w:sz w:val="22"/>
          <w:szCs w:val="22"/>
        </w:rPr>
        <w:t>7.0</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1.35 (CI: 1.15 to 1.59, p &lt;0.001) for </w:t>
      </w:r>
      <w:r w:rsidR="00C9056B">
        <w:rPr>
          <w:rFonts w:ascii="Roboto" w:hAnsi="Roboto"/>
          <w:sz w:val="22"/>
          <w:szCs w:val="22"/>
        </w:rPr>
        <w:t>ventricular arrhythmias</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39B0ED6F" w14:textId="77777777" w:rsidR="002834B5" w:rsidRPr="002834B5" w:rsidRDefault="002834B5" w:rsidP="001D711A">
      <w:pPr>
        <w:spacing w:line="480" w:lineRule="auto"/>
        <w:rPr>
          <w:rFonts w:ascii="Roboto" w:hAnsi="Roboto"/>
          <w:b/>
          <w:bCs/>
          <w:sz w:val="22"/>
          <w:szCs w:val="22"/>
        </w:rPr>
      </w:pPr>
      <w:r>
        <w:rPr>
          <w:rFonts w:ascii="Roboto" w:hAnsi="Roboto"/>
          <w:b/>
          <w:bCs/>
          <w:sz w:val="22"/>
          <w:szCs w:val="22"/>
        </w:rPr>
        <w:t>Left ventricular systolic dysfunction</w:t>
      </w:r>
    </w:p>
    <w:p w14:paraId="53919802" w14:textId="7D475E97" w:rsidR="00E30E95" w:rsidRDefault="00E30E95"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38</w:t>
      </w:r>
      <w:r w:rsidR="00C9056B">
        <w:rPr>
          <w:rFonts w:ascii="Roboto" w:hAnsi="Roboto"/>
          <w:sz w:val="22"/>
          <w:szCs w:val="22"/>
        </w:rPr>
        <w:t>,</w:t>
      </w:r>
      <w:r>
        <w:rPr>
          <w:rFonts w:ascii="Roboto" w:hAnsi="Roboto"/>
          <w:sz w:val="22"/>
          <w:szCs w:val="22"/>
        </w:rPr>
        <w:t>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sidR="00C9056B">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in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t>
      </w:r>
      <w:r w:rsidR="00047633" w:rsidRPr="00DB6D77">
        <w:rPr>
          <w:rFonts w:ascii="Roboto" w:hAnsi="Roboto"/>
          <w:sz w:val="22"/>
          <w:szCs w:val="22"/>
        </w:rPr>
        <w:t>were</w:t>
      </w:r>
      <w:r w:rsidRPr="00DB6D77">
        <w:rPr>
          <w:rFonts w:ascii="Roboto" w:hAnsi="Roboto"/>
          <w:sz w:val="22"/>
          <w:szCs w:val="22"/>
        </w:rPr>
        <w:t xml:space="preserv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w:t>
      </w:r>
      <w:r w:rsidRPr="00DB6D77">
        <w:rPr>
          <w:rFonts w:ascii="Roboto" w:hAnsi="Roboto"/>
          <w:sz w:val="22"/>
          <w:szCs w:val="22"/>
        </w:rPr>
        <w:lastRenderedPageBreak/>
        <w:t>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sidR="00595F0C">
        <w:rPr>
          <w:rFonts w:ascii="Roboto" w:hAnsi="Roboto"/>
          <w:sz w:val="22"/>
          <w:szCs w:val="22"/>
        </w:rPr>
        <w:t>LV systolic dysfunction</w:t>
      </w:r>
      <w:r w:rsidR="00595F0C"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sidR="00595F0C">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595F0C">
        <w:rPr>
          <w:rFonts w:ascii="Roboto" w:hAnsi="Roboto"/>
          <w:sz w:val="22"/>
          <w:szCs w:val="22"/>
        </w:rPr>
        <w:t>12</w:t>
      </w:r>
      <w:r w:rsidRPr="00DB6D77">
        <w:rPr>
          <w:rFonts w:ascii="Roboto" w:hAnsi="Roboto"/>
          <w:sz w:val="22"/>
          <w:szCs w:val="22"/>
        </w:rPr>
        <w:t>-</w:t>
      </w:r>
      <w:r w:rsidR="00595F0C">
        <w:rPr>
          <w:rFonts w:ascii="Roboto" w:hAnsi="Roboto"/>
          <w:sz w:val="22"/>
          <w:szCs w:val="22"/>
        </w:rPr>
        <w:t>16</w:t>
      </w:r>
      <w:r w:rsidRPr="00DB6D77">
        <w:rPr>
          <w:rFonts w:ascii="Roboto" w:hAnsi="Roboto"/>
          <w:sz w:val="22"/>
          <w:szCs w:val="22"/>
        </w:rPr>
        <w:t>)</w:t>
      </w:r>
      <w:r>
        <w:rPr>
          <w:rFonts w:ascii="Roboto" w:hAnsi="Roboto"/>
          <w:sz w:val="22"/>
          <w:szCs w:val="22"/>
        </w:rPr>
        <w:t xml:space="preserve"> </w:t>
      </w:r>
      <w:del w:id="138" w:author="Christoffer Vissing" w:date="2023-06-28T14:21:00Z">
        <w:r w:rsidDel="003323F6">
          <w:rPr>
            <w:rFonts w:ascii="Roboto" w:hAnsi="Roboto"/>
            <w:sz w:val="22"/>
            <w:szCs w:val="22"/>
          </w:rPr>
          <w:delText>vs</w:delText>
        </w:r>
      </w:del>
      <w:ins w:id="139" w:author="Christoffer Vissing" w:date="2023-06-28T14:21:00Z">
        <w:r w:rsidR="003323F6">
          <w:rPr>
            <w:rFonts w:ascii="Roboto" w:hAnsi="Roboto"/>
            <w:sz w:val="22"/>
            <w:szCs w:val="22"/>
          </w:rPr>
          <w:t>versus</w:t>
        </w:r>
      </w:ins>
      <w:r>
        <w:rPr>
          <w:rFonts w:ascii="Roboto" w:hAnsi="Roboto"/>
          <w:sz w:val="22"/>
          <w:szCs w:val="22"/>
        </w:rPr>
        <w:t xml:space="preserve"> </w:t>
      </w:r>
      <w:r w:rsidR="00595F0C">
        <w:rPr>
          <w:rFonts w:ascii="Roboto" w:hAnsi="Roboto"/>
          <w:sz w:val="22"/>
          <w:szCs w:val="22"/>
        </w:rPr>
        <w:t>10</w:t>
      </w:r>
      <w:r>
        <w:rPr>
          <w:rFonts w:ascii="Roboto" w:hAnsi="Roboto"/>
          <w:sz w:val="22"/>
          <w:szCs w:val="22"/>
        </w:rPr>
        <w:t xml:space="preserve"> (</w:t>
      </w:r>
      <w:r w:rsidRPr="00DB6D77">
        <w:rPr>
          <w:rFonts w:ascii="Roboto" w:hAnsi="Roboto"/>
          <w:sz w:val="22"/>
          <w:szCs w:val="22"/>
        </w:rPr>
        <w:t xml:space="preserve">CI: </w:t>
      </w:r>
      <w:r w:rsidR="00595F0C">
        <w:rPr>
          <w:rFonts w:ascii="Roboto" w:hAnsi="Roboto"/>
          <w:sz w:val="22"/>
          <w:szCs w:val="22"/>
        </w:rPr>
        <w:t>8</w:t>
      </w:r>
      <w:r w:rsidRPr="00DB6D77">
        <w:rPr>
          <w:rFonts w:ascii="Roboto" w:hAnsi="Roboto"/>
          <w:sz w:val="22"/>
          <w:szCs w:val="22"/>
        </w:rPr>
        <w:t>-</w:t>
      </w:r>
      <w:r w:rsidR="00595F0C">
        <w:rPr>
          <w:rFonts w:ascii="Roboto" w:hAnsi="Roboto"/>
          <w:sz w:val="22"/>
          <w:szCs w:val="22"/>
        </w:rPr>
        <w:t>12</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w:t>
      </w:r>
      <w:r w:rsidR="00595F0C">
        <w:rPr>
          <w:rFonts w:ascii="Roboto" w:hAnsi="Roboto"/>
          <w:sz w:val="22"/>
          <w:szCs w:val="22"/>
        </w:rPr>
        <w:t>3</w:t>
      </w:r>
      <w:r>
        <w:rPr>
          <w:rFonts w:ascii="Roboto" w:hAnsi="Roboto"/>
          <w:sz w:val="22"/>
          <w:szCs w:val="22"/>
        </w:rPr>
        <w:t xml:space="preserve"> (CI: 1.</w:t>
      </w:r>
      <w:r w:rsidR="00595F0C">
        <w:rPr>
          <w:rFonts w:ascii="Roboto" w:hAnsi="Roboto"/>
          <w:sz w:val="22"/>
          <w:szCs w:val="22"/>
        </w:rPr>
        <w:t>17</w:t>
      </w:r>
      <w:r>
        <w:rPr>
          <w:rFonts w:ascii="Roboto" w:hAnsi="Roboto"/>
          <w:sz w:val="22"/>
          <w:szCs w:val="22"/>
        </w:rPr>
        <w:t xml:space="preserve"> to 1.</w:t>
      </w:r>
      <w:r w:rsidR="00595F0C">
        <w:rPr>
          <w:rFonts w:ascii="Roboto" w:hAnsi="Roboto"/>
          <w:sz w:val="22"/>
          <w:szCs w:val="22"/>
        </w:rPr>
        <w:t>50</w:t>
      </w:r>
      <w:r>
        <w:rPr>
          <w:rFonts w:ascii="Roboto" w:hAnsi="Roboto"/>
          <w:sz w:val="22"/>
          <w:szCs w:val="22"/>
        </w:rPr>
        <w:t xml:space="preserve">, p &lt;0.001) for </w:t>
      </w:r>
      <w:r w:rsidR="00595F0C">
        <w:rPr>
          <w:rFonts w:ascii="Roboto" w:hAnsi="Roboto"/>
          <w:sz w:val="22"/>
          <w:szCs w:val="22"/>
        </w:rPr>
        <w:t>LV systolic dysfunction</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r>
        <w:rPr>
          <w:rFonts w:ascii="Roboto" w:hAnsi="Roboto"/>
          <w:b/>
          <w:bCs/>
          <w:sz w:val="22"/>
          <w:szCs w:val="22"/>
        </w:rPr>
        <w:t>Incident events during l</w:t>
      </w:r>
      <w:r w:rsidR="00C02CAE">
        <w:rPr>
          <w:rFonts w:ascii="Roboto" w:hAnsi="Roboto"/>
          <w:b/>
          <w:bCs/>
          <w:sz w:val="22"/>
          <w:szCs w:val="22"/>
        </w:rPr>
        <w:t xml:space="preserve">ongitudinal follow up </w:t>
      </w:r>
    </w:p>
    <w:p w14:paraId="690C64B2" w14:textId="5CDBA6C1" w:rsidR="00422DA9" w:rsidRDefault="001B3DE8" w:rsidP="00DB6D77">
      <w:pPr>
        <w:spacing w:line="480" w:lineRule="auto"/>
        <w:rPr>
          <w:rFonts w:ascii="Roboto" w:hAnsi="Roboto"/>
          <w:sz w:val="22"/>
          <w:szCs w:val="22"/>
        </w:rPr>
      </w:pPr>
      <w:r>
        <w:rPr>
          <w:rFonts w:ascii="Roboto" w:hAnsi="Roboto"/>
          <w:sz w:val="22"/>
          <w:szCs w:val="22"/>
        </w:rPr>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clinical course of </w:t>
      </w:r>
      <w:r w:rsidR="00056EEB">
        <w:rPr>
          <w:rFonts w:ascii="Roboto" w:hAnsi="Roboto"/>
          <w:sz w:val="22"/>
          <w:szCs w:val="22"/>
        </w:rPr>
        <w:t>HCM</w:t>
      </w:r>
      <w:r w:rsidR="00DB6D77" w:rsidRPr="00DB6D77">
        <w:rPr>
          <w:rFonts w:ascii="Roboto" w:hAnsi="Roboto"/>
          <w:sz w:val="22"/>
          <w:szCs w:val="22"/>
        </w:rPr>
        <w:t xml:space="preserve"> over time</w:t>
      </w:r>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 xml:space="preserve">time of </w:t>
      </w:r>
      <w:r w:rsidR="00BB3F00" w:rsidRPr="00DB6D77">
        <w:rPr>
          <w:rFonts w:ascii="Roboto" w:hAnsi="Roboto"/>
          <w:sz w:val="22"/>
          <w:szCs w:val="22"/>
        </w:rPr>
        <w:t xml:space="preserve">occurrence 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can be seen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younger 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ins w:id="140" w:author="Christoffer Vissing" w:date="2023-06-30T12:12:00Z">
        <w:r w:rsidR="00C02764">
          <w:rPr>
            <w:rFonts w:ascii="Roboto" w:hAnsi="Roboto"/>
            <w:sz w:val="22"/>
            <w:szCs w:val="22"/>
          </w:rPr>
          <w:t xml:space="preserve"> (</w:t>
        </w:r>
        <w:r w:rsidR="00C02764" w:rsidRPr="00C02764">
          <w:rPr>
            <w:rFonts w:ascii="Roboto" w:hAnsi="Roboto"/>
            <w:b/>
            <w:bCs/>
            <w:sz w:val="22"/>
            <w:szCs w:val="22"/>
            <w:rPrChange w:id="141" w:author="Christoffer Vissing" w:date="2023-06-30T12:12:00Z">
              <w:rPr>
                <w:rFonts w:ascii="Roboto" w:hAnsi="Roboto"/>
                <w:sz w:val="22"/>
                <w:szCs w:val="22"/>
              </w:rPr>
            </w:rPrChange>
          </w:rPr>
          <w:t>Figure 3</w:t>
        </w:r>
        <w:r w:rsidR="00C02764">
          <w:rPr>
            <w:rFonts w:ascii="Roboto" w:hAnsi="Roboto"/>
            <w:sz w:val="22"/>
            <w:szCs w:val="22"/>
          </w:rPr>
          <w:t>)</w:t>
        </w:r>
      </w:ins>
      <w:r w:rsidR="00BD14EE">
        <w:rPr>
          <w:rFonts w:ascii="Roboto" w:hAnsi="Roboto"/>
          <w:sz w:val="22"/>
          <w:szCs w:val="22"/>
        </w:rPr>
        <w:t>.</w:t>
      </w:r>
      <w:r w:rsidR="004629A8">
        <w:rPr>
          <w:rFonts w:ascii="Roboto" w:hAnsi="Roboto"/>
          <w:sz w:val="22"/>
          <w:szCs w:val="22"/>
        </w:rPr>
        <w:t xml:space="preserve"> </w:t>
      </w:r>
      <w:del w:id="142" w:author="Christoffer Vissing" w:date="2023-06-30T12:24:00Z">
        <w:r w:rsidR="00422DA9" w:rsidDel="00B13D40">
          <w:rPr>
            <w:rFonts w:ascii="Roboto" w:hAnsi="Roboto"/>
            <w:sz w:val="22"/>
            <w:szCs w:val="22"/>
          </w:rPr>
          <w:delText>By comparing the kurtosis</w:delText>
        </w:r>
      </w:del>
      <w:del w:id="143" w:author="Christoffer Vissing" w:date="2023-06-30T12:15:00Z">
        <w:r w:rsidR="00422DA9" w:rsidDel="00C02764">
          <w:rPr>
            <w:rFonts w:ascii="Roboto" w:hAnsi="Roboto"/>
            <w:sz w:val="22"/>
            <w:szCs w:val="22"/>
          </w:rPr>
          <w:delText xml:space="preserve"> </w:delText>
        </w:r>
      </w:del>
      <w:del w:id="144" w:author="Christoffer Vissing" w:date="2023-06-30T12:24:00Z">
        <w:r w:rsidR="00422DA9" w:rsidDel="00B13D40">
          <w:rPr>
            <w:rFonts w:ascii="Roboto" w:hAnsi="Roboto"/>
            <w:sz w:val="22"/>
            <w:szCs w:val="22"/>
          </w:rPr>
          <w:delText xml:space="preserve">of the age distribution in non-sarcomeric </w:delText>
        </w:r>
      </w:del>
      <w:del w:id="145" w:author="Christoffer Vissing" w:date="2023-06-28T14:21:00Z">
        <w:r w:rsidR="00422DA9" w:rsidDel="003323F6">
          <w:rPr>
            <w:rFonts w:ascii="Roboto" w:hAnsi="Roboto"/>
            <w:sz w:val="22"/>
            <w:szCs w:val="22"/>
          </w:rPr>
          <w:delText>vs</w:delText>
        </w:r>
      </w:del>
      <w:del w:id="146" w:author="Christoffer Vissing" w:date="2023-06-30T12:24:00Z">
        <w:r w:rsidR="00422DA9" w:rsidDel="00B13D40">
          <w:rPr>
            <w:rFonts w:ascii="Roboto" w:hAnsi="Roboto"/>
            <w:sz w:val="22"/>
            <w:szCs w:val="22"/>
          </w:rPr>
          <w:delText xml:space="preserve"> sarcomeric HCM we found </w:delText>
        </w:r>
      </w:del>
      <w:del w:id="147" w:author="Christoffer Vissing" w:date="2023-06-30T12:21:00Z">
        <w:r w:rsidR="00422DA9" w:rsidDel="00B13D40">
          <w:rPr>
            <w:rFonts w:ascii="Roboto" w:hAnsi="Roboto"/>
            <w:sz w:val="22"/>
            <w:szCs w:val="22"/>
          </w:rPr>
          <w:delText xml:space="preserve">this </w:delText>
        </w:r>
      </w:del>
      <w:del w:id="148" w:author="Christoffer Vissing" w:date="2023-06-30T12:24:00Z">
        <w:r w:rsidR="00422DA9" w:rsidDel="00B13D40">
          <w:rPr>
            <w:rFonts w:ascii="Roboto" w:hAnsi="Roboto"/>
            <w:sz w:val="22"/>
            <w:szCs w:val="22"/>
          </w:rPr>
          <w:delText xml:space="preserve">concentration of </w:delText>
        </w:r>
        <w:r w:rsidR="001E0DCC" w:rsidDel="00B13D40">
          <w:rPr>
            <w:rFonts w:ascii="Roboto" w:hAnsi="Roboto"/>
            <w:sz w:val="22"/>
            <w:szCs w:val="22"/>
          </w:rPr>
          <w:delText xml:space="preserve">outcome </w:delText>
        </w:r>
        <w:r w:rsidR="00422DA9" w:rsidDel="00B13D40">
          <w:rPr>
            <w:rFonts w:ascii="Roboto" w:hAnsi="Roboto"/>
            <w:sz w:val="22"/>
            <w:szCs w:val="22"/>
          </w:rPr>
          <w:delText xml:space="preserve">occurrence in patients with non-sarcomeric HCM to be most apparent for age at death (excess kurtosis of 3.32 </w:delText>
        </w:r>
      </w:del>
      <w:del w:id="149" w:author="Christoffer Vissing" w:date="2023-06-28T14:21:00Z">
        <w:r w:rsidR="00422DA9" w:rsidDel="003323F6">
          <w:rPr>
            <w:rFonts w:ascii="Roboto" w:hAnsi="Roboto"/>
            <w:sz w:val="22"/>
            <w:szCs w:val="22"/>
          </w:rPr>
          <w:delText>vs</w:delText>
        </w:r>
      </w:del>
      <w:del w:id="150" w:author="Christoffer Vissing" w:date="2023-06-30T12:24:00Z">
        <w:r w:rsidR="00422DA9" w:rsidDel="00B13D40">
          <w:rPr>
            <w:rFonts w:ascii="Roboto" w:hAnsi="Roboto"/>
            <w:sz w:val="22"/>
            <w:szCs w:val="22"/>
          </w:rPr>
          <w:delText xml:space="preserve"> 1.34), NYHA III/IV symptoms (excess kurtosis of 0.36 </w:delText>
        </w:r>
      </w:del>
      <w:del w:id="151" w:author="Christoffer Vissing" w:date="2023-06-28T14:21:00Z">
        <w:r w:rsidR="00422DA9" w:rsidDel="003323F6">
          <w:rPr>
            <w:rFonts w:ascii="Roboto" w:hAnsi="Roboto"/>
            <w:sz w:val="22"/>
            <w:szCs w:val="22"/>
          </w:rPr>
          <w:delText>vs</w:delText>
        </w:r>
      </w:del>
      <w:del w:id="152" w:author="Christoffer Vissing" w:date="2023-06-30T12:24:00Z">
        <w:r w:rsidR="00422DA9" w:rsidDel="00B13D40">
          <w:rPr>
            <w:rFonts w:ascii="Roboto" w:hAnsi="Roboto"/>
            <w:sz w:val="22"/>
            <w:szCs w:val="22"/>
          </w:rPr>
          <w:delText xml:space="preserve"> -0.32), ventricular arrhythmias (excess kurtosis of -0.34 </w:delText>
        </w:r>
      </w:del>
      <w:del w:id="153" w:author="Christoffer Vissing" w:date="2023-06-28T14:21:00Z">
        <w:r w:rsidR="00422DA9" w:rsidDel="003323F6">
          <w:rPr>
            <w:rFonts w:ascii="Roboto" w:hAnsi="Roboto"/>
            <w:sz w:val="22"/>
            <w:szCs w:val="22"/>
          </w:rPr>
          <w:delText>vs</w:delText>
        </w:r>
      </w:del>
      <w:del w:id="154" w:author="Christoffer Vissing" w:date="2023-06-30T12:24:00Z">
        <w:r w:rsidR="00422DA9" w:rsidDel="00B13D40">
          <w:rPr>
            <w:rFonts w:ascii="Roboto" w:hAnsi="Roboto"/>
            <w:sz w:val="22"/>
            <w:szCs w:val="22"/>
          </w:rPr>
          <w:delText xml:space="preserve"> -1.02),</w:delText>
        </w:r>
        <w:r w:rsidR="00AE4DF8" w:rsidDel="00B13D40">
          <w:rPr>
            <w:rFonts w:ascii="Roboto" w:hAnsi="Roboto"/>
            <w:sz w:val="22"/>
            <w:szCs w:val="22"/>
          </w:rPr>
          <w:delText xml:space="preserve"> </w:delText>
        </w:r>
        <w:r w:rsidR="004629A8" w:rsidDel="00B13D40">
          <w:rPr>
            <w:rFonts w:ascii="Roboto" w:hAnsi="Roboto"/>
            <w:sz w:val="22"/>
            <w:szCs w:val="22"/>
          </w:rPr>
          <w:delText xml:space="preserve">atrial fibrillation (excess kurtosis of 0.47 </w:delText>
        </w:r>
      </w:del>
      <w:del w:id="155" w:author="Christoffer Vissing" w:date="2023-06-28T14:21:00Z">
        <w:r w:rsidR="004629A8" w:rsidDel="003323F6">
          <w:rPr>
            <w:rFonts w:ascii="Roboto" w:hAnsi="Roboto"/>
            <w:sz w:val="22"/>
            <w:szCs w:val="22"/>
          </w:rPr>
          <w:delText>vs</w:delText>
        </w:r>
      </w:del>
      <w:del w:id="156" w:author="Christoffer Vissing" w:date="2023-06-30T12:24:00Z">
        <w:r w:rsidR="004629A8" w:rsidDel="00B13D40">
          <w:rPr>
            <w:rFonts w:ascii="Roboto" w:hAnsi="Roboto"/>
            <w:sz w:val="22"/>
            <w:szCs w:val="22"/>
          </w:rPr>
          <w:delText xml:space="preserve"> -0.10)</w:delText>
        </w:r>
        <w:r w:rsidR="00422DA9" w:rsidDel="00B13D40">
          <w:rPr>
            <w:rFonts w:ascii="Roboto" w:hAnsi="Roboto"/>
            <w:sz w:val="22"/>
            <w:szCs w:val="22"/>
          </w:rPr>
          <w:delText xml:space="preserve"> and</w:delText>
        </w:r>
        <w:r w:rsidR="004629A8" w:rsidDel="00B13D40">
          <w:rPr>
            <w:rFonts w:ascii="Roboto" w:hAnsi="Roboto"/>
            <w:sz w:val="22"/>
            <w:szCs w:val="22"/>
          </w:rPr>
          <w:delText xml:space="preserve"> LV systolic dysfunction (excess kurtosis of 0.15 </w:delText>
        </w:r>
      </w:del>
      <w:del w:id="157" w:author="Christoffer Vissing" w:date="2023-06-28T14:21:00Z">
        <w:r w:rsidR="004629A8" w:rsidDel="003323F6">
          <w:rPr>
            <w:rFonts w:ascii="Roboto" w:hAnsi="Roboto"/>
            <w:sz w:val="22"/>
            <w:szCs w:val="22"/>
          </w:rPr>
          <w:delText>vs</w:delText>
        </w:r>
      </w:del>
      <w:del w:id="158" w:author="Christoffer Vissing" w:date="2023-06-30T12:24:00Z">
        <w:r w:rsidR="004629A8" w:rsidDel="00B13D40">
          <w:rPr>
            <w:rFonts w:ascii="Roboto" w:hAnsi="Roboto"/>
            <w:sz w:val="22"/>
            <w:szCs w:val="22"/>
          </w:rPr>
          <w:delText xml:space="preserve"> -0.27). </w:delText>
        </w:r>
      </w:del>
    </w:p>
    <w:p w14:paraId="1B7FDD21" w14:textId="4DB8675C" w:rsidR="0037016C" w:rsidRPr="0037016C" w:rsidRDefault="001E0DCC" w:rsidP="00DB6D77">
      <w:pPr>
        <w:spacing w:line="480" w:lineRule="auto"/>
        <w:rPr>
          <w:rFonts w:ascii="Roboto" w:hAnsi="Roboto"/>
          <w:b/>
          <w:bCs/>
          <w:sz w:val="22"/>
          <w:szCs w:val="22"/>
        </w:rPr>
      </w:pPr>
      <w:r>
        <w:rPr>
          <w:rFonts w:ascii="Roboto" w:hAnsi="Roboto"/>
          <w:b/>
          <w:bCs/>
          <w:sz w:val="22"/>
          <w:szCs w:val="22"/>
        </w:rPr>
        <w:t xml:space="preserve">Temporal sequence of events </w:t>
      </w:r>
    </w:p>
    <w:p w14:paraId="1352F403" w14:textId="71358362" w:rsidR="0064270F" w:rsidDel="00B13D40" w:rsidRDefault="00DF1022">
      <w:pPr>
        <w:spacing w:line="480" w:lineRule="auto"/>
        <w:rPr>
          <w:del w:id="159" w:author="Christoffer Vissing" w:date="2023-06-30T12:25:00Z"/>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r w:rsidRPr="00DF1022">
        <w:rPr>
          <w:rFonts w:ascii="Roboto" w:hAnsi="Roboto"/>
          <w:sz w:val="22"/>
          <w:szCs w:val="22"/>
        </w:rPr>
        <w:t xml:space="preserve"> and assess the likelihood of their occurrence in a specific </w:t>
      </w:r>
      <w:r w:rsidR="00BE445B">
        <w:rPr>
          <w:rFonts w:ascii="Roboto" w:hAnsi="Roboto"/>
          <w:sz w:val="22"/>
          <w:szCs w:val="22"/>
        </w:rPr>
        <w:t>temporal pattern (i.e., one feature preceding the occurrence of another feature)</w:t>
      </w:r>
      <w:ins w:id="160" w:author="Christoffer Vissing" w:date="2023-06-30T12:24:00Z">
        <w:r w:rsidR="00B13D40">
          <w:rPr>
            <w:rFonts w:ascii="Roboto" w:hAnsi="Roboto"/>
            <w:sz w:val="22"/>
            <w:szCs w:val="22"/>
          </w:rPr>
          <w:t>. To do this</w:t>
        </w:r>
      </w:ins>
      <w:ins w:id="161" w:author="Christoffer Vissing" w:date="2023-06-30T12:25:00Z">
        <w:r w:rsidR="00B13D40">
          <w:rPr>
            <w:rFonts w:ascii="Roboto" w:hAnsi="Roboto"/>
            <w:sz w:val="22"/>
            <w:szCs w:val="22"/>
          </w:rPr>
          <w:t xml:space="preserve">, </w:t>
        </w:r>
      </w:ins>
    </w:p>
    <w:p w14:paraId="7067D354" w14:textId="27D6B866" w:rsidR="00B71340" w:rsidRPr="00B826BA" w:rsidRDefault="004C6BCC" w:rsidP="00B13D40">
      <w:pPr>
        <w:spacing w:line="480" w:lineRule="auto"/>
        <w:rPr>
          <w:rFonts w:ascii="Roboto" w:hAnsi="Roboto"/>
          <w:sz w:val="22"/>
          <w:szCs w:val="22"/>
        </w:rPr>
      </w:pPr>
      <w:del w:id="162" w:author="Christoffer Vissing" w:date="2023-06-30T12:25:00Z">
        <w:r w:rsidDel="00B13D40">
          <w:rPr>
            <w:rFonts w:ascii="Roboto" w:hAnsi="Roboto"/>
            <w:sz w:val="22"/>
            <w:szCs w:val="22"/>
          </w:rPr>
          <w:delText>,</w:delText>
        </w:r>
        <w:r w:rsidR="00B3368B" w:rsidDel="00B13D40">
          <w:rPr>
            <w:rFonts w:ascii="Roboto" w:hAnsi="Roboto"/>
            <w:sz w:val="22"/>
            <w:szCs w:val="22"/>
          </w:rPr>
          <w:delText xml:space="preserve"> </w:delText>
        </w:r>
      </w:del>
      <w:r w:rsidR="00B3368B">
        <w:rPr>
          <w:rFonts w:ascii="Roboto" w:hAnsi="Roboto"/>
          <w:sz w:val="22"/>
          <w:szCs w:val="22"/>
        </w:rPr>
        <w:t xml:space="preserve">we </w:t>
      </w:r>
      <w:r>
        <w:rPr>
          <w:rFonts w:ascii="Roboto" w:hAnsi="Roboto"/>
          <w:sz w:val="22"/>
          <w:szCs w:val="22"/>
        </w:rPr>
        <w:t xml:space="preserve">performed </w:t>
      </w:r>
      <w:del w:id="163" w:author="Christoffer Vissing" w:date="2023-06-30T12:25:00Z">
        <w:r w:rsidR="00F2577C" w:rsidDel="00B13D40">
          <w:rPr>
            <w:rFonts w:ascii="Roboto" w:hAnsi="Roboto"/>
            <w:sz w:val="22"/>
            <w:szCs w:val="22"/>
          </w:rPr>
          <w:delText xml:space="preserve">multivariable </w:delText>
        </w:r>
      </w:del>
      <w:r>
        <w:rPr>
          <w:rFonts w:ascii="Roboto" w:hAnsi="Roboto"/>
          <w:sz w:val="22"/>
          <w:szCs w:val="22"/>
        </w:rPr>
        <w:t>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ins w:id="164" w:author="Christoffer Vissing" w:date="2023-06-30T13:00:00Z">
        <w:r w:rsidR="000115F1">
          <w:rPr>
            <w:rFonts w:ascii="Roboto" w:hAnsi="Roboto"/>
            <w:sz w:val="22"/>
            <w:szCs w:val="22"/>
          </w:rPr>
          <w:t xml:space="preserve"> and adjusted for sex</w:t>
        </w:r>
      </w:ins>
      <w:r w:rsidR="000E3A07">
        <w:rPr>
          <w:rFonts w:ascii="Roboto" w:hAnsi="Roboto"/>
          <w:sz w:val="22"/>
          <w:szCs w:val="22"/>
        </w:rPr>
        <w:t>.</w:t>
      </w:r>
      <w:r w:rsidR="00F2577C">
        <w:rPr>
          <w:rFonts w:ascii="Roboto" w:hAnsi="Roboto"/>
          <w:sz w:val="22"/>
          <w:szCs w:val="22"/>
        </w:rPr>
        <w:t xml:space="preserve"> Results from this analysis can be seen in </w:t>
      </w:r>
      <w:r w:rsidR="00F2577C">
        <w:rPr>
          <w:rFonts w:ascii="Roboto" w:hAnsi="Roboto"/>
          <w:b/>
          <w:bCs/>
          <w:sz w:val="22"/>
          <w:szCs w:val="22"/>
        </w:rPr>
        <w:t>Figure 4</w:t>
      </w:r>
      <w:r w:rsidR="00F2577C">
        <w:rPr>
          <w:rFonts w:ascii="Roboto" w:hAnsi="Roboto"/>
          <w:sz w:val="22"/>
          <w:szCs w:val="22"/>
        </w:rPr>
        <w:t>.</w:t>
      </w:r>
      <w:ins w:id="165" w:author="Christoffer Vissing" w:date="2023-08-04T15:25:00Z">
        <w:r w:rsidR="00A961C0">
          <w:rPr>
            <w:rFonts w:ascii="Roboto" w:hAnsi="Roboto"/>
            <w:sz w:val="22"/>
            <w:szCs w:val="22"/>
          </w:rPr>
          <w:t xml:space="preserve"> </w:t>
        </w:r>
      </w:ins>
      <w:ins w:id="166" w:author="Christoffer Vissing" w:date="2023-08-07T10:58:00Z">
        <w:r w:rsidR="00A008C6">
          <w:rPr>
            <w:rFonts w:ascii="Roboto" w:hAnsi="Roboto"/>
            <w:sz w:val="22"/>
            <w:szCs w:val="22"/>
          </w:rPr>
          <w:t>H</w:t>
        </w:r>
      </w:ins>
      <w:ins w:id="167" w:author="Christoffer Vissing" w:date="2023-08-04T15:26:00Z">
        <w:r w:rsidR="00A961C0">
          <w:rPr>
            <w:rFonts w:ascii="Roboto" w:hAnsi="Roboto"/>
            <w:sz w:val="22"/>
            <w:szCs w:val="22"/>
          </w:rPr>
          <w:t>ypertension</w:t>
        </w:r>
      </w:ins>
      <w:ins w:id="168" w:author="Christoffer Vissing" w:date="2023-08-07T10:53:00Z">
        <w:r w:rsidR="00A008C6">
          <w:rPr>
            <w:rFonts w:ascii="Roboto" w:hAnsi="Roboto"/>
            <w:sz w:val="22"/>
            <w:szCs w:val="22"/>
          </w:rPr>
          <w:t xml:space="preserve"> and</w:t>
        </w:r>
      </w:ins>
      <w:ins w:id="169" w:author="Christoffer Vissing" w:date="2023-08-04T15:26:00Z">
        <w:r w:rsidR="00A961C0">
          <w:rPr>
            <w:rFonts w:ascii="Roboto" w:hAnsi="Roboto"/>
            <w:sz w:val="22"/>
            <w:szCs w:val="22"/>
          </w:rPr>
          <w:t xml:space="preserve"> obesity </w:t>
        </w:r>
      </w:ins>
      <w:ins w:id="170" w:author="Christoffer Vissing" w:date="2023-08-07T10:53:00Z">
        <w:r w:rsidR="00A008C6">
          <w:rPr>
            <w:rFonts w:ascii="Roboto" w:hAnsi="Roboto"/>
            <w:sz w:val="22"/>
            <w:szCs w:val="22"/>
          </w:rPr>
          <w:t>showed an associ</w:t>
        </w:r>
      </w:ins>
      <w:ins w:id="171" w:author="Christoffer Vissing" w:date="2023-08-07T10:54:00Z">
        <w:r w:rsidR="00A008C6">
          <w:rPr>
            <w:rFonts w:ascii="Roboto" w:hAnsi="Roboto"/>
            <w:sz w:val="22"/>
            <w:szCs w:val="22"/>
          </w:rPr>
          <w:t>ation with incident LV obstruction (HR 1.</w:t>
        </w:r>
      </w:ins>
      <w:ins w:id="172" w:author="Christoffer Vissing" w:date="2023-08-07T14:15:00Z">
        <w:r w:rsidR="00102552">
          <w:rPr>
            <w:rFonts w:ascii="Roboto" w:hAnsi="Roboto"/>
            <w:sz w:val="22"/>
            <w:szCs w:val="22"/>
          </w:rPr>
          <w:t>40</w:t>
        </w:r>
      </w:ins>
      <w:ins w:id="173" w:author="Christoffer Vissing" w:date="2023-08-07T10:54:00Z">
        <w:r w:rsidR="00A008C6">
          <w:rPr>
            <w:rFonts w:ascii="Roboto" w:hAnsi="Roboto"/>
            <w:sz w:val="22"/>
            <w:szCs w:val="22"/>
          </w:rPr>
          <w:t xml:space="preserve"> and 1.</w:t>
        </w:r>
      </w:ins>
      <w:ins w:id="174" w:author="Christoffer Vissing" w:date="2023-08-07T14:15:00Z">
        <w:r w:rsidR="00102552">
          <w:rPr>
            <w:rFonts w:ascii="Roboto" w:hAnsi="Roboto"/>
            <w:sz w:val="22"/>
            <w:szCs w:val="22"/>
          </w:rPr>
          <w:t>78</w:t>
        </w:r>
      </w:ins>
      <w:ins w:id="175" w:author="Christoffer Vissing" w:date="2023-08-07T10:54:00Z">
        <w:r w:rsidR="00A008C6">
          <w:rPr>
            <w:rFonts w:ascii="Roboto" w:hAnsi="Roboto"/>
            <w:sz w:val="22"/>
            <w:szCs w:val="22"/>
          </w:rPr>
          <w:t xml:space="preserve"> respectively)</w:t>
        </w:r>
      </w:ins>
      <w:ins w:id="176" w:author="Christoffer Vissing" w:date="2023-08-08T14:33:00Z">
        <w:r w:rsidR="0090387A">
          <w:rPr>
            <w:rFonts w:ascii="Roboto" w:hAnsi="Roboto"/>
            <w:sz w:val="22"/>
            <w:szCs w:val="22"/>
          </w:rPr>
          <w:t>. Howe</w:t>
        </w:r>
      </w:ins>
      <w:ins w:id="177" w:author="Christoffer Vissing" w:date="2023-08-08T14:34:00Z">
        <w:r w:rsidR="0090387A">
          <w:rPr>
            <w:rFonts w:ascii="Roboto" w:hAnsi="Roboto"/>
            <w:sz w:val="22"/>
            <w:szCs w:val="22"/>
          </w:rPr>
          <w:t xml:space="preserve">ver </w:t>
        </w:r>
        <w:proofErr w:type="gramStart"/>
        <w:r w:rsidR="0090387A">
          <w:rPr>
            <w:rFonts w:ascii="Roboto" w:hAnsi="Roboto"/>
            <w:sz w:val="22"/>
            <w:szCs w:val="22"/>
          </w:rPr>
          <w:t>an</w:t>
        </w:r>
      </w:ins>
      <w:ins w:id="178" w:author="Christoffer Vissing" w:date="2023-08-07T10:55:00Z">
        <w:r w:rsidR="00A008C6">
          <w:rPr>
            <w:rFonts w:ascii="Roboto" w:hAnsi="Roboto"/>
            <w:sz w:val="22"/>
            <w:szCs w:val="22"/>
          </w:rPr>
          <w:t xml:space="preserve"> </w:t>
        </w:r>
      </w:ins>
      <w:ins w:id="179" w:author="Christoffer Vissing" w:date="2023-08-08T14:34:00Z">
        <w:r w:rsidR="0090387A">
          <w:rPr>
            <w:rFonts w:ascii="Roboto" w:hAnsi="Roboto"/>
            <w:sz w:val="22"/>
            <w:szCs w:val="22"/>
          </w:rPr>
          <w:t>the</w:t>
        </w:r>
        <w:proofErr w:type="gramEnd"/>
        <w:r w:rsidR="0090387A">
          <w:rPr>
            <w:rFonts w:ascii="Roboto" w:hAnsi="Roboto"/>
            <w:sz w:val="22"/>
            <w:szCs w:val="22"/>
          </w:rPr>
          <w:t xml:space="preserve"> effect of these exposures were</w:t>
        </w:r>
      </w:ins>
      <w:ins w:id="180" w:author="Christoffer Vissing" w:date="2023-08-07T10:55:00Z">
        <w:r w:rsidR="00A008C6">
          <w:rPr>
            <w:rFonts w:ascii="Roboto" w:hAnsi="Roboto"/>
            <w:sz w:val="22"/>
            <w:szCs w:val="22"/>
          </w:rPr>
          <w:t xml:space="preserve"> modified by genetic </w:t>
        </w:r>
      </w:ins>
      <w:ins w:id="181" w:author="Christoffer Vissing" w:date="2023-08-07T10:59:00Z">
        <w:r w:rsidR="00A008C6">
          <w:rPr>
            <w:rFonts w:ascii="Roboto" w:hAnsi="Roboto"/>
            <w:sz w:val="22"/>
            <w:szCs w:val="22"/>
          </w:rPr>
          <w:t>status</w:t>
        </w:r>
      </w:ins>
      <w:ins w:id="182" w:author="Christoffer Vissing" w:date="2023-08-07T10:55:00Z">
        <w:r w:rsidR="00A008C6">
          <w:rPr>
            <w:rFonts w:ascii="Roboto" w:hAnsi="Roboto"/>
            <w:sz w:val="22"/>
            <w:szCs w:val="22"/>
          </w:rPr>
          <w:t>, with a large effect in non-</w:t>
        </w:r>
        <w:proofErr w:type="spellStart"/>
        <w:r w:rsidR="00A008C6">
          <w:rPr>
            <w:rFonts w:ascii="Roboto" w:hAnsi="Roboto"/>
            <w:sz w:val="22"/>
            <w:szCs w:val="22"/>
          </w:rPr>
          <w:t>sarcomeric</w:t>
        </w:r>
        <w:proofErr w:type="spellEnd"/>
        <w:r w:rsidR="00A008C6">
          <w:rPr>
            <w:rFonts w:ascii="Roboto" w:hAnsi="Roboto"/>
            <w:sz w:val="22"/>
            <w:szCs w:val="22"/>
          </w:rPr>
          <w:t xml:space="preserve"> HCM</w:t>
        </w:r>
      </w:ins>
      <w:ins w:id="183" w:author="Christoffer Vissing" w:date="2023-08-08T14:34:00Z">
        <w:r w:rsidR="0090387A">
          <w:rPr>
            <w:rFonts w:ascii="Roboto" w:hAnsi="Roboto"/>
            <w:sz w:val="22"/>
            <w:szCs w:val="22"/>
          </w:rPr>
          <w:t xml:space="preserve"> and no effect observed in </w:t>
        </w:r>
        <w:proofErr w:type="spellStart"/>
        <w:r w:rsidR="0090387A">
          <w:rPr>
            <w:rFonts w:ascii="Roboto" w:hAnsi="Roboto"/>
            <w:sz w:val="22"/>
            <w:szCs w:val="22"/>
          </w:rPr>
          <w:t>sarcomeric</w:t>
        </w:r>
        <w:proofErr w:type="spellEnd"/>
        <w:r w:rsidR="0090387A">
          <w:rPr>
            <w:rFonts w:ascii="Roboto" w:hAnsi="Roboto"/>
            <w:sz w:val="22"/>
            <w:szCs w:val="22"/>
          </w:rPr>
          <w:t xml:space="preserve"> HCM</w:t>
        </w:r>
      </w:ins>
      <w:ins w:id="184" w:author="Christoffer Vissing" w:date="2023-08-08T14:32:00Z">
        <w:r w:rsidR="00C07642">
          <w:rPr>
            <w:rFonts w:ascii="Roboto" w:hAnsi="Roboto"/>
            <w:sz w:val="22"/>
            <w:szCs w:val="22"/>
          </w:rPr>
          <w:t xml:space="preserve"> (</w:t>
        </w:r>
        <w:r w:rsidR="00C07642" w:rsidRPr="005A7B2B">
          <w:rPr>
            <w:rFonts w:ascii="Roboto" w:hAnsi="Roboto"/>
            <w:b/>
            <w:bCs/>
            <w:sz w:val="22"/>
            <w:szCs w:val="22"/>
          </w:rPr>
          <w:t>Supplementary Figure 3</w:t>
        </w:r>
        <w:r w:rsidR="00C07642" w:rsidRPr="00C07642">
          <w:rPr>
            <w:rFonts w:ascii="Roboto" w:hAnsi="Roboto"/>
            <w:sz w:val="22"/>
            <w:szCs w:val="22"/>
            <w:rPrChange w:id="185" w:author="Christoffer Vissing" w:date="2023-08-08T14:33:00Z">
              <w:rPr>
                <w:rFonts w:ascii="Roboto" w:hAnsi="Roboto"/>
                <w:b/>
                <w:bCs/>
                <w:sz w:val="22"/>
                <w:szCs w:val="22"/>
              </w:rPr>
            </w:rPrChange>
          </w:rPr>
          <w:t>)</w:t>
        </w:r>
      </w:ins>
      <w:ins w:id="186" w:author="Christoffer Vissing" w:date="2023-08-04T15:26:00Z">
        <w:r w:rsidR="00A961C0">
          <w:rPr>
            <w:rFonts w:ascii="Roboto" w:hAnsi="Roboto"/>
            <w:sz w:val="22"/>
            <w:szCs w:val="22"/>
          </w:rPr>
          <w:t>.</w:t>
        </w:r>
      </w:ins>
      <w:ins w:id="187" w:author="Christoffer Vissing" w:date="2023-08-07T10:56:00Z">
        <w:r w:rsidR="00A008C6">
          <w:rPr>
            <w:rFonts w:ascii="Roboto" w:hAnsi="Roboto"/>
            <w:sz w:val="22"/>
            <w:szCs w:val="22"/>
          </w:rPr>
          <w:t xml:space="preserve"> Obstruction and obesity were also </w:t>
        </w:r>
      </w:ins>
      <w:ins w:id="188" w:author="Christoffer Vissing" w:date="2023-08-07T10:57:00Z">
        <w:r w:rsidR="00A008C6">
          <w:rPr>
            <w:rFonts w:ascii="Roboto" w:hAnsi="Roboto"/>
            <w:sz w:val="22"/>
            <w:szCs w:val="22"/>
          </w:rPr>
          <w:t>associated with developing atrial fibrillation (</w:t>
        </w:r>
      </w:ins>
      <w:ins w:id="189" w:author="Christoffer Vissing" w:date="2023-08-07T11:35:00Z">
        <w:r w:rsidR="00B4257D">
          <w:rPr>
            <w:rFonts w:ascii="Roboto" w:hAnsi="Roboto"/>
            <w:sz w:val="22"/>
            <w:szCs w:val="22"/>
          </w:rPr>
          <w:t xml:space="preserve">obstruction, </w:t>
        </w:r>
      </w:ins>
      <w:ins w:id="190" w:author="Christoffer Vissing" w:date="2023-08-07T10:57:00Z">
        <w:r w:rsidR="00A008C6">
          <w:rPr>
            <w:rFonts w:ascii="Roboto" w:hAnsi="Roboto"/>
            <w:sz w:val="22"/>
            <w:szCs w:val="22"/>
          </w:rPr>
          <w:t>HR 1.</w:t>
        </w:r>
      </w:ins>
      <w:ins w:id="191" w:author="Christoffer Vissing" w:date="2023-08-07T14:16:00Z">
        <w:r w:rsidR="00102552">
          <w:rPr>
            <w:rFonts w:ascii="Roboto" w:hAnsi="Roboto"/>
            <w:sz w:val="22"/>
            <w:szCs w:val="22"/>
          </w:rPr>
          <w:t>74</w:t>
        </w:r>
      </w:ins>
      <w:ins w:id="192" w:author="Christoffer Vissing" w:date="2023-08-07T10:57:00Z">
        <w:r w:rsidR="00A008C6">
          <w:rPr>
            <w:rFonts w:ascii="Roboto" w:hAnsi="Roboto"/>
            <w:sz w:val="22"/>
            <w:szCs w:val="22"/>
          </w:rPr>
          <w:t xml:space="preserve"> and</w:t>
        </w:r>
      </w:ins>
      <w:ins w:id="193" w:author="Christoffer Vissing" w:date="2023-08-07T11:35:00Z">
        <w:r w:rsidR="00B4257D">
          <w:rPr>
            <w:rFonts w:ascii="Roboto" w:hAnsi="Roboto"/>
            <w:sz w:val="22"/>
            <w:szCs w:val="22"/>
          </w:rPr>
          <w:t xml:space="preserve"> obesity, HR</w:t>
        </w:r>
      </w:ins>
      <w:ins w:id="194" w:author="Christoffer Vissing" w:date="2023-08-07T10:57:00Z">
        <w:r w:rsidR="00A008C6">
          <w:rPr>
            <w:rFonts w:ascii="Roboto" w:hAnsi="Roboto"/>
            <w:sz w:val="22"/>
            <w:szCs w:val="22"/>
          </w:rPr>
          <w:t xml:space="preserve"> 1.</w:t>
        </w:r>
      </w:ins>
      <w:ins w:id="195" w:author="Christoffer Vissing" w:date="2023-08-07T14:16:00Z">
        <w:r w:rsidR="00102552">
          <w:rPr>
            <w:rFonts w:ascii="Roboto" w:hAnsi="Roboto"/>
            <w:sz w:val="22"/>
            <w:szCs w:val="22"/>
          </w:rPr>
          <w:t>54</w:t>
        </w:r>
      </w:ins>
      <w:ins w:id="196" w:author="Christoffer Vissing" w:date="2023-08-07T10:57:00Z">
        <w:r w:rsidR="00A008C6">
          <w:rPr>
            <w:rFonts w:ascii="Roboto" w:hAnsi="Roboto"/>
            <w:sz w:val="22"/>
            <w:szCs w:val="22"/>
          </w:rPr>
          <w:t>) and NYHA III-IV symp</w:t>
        </w:r>
      </w:ins>
      <w:ins w:id="197" w:author="Christoffer Vissing" w:date="2023-08-07T10:58:00Z">
        <w:r w:rsidR="00A008C6">
          <w:rPr>
            <w:rFonts w:ascii="Roboto" w:hAnsi="Roboto"/>
            <w:sz w:val="22"/>
            <w:szCs w:val="22"/>
          </w:rPr>
          <w:t>toms (</w:t>
        </w:r>
      </w:ins>
      <w:ins w:id="198" w:author="Christoffer Vissing" w:date="2023-08-07T11:36:00Z">
        <w:r w:rsidR="00B4257D">
          <w:rPr>
            <w:rFonts w:ascii="Roboto" w:hAnsi="Roboto"/>
            <w:sz w:val="22"/>
            <w:szCs w:val="22"/>
          </w:rPr>
          <w:t xml:space="preserve">obstruction, </w:t>
        </w:r>
      </w:ins>
      <w:ins w:id="199" w:author="Christoffer Vissing" w:date="2023-08-07T10:58:00Z">
        <w:r w:rsidR="00A008C6">
          <w:rPr>
            <w:rFonts w:ascii="Roboto" w:hAnsi="Roboto"/>
            <w:sz w:val="22"/>
            <w:szCs w:val="22"/>
          </w:rPr>
          <w:t>HR 2.1</w:t>
        </w:r>
      </w:ins>
      <w:ins w:id="200" w:author="Christoffer Vissing" w:date="2023-08-07T14:16:00Z">
        <w:r w:rsidR="00102552">
          <w:rPr>
            <w:rFonts w:ascii="Roboto" w:hAnsi="Roboto"/>
            <w:sz w:val="22"/>
            <w:szCs w:val="22"/>
          </w:rPr>
          <w:t>3</w:t>
        </w:r>
      </w:ins>
      <w:ins w:id="201" w:author="Christoffer Vissing" w:date="2023-08-07T10:58:00Z">
        <w:r w:rsidR="00A008C6">
          <w:rPr>
            <w:rFonts w:ascii="Roboto" w:hAnsi="Roboto"/>
            <w:sz w:val="22"/>
            <w:szCs w:val="22"/>
          </w:rPr>
          <w:t xml:space="preserve"> and </w:t>
        </w:r>
      </w:ins>
      <w:ins w:id="202" w:author="Christoffer Vissing" w:date="2023-08-07T11:36:00Z">
        <w:r w:rsidR="00B4257D">
          <w:rPr>
            <w:rFonts w:ascii="Roboto" w:hAnsi="Roboto"/>
            <w:sz w:val="22"/>
            <w:szCs w:val="22"/>
          </w:rPr>
          <w:t xml:space="preserve">obesity, HR </w:t>
        </w:r>
      </w:ins>
      <w:ins w:id="203" w:author="Christoffer Vissing" w:date="2023-08-07T10:58:00Z">
        <w:r w:rsidR="00A008C6">
          <w:rPr>
            <w:rFonts w:ascii="Roboto" w:hAnsi="Roboto"/>
            <w:sz w:val="22"/>
            <w:szCs w:val="22"/>
          </w:rPr>
          <w:t>1.9</w:t>
        </w:r>
      </w:ins>
      <w:ins w:id="204" w:author="Christoffer Vissing" w:date="2023-08-07T14:16:00Z">
        <w:r w:rsidR="00102552">
          <w:rPr>
            <w:rFonts w:ascii="Roboto" w:hAnsi="Roboto"/>
            <w:sz w:val="22"/>
            <w:szCs w:val="22"/>
          </w:rPr>
          <w:t>2</w:t>
        </w:r>
      </w:ins>
      <w:ins w:id="205" w:author="Christoffer Vissing" w:date="2023-08-07T10:58:00Z">
        <w:r w:rsidR="00A008C6">
          <w:rPr>
            <w:rFonts w:ascii="Roboto" w:hAnsi="Roboto"/>
            <w:sz w:val="22"/>
            <w:szCs w:val="22"/>
          </w:rPr>
          <w:t>)</w:t>
        </w:r>
      </w:ins>
      <w:ins w:id="206" w:author="Christoffer Vissing" w:date="2023-08-07T11:36:00Z">
        <w:r w:rsidR="00B4257D">
          <w:rPr>
            <w:rFonts w:ascii="Roboto" w:hAnsi="Roboto"/>
            <w:sz w:val="22"/>
            <w:szCs w:val="22"/>
          </w:rPr>
          <w:t xml:space="preserve">. </w:t>
        </w:r>
      </w:ins>
      <w:del w:id="207" w:author="Christoffer Vissing" w:date="2023-08-07T10:58:00Z">
        <w:r w:rsidR="00AD1CB4" w:rsidDel="00A008C6">
          <w:rPr>
            <w:rFonts w:ascii="Roboto" w:hAnsi="Roboto"/>
            <w:sz w:val="22"/>
            <w:szCs w:val="22"/>
          </w:rPr>
          <w:delText xml:space="preserve"> </w:delText>
        </w:r>
      </w:del>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 xml:space="preserve">have a </w:t>
      </w:r>
      <w:r w:rsidR="00A77028">
        <w:rPr>
          <w:rFonts w:ascii="Roboto" w:hAnsi="Roboto"/>
          <w:sz w:val="22"/>
          <w:szCs w:val="22"/>
        </w:rPr>
        <w:lastRenderedPageBreak/>
        <w:t>strong</w:t>
      </w:r>
      <w:ins w:id="208" w:author="Christoffer Vissing" w:date="2023-08-04T15:11:00Z">
        <w:r w:rsidR="00461927">
          <w:rPr>
            <w:rFonts w:ascii="Roboto" w:hAnsi="Roboto"/>
            <w:sz w:val="22"/>
            <w:szCs w:val="22"/>
          </w:rPr>
          <w:t xml:space="preserve"> </w:t>
        </w:r>
      </w:ins>
      <w:del w:id="209" w:author="Christoffer Vissing" w:date="2023-08-04T15:11:00Z">
        <w:r w:rsidR="00A77028" w:rsidDel="00461927">
          <w:rPr>
            <w:rFonts w:ascii="Roboto" w:hAnsi="Roboto"/>
            <w:sz w:val="22"/>
            <w:szCs w:val="22"/>
          </w:rPr>
          <w:delText xml:space="preserve">er </w:delText>
        </w:r>
      </w:del>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ins w:id="210" w:author="Christoffer Vissing" w:date="2023-08-04T15:11:00Z">
        <w:r w:rsidR="00461927">
          <w:rPr>
            <w:rFonts w:ascii="Roboto" w:hAnsi="Roboto"/>
            <w:sz w:val="22"/>
            <w:szCs w:val="22"/>
          </w:rPr>
          <w:t xml:space="preserve"> incident</w:t>
        </w:r>
      </w:ins>
      <w:r w:rsidR="0049191A">
        <w:rPr>
          <w:rFonts w:ascii="Roboto" w:hAnsi="Roboto"/>
          <w:sz w:val="22"/>
          <w:szCs w:val="22"/>
        </w:rPr>
        <w:t xml:space="preserve"> </w:t>
      </w:r>
      <w:r w:rsidR="0094582D">
        <w:rPr>
          <w:rFonts w:ascii="Roboto" w:hAnsi="Roboto"/>
          <w:sz w:val="22"/>
          <w:szCs w:val="22"/>
        </w:rPr>
        <w:t>heart failure outcomes</w:t>
      </w:r>
      <w:ins w:id="211" w:author="Christoffer Vissing" w:date="2023-08-07T11:37:00Z">
        <w:r w:rsidR="00B4257D">
          <w:rPr>
            <w:rFonts w:ascii="Roboto" w:hAnsi="Roboto"/>
            <w:sz w:val="22"/>
            <w:szCs w:val="22"/>
          </w:rPr>
          <w:t xml:space="preserve"> (HR </w:t>
        </w:r>
      </w:ins>
      <w:ins w:id="212" w:author="Christoffer Vissing" w:date="2023-08-07T14:16:00Z">
        <w:r w:rsidR="00102552">
          <w:rPr>
            <w:rFonts w:ascii="Roboto" w:hAnsi="Roboto"/>
            <w:sz w:val="22"/>
            <w:szCs w:val="22"/>
          </w:rPr>
          <w:t>2.03</w:t>
        </w:r>
      </w:ins>
      <w:ins w:id="213" w:author="Christoffer Vissing" w:date="2023-08-07T11:37:00Z">
        <w:r w:rsidR="00B4257D">
          <w:rPr>
            <w:rFonts w:ascii="Roboto" w:hAnsi="Roboto"/>
            <w:sz w:val="22"/>
            <w:szCs w:val="22"/>
          </w:rPr>
          <w:t xml:space="preserve"> for NYHA III-IV </w:t>
        </w:r>
      </w:ins>
      <w:ins w:id="214" w:author="Christoffer Vissing" w:date="2023-08-07T11:38:00Z">
        <w:r w:rsidR="00B4257D">
          <w:rPr>
            <w:rFonts w:ascii="Roboto" w:hAnsi="Roboto"/>
            <w:sz w:val="22"/>
            <w:szCs w:val="22"/>
          </w:rPr>
          <w:t>symptoms</w:t>
        </w:r>
      </w:ins>
      <w:ins w:id="215" w:author="Christoffer Vissing" w:date="2023-08-07T11:37:00Z">
        <w:r w:rsidR="00B4257D">
          <w:rPr>
            <w:rFonts w:ascii="Roboto" w:hAnsi="Roboto"/>
            <w:sz w:val="22"/>
            <w:szCs w:val="22"/>
          </w:rPr>
          <w:t>, HR 2.</w:t>
        </w:r>
      </w:ins>
      <w:ins w:id="216" w:author="Christoffer Vissing" w:date="2023-08-07T14:16:00Z">
        <w:r w:rsidR="00102552">
          <w:rPr>
            <w:rFonts w:ascii="Roboto" w:hAnsi="Roboto"/>
            <w:sz w:val="22"/>
            <w:szCs w:val="22"/>
          </w:rPr>
          <w:t>76</w:t>
        </w:r>
      </w:ins>
      <w:ins w:id="217" w:author="Christoffer Vissing" w:date="2023-08-07T11:37:00Z">
        <w:r w:rsidR="00B4257D">
          <w:rPr>
            <w:rFonts w:ascii="Roboto" w:hAnsi="Roboto"/>
            <w:sz w:val="22"/>
            <w:szCs w:val="22"/>
          </w:rPr>
          <w:t xml:space="preserve"> for LVSD</w:t>
        </w:r>
      </w:ins>
      <w:ins w:id="218" w:author="Christoffer Vissing" w:date="2023-08-07T11:38:00Z">
        <w:r w:rsidR="00B4257D">
          <w:rPr>
            <w:rFonts w:ascii="Roboto" w:hAnsi="Roboto"/>
            <w:sz w:val="22"/>
            <w:szCs w:val="22"/>
          </w:rPr>
          <w:t>,</w:t>
        </w:r>
      </w:ins>
      <w:ins w:id="219" w:author="Christoffer Vissing" w:date="2023-08-07T11:37:00Z">
        <w:r w:rsidR="00B4257D">
          <w:rPr>
            <w:rFonts w:ascii="Roboto" w:hAnsi="Roboto"/>
            <w:sz w:val="22"/>
            <w:szCs w:val="22"/>
          </w:rPr>
          <w:t xml:space="preserve"> and 7.6 for ca</w:t>
        </w:r>
      </w:ins>
      <w:ins w:id="220" w:author="Christoffer Vissing" w:date="2023-08-07T11:38:00Z">
        <w:r w:rsidR="00B4257D">
          <w:rPr>
            <w:rFonts w:ascii="Roboto" w:hAnsi="Roboto"/>
            <w:sz w:val="22"/>
            <w:szCs w:val="22"/>
          </w:rPr>
          <w:t>rdiac transplantation all p &lt;0.001)</w:t>
        </w:r>
      </w:ins>
      <w:ins w:id="221" w:author="Christoffer Vissing" w:date="2023-08-04T15:08:00Z">
        <w:r w:rsidR="00461927">
          <w:rPr>
            <w:rFonts w:ascii="Roboto" w:hAnsi="Roboto"/>
            <w:sz w:val="22"/>
            <w:szCs w:val="22"/>
          </w:rPr>
          <w:t>, ventricular arrhythmias (HR 3.</w:t>
        </w:r>
      </w:ins>
      <w:ins w:id="222" w:author="Christoffer Vissing" w:date="2023-08-07T14:17:00Z">
        <w:r w:rsidR="00102552">
          <w:rPr>
            <w:rFonts w:ascii="Roboto" w:hAnsi="Roboto"/>
            <w:sz w:val="22"/>
            <w:szCs w:val="22"/>
          </w:rPr>
          <w:t>13</w:t>
        </w:r>
      </w:ins>
      <w:ins w:id="223" w:author="Christoffer Vissing" w:date="2023-08-04T15:09:00Z">
        <w:r w:rsidR="00461927">
          <w:rPr>
            <w:rFonts w:ascii="Roboto" w:hAnsi="Roboto"/>
            <w:sz w:val="22"/>
            <w:szCs w:val="22"/>
          </w:rPr>
          <w:t xml:space="preserve"> [CI: </w:t>
        </w:r>
      </w:ins>
      <w:ins w:id="224" w:author="Christoffer Vissing" w:date="2023-08-04T15:10:00Z">
        <w:r w:rsidR="00461927">
          <w:rPr>
            <w:rFonts w:ascii="Roboto" w:hAnsi="Roboto"/>
            <w:sz w:val="22"/>
            <w:szCs w:val="22"/>
          </w:rPr>
          <w:t>2.</w:t>
        </w:r>
      </w:ins>
      <w:ins w:id="225" w:author="Christoffer Vissing" w:date="2023-08-07T14:17:00Z">
        <w:r w:rsidR="00102552">
          <w:rPr>
            <w:rFonts w:ascii="Roboto" w:hAnsi="Roboto"/>
            <w:sz w:val="22"/>
            <w:szCs w:val="22"/>
          </w:rPr>
          <w:t>3</w:t>
        </w:r>
      </w:ins>
      <w:ins w:id="226" w:author="Christoffer Vissing" w:date="2023-08-04T15:10:00Z">
        <w:r w:rsidR="00461927">
          <w:rPr>
            <w:rFonts w:ascii="Roboto" w:hAnsi="Roboto"/>
            <w:sz w:val="22"/>
            <w:szCs w:val="22"/>
          </w:rPr>
          <w:t>4-4.</w:t>
        </w:r>
      </w:ins>
      <w:ins w:id="227" w:author="Christoffer Vissing" w:date="2023-08-07T14:17:00Z">
        <w:r w:rsidR="00102552">
          <w:rPr>
            <w:rFonts w:ascii="Roboto" w:hAnsi="Roboto"/>
            <w:sz w:val="22"/>
            <w:szCs w:val="22"/>
          </w:rPr>
          <w:t>2</w:t>
        </w:r>
      </w:ins>
      <w:ins w:id="228" w:author="Christoffer Vissing" w:date="2023-08-04T15:09:00Z">
        <w:r w:rsidR="00461927">
          <w:rPr>
            <w:rFonts w:ascii="Roboto" w:hAnsi="Roboto"/>
            <w:sz w:val="22"/>
            <w:szCs w:val="22"/>
          </w:rPr>
          <w:t>], p&lt;0.001)</w:t>
        </w:r>
      </w:ins>
      <w:ins w:id="229" w:author="Christoffer Vissing" w:date="2023-08-04T15:08:00Z">
        <w:r w:rsidR="00461927">
          <w:rPr>
            <w:rFonts w:ascii="Roboto" w:hAnsi="Roboto"/>
            <w:sz w:val="22"/>
            <w:szCs w:val="22"/>
          </w:rPr>
          <w:t>, stroke</w:t>
        </w:r>
      </w:ins>
      <w:ins w:id="230" w:author="Christoffer Vissing" w:date="2023-08-04T15:09:00Z">
        <w:r w:rsidR="00461927">
          <w:rPr>
            <w:rFonts w:ascii="Roboto" w:hAnsi="Roboto"/>
            <w:sz w:val="22"/>
            <w:szCs w:val="22"/>
          </w:rPr>
          <w:t xml:space="preserve"> (HR 2.2</w:t>
        </w:r>
      </w:ins>
      <w:ins w:id="231" w:author="Christoffer Vissing" w:date="2023-08-07T14:17:00Z">
        <w:r w:rsidR="00102552">
          <w:rPr>
            <w:rFonts w:ascii="Roboto" w:hAnsi="Roboto"/>
            <w:sz w:val="22"/>
            <w:szCs w:val="22"/>
          </w:rPr>
          <w:t>7</w:t>
        </w:r>
      </w:ins>
      <w:ins w:id="232" w:author="Christoffer Vissing" w:date="2023-08-04T15:09:00Z">
        <w:r w:rsidR="00461927">
          <w:rPr>
            <w:rFonts w:ascii="Roboto" w:hAnsi="Roboto"/>
            <w:sz w:val="22"/>
            <w:szCs w:val="22"/>
          </w:rPr>
          <w:t xml:space="preserve"> [CI: </w:t>
        </w:r>
      </w:ins>
      <w:ins w:id="233" w:author="Christoffer Vissing" w:date="2023-08-04T15:10:00Z">
        <w:r w:rsidR="00461927">
          <w:rPr>
            <w:rFonts w:ascii="Roboto" w:hAnsi="Roboto"/>
            <w:sz w:val="22"/>
            <w:szCs w:val="22"/>
          </w:rPr>
          <w:t>1.6</w:t>
        </w:r>
      </w:ins>
      <w:ins w:id="234" w:author="Christoffer Vissing" w:date="2023-08-07T14:17:00Z">
        <w:r w:rsidR="00102552">
          <w:rPr>
            <w:rFonts w:ascii="Roboto" w:hAnsi="Roboto"/>
            <w:sz w:val="22"/>
            <w:szCs w:val="22"/>
          </w:rPr>
          <w:t>6</w:t>
        </w:r>
      </w:ins>
      <w:ins w:id="235" w:author="Christoffer Vissing" w:date="2023-08-04T15:10:00Z">
        <w:r w:rsidR="00461927">
          <w:rPr>
            <w:rFonts w:ascii="Roboto" w:hAnsi="Roboto"/>
            <w:sz w:val="22"/>
            <w:szCs w:val="22"/>
          </w:rPr>
          <w:t>-3.1</w:t>
        </w:r>
      </w:ins>
      <w:ins w:id="236" w:author="Christoffer Vissing" w:date="2023-08-07T14:18:00Z">
        <w:r w:rsidR="00102552">
          <w:rPr>
            <w:rFonts w:ascii="Roboto" w:hAnsi="Roboto"/>
            <w:sz w:val="22"/>
            <w:szCs w:val="22"/>
          </w:rPr>
          <w:t>2</w:t>
        </w:r>
      </w:ins>
      <w:ins w:id="237" w:author="Christoffer Vissing" w:date="2023-08-04T15:09:00Z">
        <w:r w:rsidR="00461927">
          <w:rPr>
            <w:rFonts w:ascii="Roboto" w:hAnsi="Roboto"/>
            <w:sz w:val="22"/>
            <w:szCs w:val="22"/>
          </w:rPr>
          <w:t>], p&lt;0.001)</w:t>
        </w:r>
      </w:ins>
      <w:ins w:id="238" w:author="Christoffer Vissing" w:date="2023-08-04T15:08:00Z">
        <w:r w:rsidR="00461927">
          <w:rPr>
            <w:rFonts w:ascii="Roboto" w:hAnsi="Roboto"/>
            <w:sz w:val="22"/>
            <w:szCs w:val="22"/>
          </w:rPr>
          <w:t xml:space="preserve"> and death</w:t>
        </w:r>
      </w:ins>
      <w:ins w:id="239" w:author="Christoffer Vissing" w:date="2023-08-04T15:09:00Z">
        <w:r w:rsidR="00461927">
          <w:rPr>
            <w:rFonts w:ascii="Roboto" w:hAnsi="Roboto"/>
            <w:sz w:val="22"/>
            <w:szCs w:val="22"/>
          </w:rPr>
          <w:t xml:space="preserve"> (</w:t>
        </w:r>
      </w:ins>
      <w:ins w:id="240" w:author="Christoffer Vissing" w:date="2023-08-04T15:10:00Z">
        <w:r w:rsidR="00461927">
          <w:rPr>
            <w:rFonts w:ascii="Roboto" w:hAnsi="Roboto"/>
            <w:sz w:val="22"/>
            <w:szCs w:val="22"/>
          </w:rPr>
          <w:t>HR 1.9</w:t>
        </w:r>
      </w:ins>
      <w:ins w:id="241" w:author="Christoffer Vissing" w:date="2023-08-07T14:18:00Z">
        <w:r w:rsidR="00102552">
          <w:rPr>
            <w:rFonts w:ascii="Roboto" w:hAnsi="Roboto"/>
            <w:sz w:val="22"/>
            <w:szCs w:val="22"/>
          </w:rPr>
          <w:t>5</w:t>
        </w:r>
      </w:ins>
      <w:ins w:id="242" w:author="Christoffer Vissing" w:date="2023-08-04T15:10:00Z">
        <w:r w:rsidR="00461927">
          <w:rPr>
            <w:rFonts w:ascii="Roboto" w:hAnsi="Roboto"/>
            <w:sz w:val="22"/>
            <w:szCs w:val="22"/>
          </w:rPr>
          <w:t xml:space="preserve"> [CI: 1.6</w:t>
        </w:r>
      </w:ins>
      <w:ins w:id="243" w:author="Christoffer Vissing" w:date="2023-08-07T14:18:00Z">
        <w:r w:rsidR="00102552">
          <w:rPr>
            <w:rFonts w:ascii="Roboto" w:hAnsi="Roboto"/>
            <w:sz w:val="22"/>
            <w:szCs w:val="22"/>
          </w:rPr>
          <w:t>3</w:t>
        </w:r>
      </w:ins>
      <w:ins w:id="244" w:author="Christoffer Vissing" w:date="2023-08-04T15:10:00Z">
        <w:r w:rsidR="00461927">
          <w:rPr>
            <w:rFonts w:ascii="Roboto" w:hAnsi="Roboto"/>
            <w:sz w:val="22"/>
            <w:szCs w:val="22"/>
          </w:rPr>
          <w:t>-2.</w:t>
        </w:r>
      </w:ins>
      <w:ins w:id="245" w:author="Christoffer Vissing" w:date="2023-08-07T14:18:00Z">
        <w:r w:rsidR="00102552">
          <w:rPr>
            <w:rFonts w:ascii="Roboto" w:hAnsi="Roboto"/>
            <w:sz w:val="22"/>
            <w:szCs w:val="22"/>
          </w:rPr>
          <w:t>33</w:t>
        </w:r>
      </w:ins>
      <w:ins w:id="246" w:author="Christoffer Vissing" w:date="2023-08-04T15:10:00Z">
        <w:r w:rsidR="00461927">
          <w:rPr>
            <w:rFonts w:ascii="Roboto" w:hAnsi="Roboto"/>
            <w:sz w:val="22"/>
            <w:szCs w:val="22"/>
          </w:rPr>
          <w:t>]</w:t>
        </w:r>
      </w:ins>
      <w:ins w:id="247" w:author="Christoffer Vissing" w:date="2023-08-04T15:11:00Z">
        <w:r w:rsidR="00461927">
          <w:rPr>
            <w:rFonts w:ascii="Roboto" w:hAnsi="Roboto"/>
            <w:sz w:val="22"/>
            <w:szCs w:val="22"/>
          </w:rPr>
          <w:t>, p&lt;0.001</w:t>
        </w:r>
      </w:ins>
      <w:ins w:id="248" w:author="Christoffer Vissing" w:date="2023-08-04T15:09:00Z">
        <w:r w:rsidR="00461927">
          <w:rPr>
            <w:rFonts w:ascii="Roboto" w:hAnsi="Roboto"/>
            <w:sz w:val="22"/>
            <w:szCs w:val="22"/>
          </w:rPr>
          <w:t>)</w:t>
        </w:r>
      </w:ins>
      <w:ins w:id="249" w:author="Christoffer Vissing" w:date="2023-08-04T15:08:00Z">
        <w:r w:rsidR="00461927">
          <w:rPr>
            <w:rFonts w:ascii="Roboto" w:hAnsi="Roboto"/>
            <w:sz w:val="22"/>
            <w:szCs w:val="22"/>
          </w:rPr>
          <w:t>.</w:t>
        </w:r>
      </w:ins>
      <w:ins w:id="250" w:author="Christoffer Vissing" w:date="2023-08-04T15:11:00Z">
        <w:r w:rsidR="00461927">
          <w:rPr>
            <w:rFonts w:ascii="Roboto" w:hAnsi="Roboto"/>
            <w:sz w:val="22"/>
            <w:szCs w:val="22"/>
          </w:rPr>
          <w:t xml:space="preserve"> </w:t>
        </w:r>
      </w:ins>
      <w:ins w:id="251" w:author="Christoffer Vissing" w:date="2023-08-07T14:18:00Z">
        <w:r w:rsidR="00102552">
          <w:rPr>
            <w:rFonts w:ascii="Roboto" w:hAnsi="Roboto"/>
            <w:sz w:val="22"/>
            <w:szCs w:val="22"/>
          </w:rPr>
          <w:t>I</w:t>
        </w:r>
      </w:ins>
      <w:ins w:id="252" w:author="Christoffer Vissing" w:date="2023-08-04T15:12:00Z">
        <w:r w:rsidR="00461927">
          <w:rPr>
            <w:rFonts w:ascii="Roboto" w:hAnsi="Roboto"/>
            <w:sz w:val="22"/>
            <w:szCs w:val="22"/>
          </w:rPr>
          <w:t>nteraction</w:t>
        </w:r>
      </w:ins>
      <w:ins w:id="253" w:author="Christoffer Vissing" w:date="2023-08-04T15:18:00Z">
        <w:r w:rsidR="00461927">
          <w:rPr>
            <w:rFonts w:ascii="Roboto" w:hAnsi="Roboto"/>
            <w:sz w:val="22"/>
            <w:szCs w:val="22"/>
          </w:rPr>
          <w:t xml:space="preserve"> analysis found </w:t>
        </w:r>
      </w:ins>
      <w:ins w:id="254" w:author="Christoffer Vissing" w:date="2023-08-04T15:19:00Z">
        <w:r w:rsidR="00A961C0">
          <w:rPr>
            <w:rFonts w:ascii="Roboto" w:hAnsi="Roboto"/>
            <w:sz w:val="22"/>
            <w:szCs w:val="22"/>
          </w:rPr>
          <w:t xml:space="preserve">that sarcomere status modified the effect of atrial fibrillation on </w:t>
        </w:r>
      </w:ins>
      <w:ins w:id="255" w:author="Christoffer Vissing" w:date="2023-08-04T15:20:00Z">
        <w:r w:rsidR="00A961C0">
          <w:rPr>
            <w:rFonts w:ascii="Roboto" w:hAnsi="Roboto"/>
            <w:sz w:val="22"/>
            <w:szCs w:val="22"/>
          </w:rPr>
          <w:t xml:space="preserve">developing NYHA III-IV </w:t>
        </w:r>
      </w:ins>
      <w:ins w:id="256" w:author="Christoffer Vissing" w:date="2023-08-07T11:39:00Z">
        <w:r w:rsidR="00B4257D">
          <w:rPr>
            <w:rFonts w:ascii="Roboto" w:hAnsi="Roboto"/>
            <w:sz w:val="22"/>
            <w:szCs w:val="22"/>
          </w:rPr>
          <w:t>functional limitations</w:t>
        </w:r>
      </w:ins>
      <w:ins w:id="257" w:author="Christoffer Vissing" w:date="2023-08-04T15:20:00Z">
        <w:r w:rsidR="00A961C0">
          <w:rPr>
            <w:rFonts w:ascii="Roboto" w:hAnsi="Roboto"/>
            <w:sz w:val="22"/>
            <w:szCs w:val="22"/>
          </w:rPr>
          <w:t>, LVSD, ventricular arrhythmias, and death, with a larger additive effect of this expos</w:t>
        </w:r>
      </w:ins>
      <w:ins w:id="258" w:author="Christoffer Vissing" w:date="2023-08-04T15:21:00Z">
        <w:r w:rsidR="00A961C0">
          <w:rPr>
            <w:rFonts w:ascii="Roboto" w:hAnsi="Roboto"/>
            <w:sz w:val="22"/>
            <w:szCs w:val="22"/>
          </w:rPr>
          <w:t xml:space="preserve">ure in patients </w:t>
        </w:r>
      </w:ins>
      <w:ins w:id="259" w:author="Christoffer Vissing" w:date="2023-08-04T15:12:00Z">
        <w:r w:rsidR="00461927">
          <w:rPr>
            <w:rFonts w:ascii="Roboto" w:hAnsi="Roboto"/>
            <w:sz w:val="22"/>
            <w:szCs w:val="22"/>
          </w:rPr>
          <w:t>carrying sarcomere variant</w:t>
        </w:r>
      </w:ins>
      <w:ins w:id="260" w:author="Christoffer Vissing" w:date="2023-08-04T15:21:00Z">
        <w:r w:rsidR="00A961C0">
          <w:rPr>
            <w:rFonts w:ascii="Roboto" w:hAnsi="Roboto"/>
            <w:sz w:val="22"/>
            <w:szCs w:val="22"/>
          </w:rPr>
          <w:t>s</w:t>
        </w:r>
      </w:ins>
      <w:ins w:id="261" w:author="Christoffer Vissing" w:date="2023-08-08T14:31:00Z">
        <w:r w:rsidR="00C07642">
          <w:rPr>
            <w:rFonts w:ascii="Roboto" w:hAnsi="Roboto"/>
            <w:sz w:val="22"/>
            <w:szCs w:val="22"/>
          </w:rPr>
          <w:t xml:space="preserve"> (</w:t>
        </w:r>
      </w:ins>
      <w:ins w:id="262" w:author="Christoffer Vissing" w:date="2023-08-08T14:32:00Z">
        <w:r w:rsidR="00C07642" w:rsidRPr="005A7B2B">
          <w:rPr>
            <w:rFonts w:ascii="Roboto" w:hAnsi="Roboto"/>
            <w:b/>
            <w:bCs/>
            <w:sz w:val="22"/>
            <w:szCs w:val="22"/>
          </w:rPr>
          <w:t>Supplementary Figure 3</w:t>
        </w:r>
        <w:r w:rsidR="00C07642">
          <w:rPr>
            <w:rFonts w:ascii="Roboto" w:hAnsi="Roboto"/>
            <w:b/>
            <w:bCs/>
            <w:sz w:val="22"/>
            <w:szCs w:val="22"/>
          </w:rPr>
          <w:t>)</w:t>
        </w:r>
      </w:ins>
      <w:del w:id="263" w:author="Christoffer Vissing" w:date="2023-08-04T15:21:00Z">
        <w:r w:rsidR="0049191A" w:rsidDel="00A961C0">
          <w:rPr>
            <w:rFonts w:ascii="Roboto" w:hAnsi="Roboto"/>
            <w:sz w:val="22"/>
            <w:szCs w:val="22"/>
          </w:rPr>
          <w:delText xml:space="preserve">  </w:delText>
        </w:r>
        <w:r w:rsidR="0094582D" w:rsidDel="00A961C0">
          <w:rPr>
            <w:rFonts w:ascii="Roboto" w:hAnsi="Roboto"/>
            <w:sz w:val="22"/>
            <w:szCs w:val="22"/>
          </w:rPr>
          <w:delText>in patients with sarcomeric HCM</w:delText>
        </w:r>
      </w:del>
      <w:r w:rsidR="0049191A">
        <w:rPr>
          <w:rFonts w:ascii="Roboto" w:hAnsi="Roboto"/>
          <w:sz w:val="22"/>
          <w:szCs w:val="22"/>
        </w:rPr>
        <w:t>.</w:t>
      </w:r>
      <w:r w:rsidR="00BD4725">
        <w:rPr>
          <w:rFonts w:ascii="Roboto" w:hAnsi="Roboto"/>
          <w:sz w:val="22"/>
          <w:szCs w:val="22"/>
        </w:rPr>
        <w:t xml:space="preserve"> </w:t>
      </w:r>
      <w:del w:id="264" w:author="Christoffer Vissing" w:date="2023-08-07T11:39:00Z">
        <w:r w:rsidR="00BD4725" w:rsidDel="00B4257D">
          <w:rPr>
            <w:rFonts w:ascii="Roboto" w:hAnsi="Roboto"/>
            <w:sz w:val="22"/>
            <w:szCs w:val="22"/>
          </w:rPr>
          <w:delText>A</w:delText>
        </w:r>
        <w:r w:rsidR="0049191A" w:rsidDel="00B4257D">
          <w:rPr>
            <w:rFonts w:ascii="Roboto" w:hAnsi="Roboto"/>
            <w:sz w:val="22"/>
            <w:szCs w:val="22"/>
          </w:rPr>
          <w:delText xml:space="preserve">trial fibrillation was associated with a higher risk of malignant ventricular </w:delText>
        </w:r>
        <w:r w:rsidR="0044712F" w:rsidDel="00B4257D">
          <w:rPr>
            <w:rFonts w:ascii="Roboto" w:hAnsi="Roboto"/>
            <w:sz w:val="22"/>
            <w:szCs w:val="22"/>
          </w:rPr>
          <w:delText>arrhythmias</w:delText>
        </w:r>
        <w:r w:rsidR="0049191A" w:rsidDel="00B4257D">
          <w:rPr>
            <w:rFonts w:ascii="Roboto" w:hAnsi="Roboto"/>
            <w:sz w:val="22"/>
            <w:szCs w:val="22"/>
          </w:rPr>
          <w:delText xml:space="preserve"> in both groups</w:delText>
        </w:r>
        <w:r w:rsidR="00C009C7" w:rsidDel="00B4257D">
          <w:rPr>
            <w:rFonts w:ascii="Roboto" w:hAnsi="Roboto"/>
            <w:sz w:val="22"/>
            <w:szCs w:val="22"/>
          </w:rPr>
          <w:delText xml:space="preserve"> (HR of 2.8 and 2.3)</w:delText>
        </w:r>
        <w:r w:rsidR="0049191A" w:rsidDel="00B4257D">
          <w:rPr>
            <w:rFonts w:ascii="Roboto" w:hAnsi="Roboto"/>
            <w:sz w:val="22"/>
            <w:szCs w:val="22"/>
          </w:rPr>
          <w:delText xml:space="preserve">.LV obstruction, hypertension and obesity were not strong independent predictors of </w:delText>
        </w:r>
        <w:r w:rsidR="0044712F" w:rsidDel="00B4257D">
          <w:rPr>
            <w:rFonts w:ascii="Roboto" w:hAnsi="Roboto"/>
            <w:sz w:val="22"/>
            <w:szCs w:val="22"/>
          </w:rPr>
          <w:delText>arrhythmias</w:delText>
        </w:r>
        <w:r w:rsidR="0049191A" w:rsidDel="00B4257D">
          <w:rPr>
            <w:rFonts w:ascii="Roboto" w:hAnsi="Roboto"/>
            <w:sz w:val="22"/>
            <w:szCs w:val="22"/>
          </w:rPr>
          <w:delText xml:space="preserve"> or </w:delText>
        </w:r>
        <w:r w:rsidR="00C72953" w:rsidDel="00B4257D">
          <w:rPr>
            <w:rFonts w:ascii="Roboto" w:hAnsi="Roboto"/>
            <w:sz w:val="22"/>
            <w:szCs w:val="22"/>
          </w:rPr>
          <w:delText xml:space="preserve">advanced </w:delText>
        </w:r>
        <w:r w:rsidR="0049191A" w:rsidDel="00B4257D">
          <w:rPr>
            <w:rFonts w:ascii="Roboto" w:hAnsi="Roboto"/>
            <w:sz w:val="22"/>
            <w:szCs w:val="22"/>
          </w:rPr>
          <w:delText>heart failure</w:delText>
        </w:r>
        <w:r w:rsidR="00C72953" w:rsidDel="00B4257D">
          <w:rPr>
            <w:rFonts w:ascii="Roboto" w:hAnsi="Roboto"/>
            <w:sz w:val="22"/>
            <w:szCs w:val="22"/>
          </w:rPr>
          <w:delText>, although obesity and obstruction were predictive of NYHA III-IV functional limitations</w:delText>
        </w:r>
      </w:del>
      <w:ins w:id="265" w:author="Christoffer Vissing" w:date="2023-08-07T11:40:00Z">
        <w:r w:rsidR="00B4257D">
          <w:rPr>
            <w:rFonts w:ascii="Roboto" w:hAnsi="Roboto"/>
            <w:sz w:val="22"/>
            <w:szCs w:val="22"/>
          </w:rPr>
          <w:t xml:space="preserve"> LVSD was associated with NYHA III-IV functional limitations </w:t>
        </w:r>
      </w:ins>
      <w:ins w:id="266" w:author="Christoffer Vissing" w:date="2023-08-07T11:41:00Z">
        <w:r w:rsidR="00B4257D">
          <w:rPr>
            <w:rFonts w:ascii="Roboto" w:hAnsi="Roboto"/>
            <w:sz w:val="22"/>
            <w:szCs w:val="22"/>
          </w:rPr>
          <w:t xml:space="preserve">(HR </w:t>
        </w:r>
      </w:ins>
      <w:ins w:id="267" w:author="Christoffer Vissing" w:date="2023-08-07T14:19:00Z">
        <w:r w:rsidR="00102552">
          <w:rPr>
            <w:rFonts w:ascii="Roboto" w:hAnsi="Roboto"/>
            <w:sz w:val="22"/>
            <w:szCs w:val="22"/>
          </w:rPr>
          <w:t>2</w:t>
        </w:r>
      </w:ins>
      <w:ins w:id="268" w:author="Christoffer Vissing" w:date="2023-08-07T11:41:00Z">
        <w:r w:rsidR="00B4257D">
          <w:rPr>
            <w:rFonts w:ascii="Roboto" w:hAnsi="Roboto"/>
            <w:sz w:val="22"/>
            <w:szCs w:val="22"/>
          </w:rPr>
          <w:t>.</w:t>
        </w:r>
      </w:ins>
      <w:ins w:id="269" w:author="Christoffer Vissing" w:date="2023-08-07T14:19:00Z">
        <w:r w:rsidR="00102552">
          <w:rPr>
            <w:rFonts w:ascii="Roboto" w:hAnsi="Roboto"/>
            <w:sz w:val="22"/>
            <w:szCs w:val="22"/>
          </w:rPr>
          <w:t>15</w:t>
        </w:r>
      </w:ins>
      <w:ins w:id="270" w:author="Christoffer Vissing" w:date="2023-08-07T11:41:00Z">
        <w:r w:rsidR="00B4257D">
          <w:rPr>
            <w:rFonts w:ascii="Roboto" w:hAnsi="Roboto"/>
            <w:sz w:val="22"/>
            <w:szCs w:val="22"/>
          </w:rPr>
          <w:t xml:space="preserve"> [CI: 1</w:t>
        </w:r>
      </w:ins>
      <w:ins w:id="271" w:author="Christoffer Vissing" w:date="2023-08-07T14:19:00Z">
        <w:r w:rsidR="00102552">
          <w:rPr>
            <w:rFonts w:ascii="Roboto" w:hAnsi="Roboto"/>
            <w:sz w:val="22"/>
            <w:szCs w:val="22"/>
          </w:rPr>
          <w:t>.65</w:t>
        </w:r>
      </w:ins>
      <w:ins w:id="272" w:author="Christoffer Vissing" w:date="2023-08-07T11:41:00Z">
        <w:r w:rsidR="00B4257D">
          <w:rPr>
            <w:rFonts w:ascii="Roboto" w:hAnsi="Roboto"/>
            <w:sz w:val="22"/>
            <w:szCs w:val="22"/>
          </w:rPr>
          <w:t>-2.</w:t>
        </w:r>
      </w:ins>
      <w:ins w:id="273" w:author="Christoffer Vissing" w:date="2023-08-07T14:19:00Z">
        <w:r w:rsidR="00102552">
          <w:rPr>
            <w:rFonts w:ascii="Roboto" w:hAnsi="Roboto"/>
            <w:sz w:val="22"/>
            <w:szCs w:val="22"/>
          </w:rPr>
          <w:t>80</w:t>
        </w:r>
      </w:ins>
      <w:ins w:id="274" w:author="Christoffer Vissing" w:date="2023-08-07T11:41:00Z">
        <w:r w:rsidR="00B4257D">
          <w:rPr>
            <w:rFonts w:ascii="Roboto" w:hAnsi="Roboto"/>
            <w:sz w:val="22"/>
            <w:szCs w:val="22"/>
          </w:rPr>
          <w:t>], p &lt;0.001), cardiac transplantation (HR 3</w:t>
        </w:r>
      </w:ins>
      <w:ins w:id="275" w:author="Christoffer Vissing" w:date="2023-08-07T14:19:00Z">
        <w:r w:rsidR="00102552">
          <w:rPr>
            <w:rFonts w:ascii="Roboto" w:hAnsi="Roboto"/>
            <w:sz w:val="22"/>
            <w:szCs w:val="22"/>
          </w:rPr>
          <w:t>7</w:t>
        </w:r>
      </w:ins>
      <w:ins w:id="276" w:author="Christoffer Vissing" w:date="2023-08-07T11:41:00Z">
        <w:r w:rsidR="00B4257D">
          <w:rPr>
            <w:rFonts w:ascii="Roboto" w:hAnsi="Roboto"/>
            <w:sz w:val="22"/>
            <w:szCs w:val="22"/>
          </w:rPr>
          <w:t xml:space="preserve"> [C</w:t>
        </w:r>
      </w:ins>
      <w:ins w:id="277" w:author="Christoffer Vissing" w:date="2023-08-07T11:42:00Z">
        <w:r w:rsidR="00B4257D">
          <w:rPr>
            <w:rFonts w:ascii="Roboto" w:hAnsi="Roboto"/>
            <w:sz w:val="22"/>
            <w:szCs w:val="22"/>
          </w:rPr>
          <w:t>I: 2</w:t>
        </w:r>
      </w:ins>
      <w:ins w:id="278" w:author="Christoffer Vissing" w:date="2023-08-07T14:19:00Z">
        <w:r w:rsidR="00102552">
          <w:rPr>
            <w:rFonts w:ascii="Roboto" w:hAnsi="Roboto"/>
            <w:sz w:val="22"/>
            <w:szCs w:val="22"/>
          </w:rPr>
          <w:t>5</w:t>
        </w:r>
      </w:ins>
      <w:ins w:id="279" w:author="Christoffer Vissing" w:date="2023-08-07T11:42:00Z">
        <w:r w:rsidR="00B4257D">
          <w:rPr>
            <w:rFonts w:ascii="Roboto" w:hAnsi="Roboto"/>
            <w:sz w:val="22"/>
            <w:szCs w:val="22"/>
          </w:rPr>
          <w:t>-5</w:t>
        </w:r>
      </w:ins>
      <w:ins w:id="280" w:author="Christoffer Vissing" w:date="2023-08-07T14:19:00Z">
        <w:r w:rsidR="00102552">
          <w:rPr>
            <w:rFonts w:ascii="Roboto" w:hAnsi="Roboto"/>
            <w:sz w:val="22"/>
            <w:szCs w:val="22"/>
          </w:rPr>
          <w:t>6</w:t>
        </w:r>
      </w:ins>
      <w:ins w:id="281" w:author="Christoffer Vissing" w:date="2023-08-07T11:41:00Z">
        <w:r w:rsidR="00B4257D">
          <w:rPr>
            <w:rFonts w:ascii="Roboto" w:hAnsi="Roboto"/>
            <w:sz w:val="22"/>
            <w:szCs w:val="22"/>
          </w:rPr>
          <w:t>]</w:t>
        </w:r>
      </w:ins>
      <w:ins w:id="282" w:author="Christoffer Vissing" w:date="2023-08-07T11:42:00Z">
        <w:r w:rsidR="00B4257D">
          <w:rPr>
            <w:rFonts w:ascii="Roboto" w:hAnsi="Roboto"/>
            <w:sz w:val="22"/>
            <w:szCs w:val="22"/>
          </w:rPr>
          <w:t>, p &lt;0.001), ventricular arrhythmias (HR 3.8</w:t>
        </w:r>
      </w:ins>
      <w:ins w:id="283" w:author="Christoffer Vissing" w:date="2023-08-07T14:20:00Z">
        <w:r w:rsidR="00102552">
          <w:rPr>
            <w:rFonts w:ascii="Roboto" w:hAnsi="Roboto"/>
            <w:sz w:val="22"/>
            <w:szCs w:val="22"/>
          </w:rPr>
          <w:t>2</w:t>
        </w:r>
      </w:ins>
      <w:ins w:id="284" w:author="Christoffer Vissing" w:date="2023-08-07T11:42:00Z">
        <w:r w:rsidR="00B4257D">
          <w:rPr>
            <w:rFonts w:ascii="Roboto" w:hAnsi="Roboto"/>
            <w:sz w:val="22"/>
            <w:szCs w:val="22"/>
          </w:rPr>
          <w:t xml:space="preserve"> [CI </w:t>
        </w:r>
      </w:ins>
      <w:ins w:id="285" w:author="Christoffer Vissing" w:date="2023-08-07T14:20:00Z">
        <w:r w:rsidR="00102552">
          <w:rPr>
            <w:rFonts w:ascii="Roboto" w:hAnsi="Roboto"/>
            <w:sz w:val="22"/>
            <w:szCs w:val="22"/>
          </w:rPr>
          <w:t>2.73</w:t>
        </w:r>
      </w:ins>
      <w:ins w:id="286" w:author="Christoffer Vissing" w:date="2023-08-07T11:42:00Z">
        <w:r w:rsidR="00B4257D">
          <w:rPr>
            <w:rFonts w:ascii="Roboto" w:hAnsi="Roboto"/>
            <w:sz w:val="22"/>
            <w:szCs w:val="22"/>
          </w:rPr>
          <w:t>-</w:t>
        </w:r>
      </w:ins>
      <w:ins w:id="287" w:author="Christoffer Vissing" w:date="2023-08-07T14:20:00Z">
        <w:r w:rsidR="00102552">
          <w:rPr>
            <w:rFonts w:ascii="Roboto" w:hAnsi="Roboto"/>
            <w:sz w:val="22"/>
            <w:szCs w:val="22"/>
          </w:rPr>
          <w:t>5.3</w:t>
        </w:r>
      </w:ins>
      <w:ins w:id="288" w:author="Christoffer Vissing" w:date="2023-08-07T11:42:00Z">
        <w:r w:rsidR="00B4257D">
          <w:rPr>
            <w:rFonts w:ascii="Roboto" w:hAnsi="Roboto"/>
            <w:sz w:val="22"/>
            <w:szCs w:val="22"/>
          </w:rPr>
          <w:t>] p &lt;0.001)</w:t>
        </w:r>
      </w:ins>
      <w:ins w:id="289" w:author="Christoffer Vissing" w:date="2023-08-07T11:43:00Z">
        <w:r w:rsidR="00B4257D">
          <w:rPr>
            <w:rFonts w:ascii="Roboto" w:hAnsi="Roboto"/>
            <w:sz w:val="22"/>
            <w:szCs w:val="22"/>
          </w:rPr>
          <w:t xml:space="preserve"> and death (HR </w:t>
        </w:r>
      </w:ins>
      <w:ins w:id="290" w:author="Christoffer Vissing" w:date="2023-08-07T14:20:00Z">
        <w:r w:rsidR="00102552">
          <w:rPr>
            <w:rFonts w:ascii="Roboto" w:hAnsi="Roboto"/>
            <w:sz w:val="22"/>
            <w:szCs w:val="22"/>
          </w:rPr>
          <w:t>3</w:t>
        </w:r>
      </w:ins>
      <w:ins w:id="291" w:author="Christoffer Vissing" w:date="2023-08-07T11:43:00Z">
        <w:r w:rsidR="00B4257D">
          <w:rPr>
            <w:rFonts w:ascii="Roboto" w:hAnsi="Roboto"/>
            <w:sz w:val="22"/>
            <w:szCs w:val="22"/>
          </w:rPr>
          <w:t>.</w:t>
        </w:r>
      </w:ins>
      <w:ins w:id="292" w:author="Christoffer Vissing" w:date="2023-08-07T14:20:00Z">
        <w:r w:rsidR="00102552">
          <w:rPr>
            <w:rFonts w:ascii="Roboto" w:hAnsi="Roboto"/>
            <w:sz w:val="22"/>
            <w:szCs w:val="22"/>
          </w:rPr>
          <w:t>8</w:t>
        </w:r>
      </w:ins>
      <w:ins w:id="293" w:author="Christoffer Vissing" w:date="2023-08-07T11:43:00Z">
        <w:r w:rsidR="00B4257D">
          <w:rPr>
            <w:rFonts w:ascii="Roboto" w:hAnsi="Roboto"/>
            <w:sz w:val="22"/>
            <w:szCs w:val="22"/>
          </w:rPr>
          <w:t xml:space="preserve"> [CI 3.</w:t>
        </w:r>
      </w:ins>
      <w:ins w:id="294" w:author="Christoffer Vissing" w:date="2023-08-07T14:20:00Z">
        <w:r w:rsidR="00102552">
          <w:rPr>
            <w:rFonts w:ascii="Roboto" w:hAnsi="Roboto"/>
            <w:sz w:val="22"/>
            <w:szCs w:val="22"/>
          </w:rPr>
          <w:t>09</w:t>
        </w:r>
      </w:ins>
      <w:ins w:id="295" w:author="Christoffer Vissing" w:date="2023-08-07T11:43:00Z">
        <w:r w:rsidR="00B4257D">
          <w:rPr>
            <w:rFonts w:ascii="Roboto" w:hAnsi="Roboto"/>
            <w:sz w:val="22"/>
            <w:szCs w:val="22"/>
          </w:rPr>
          <w:t>-4.</w:t>
        </w:r>
      </w:ins>
      <w:ins w:id="296" w:author="Christoffer Vissing" w:date="2023-08-07T14:20:00Z">
        <w:r w:rsidR="00102552">
          <w:rPr>
            <w:rFonts w:ascii="Roboto" w:hAnsi="Roboto"/>
            <w:sz w:val="22"/>
            <w:szCs w:val="22"/>
          </w:rPr>
          <w:t>7</w:t>
        </w:r>
      </w:ins>
      <w:ins w:id="297" w:author="Christoffer Vissing" w:date="2023-08-07T11:43:00Z">
        <w:r w:rsidR="00B4257D">
          <w:rPr>
            <w:rFonts w:ascii="Roboto" w:hAnsi="Roboto"/>
            <w:sz w:val="22"/>
            <w:szCs w:val="22"/>
          </w:rPr>
          <w:t>]</w:t>
        </w:r>
      </w:ins>
      <w:ins w:id="298" w:author="Christoffer Vissing" w:date="2023-08-07T11:46:00Z">
        <w:r w:rsidR="000F3B75">
          <w:rPr>
            <w:rFonts w:ascii="Roboto" w:hAnsi="Roboto"/>
            <w:sz w:val="22"/>
            <w:szCs w:val="22"/>
          </w:rPr>
          <w:t>, p &lt;0.001).</w:t>
        </w:r>
      </w:ins>
      <w:ins w:id="299" w:author="Christoffer Vissing" w:date="2023-08-07T16:30:00Z">
        <w:r w:rsidR="00DF496A">
          <w:rPr>
            <w:rFonts w:ascii="Roboto" w:hAnsi="Roboto"/>
            <w:sz w:val="22"/>
            <w:szCs w:val="22"/>
          </w:rPr>
          <w:t xml:space="preserve"> </w:t>
        </w:r>
      </w:ins>
      <w:ins w:id="300" w:author="Christoffer Vissing" w:date="2023-08-07T16:31:00Z">
        <w:r w:rsidR="00DF496A">
          <w:rPr>
            <w:rFonts w:ascii="Roboto" w:hAnsi="Roboto"/>
            <w:sz w:val="22"/>
            <w:szCs w:val="22"/>
          </w:rPr>
          <w:t xml:space="preserve">For </w:t>
        </w:r>
      </w:ins>
      <w:ins w:id="301" w:author="Christoffer Vissing" w:date="2023-08-07T16:33:00Z">
        <w:r w:rsidR="00DF496A">
          <w:rPr>
            <w:rFonts w:ascii="Roboto" w:hAnsi="Roboto"/>
            <w:sz w:val="22"/>
            <w:szCs w:val="22"/>
          </w:rPr>
          <w:t>outcomes</w:t>
        </w:r>
      </w:ins>
      <w:ins w:id="302" w:author="Christoffer Vissing" w:date="2023-08-07T16:31:00Z">
        <w:r w:rsidR="00DF496A">
          <w:rPr>
            <w:rFonts w:ascii="Roboto" w:hAnsi="Roboto"/>
            <w:sz w:val="22"/>
            <w:szCs w:val="22"/>
          </w:rPr>
          <w:t xml:space="preserve"> in which </w:t>
        </w:r>
      </w:ins>
      <w:ins w:id="303" w:author="Christoffer Vissing" w:date="2023-08-07T16:32:00Z">
        <w:r w:rsidR="00DF496A">
          <w:rPr>
            <w:rFonts w:ascii="Roboto" w:hAnsi="Roboto"/>
            <w:sz w:val="22"/>
            <w:szCs w:val="22"/>
          </w:rPr>
          <w:t xml:space="preserve">a significant </w:t>
        </w:r>
      </w:ins>
      <w:ins w:id="304" w:author="Christoffer Vissing" w:date="2023-08-07T16:31:00Z">
        <w:r w:rsidR="00DF496A">
          <w:rPr>
            <w:rFonts w:ascii="Roboto" w:hAnsi="Roboto"/>
            <w:sz w:val="22"/>
            <w:szCs w:val="22"/>
          </w:rPr>
          <w:t>interaction</w:t>
        </w:r>
      </w:ins>
      <w:ins w:id="305" w:author="Christoffer Vissing" w:date="2023-08-07T16:32:00Z">
        <w:r w:rsidR="00DF496A">
          <w:rPr>
            <w:rFonts w:ascii="Roboto" w:hAnsi="Roboto"/>
            <w:sz w:val="22"/>
            <w:szCs w:val="22"/>
          </w:rPr>
          <w:t xml:space="preserve"> was found </w:t>
        </w:r>
      </w:ins>
      <w:ins w:id="306" w:author="Christoffer Vissing" w:date="2023-08-07T16:33:00Z">
        <w:r w:rsidR="00DF496A">
          <w:rPr>
            <w:rFonts w:ascii="Roboto" w:hAnsi="Roboto"/>
            <w:sz w:val="22"/>
            <w:szCs w:val="22"/>
          </w:rPr>
          <w:t>between an exposure and</w:t>
        </w:r>
      </w:ins>
      <w:ins w:id="307" w:author="Christoffer Vissing" w:date="2023-08-07T16:31:00Z">
        <w:r w:rsidR="00DF496A">
          <w:rPr>
            <w:rFonts w:ascii="Roboto" w:hAnsi="Roboto"/>
            <w:sz w:val="22"/>
            <w:szCs w:val="22"/>
          </w:rPr>
          <w:t xml:space="preserve"> </w:t>
        </w:r>
      </w:ins>
      <w:ins w:id="308" w:author="Christoffer Vissing" w:date="2023-08-07T16:34:00Z">
        <w:r w:rsidR="00DF496A">
          <w:rPr>
            <w:rFonts w:ascii="Roboto" w:hAnsi="Roboto"/>
            <w:sz w:val="22"/>
            <w:szCs w:val="22"/>
          </w:rPr>
          <w:t xml:space="preserve">sarcomere variant status, the combined effect can be seen </w:t>
        </w:r>
      </w:ins>
      <w:ins w:id="309" w:author="Christoffer Vissing" w:date="2023-08-07T16:35:00Z">
        <w:r w:rsidR="00DF496A">
          <w:rPr>
            <w:rFonts w:ascii="Roboto" w:hAnsi="Roboto"/>
            <w:sz w:val="22"/>
            <w:szCs w:val="22"/>
          </w:rPr>
          <w:t xml:space="preserve">according to sarcomere variant status </w:t>
        </w:r>
      </w:ins>
      <w:ins w:id="310" w:author="Christoffer Vissing" w:date="2023-08-07T16:34:00Z">
        <w:r w:rsidR="00DF496A">
          <w:rPr>
            <w:rFonts w:ascii="Roboto" w:hAnsi="Roboto"/>
            <w:sz w:val="22"/>
            <w:szCs w:val="22"/>
          </w:rPr>
          <w:t xml:space="preserve">in </w:t>
        </w:r>
      </w:ins>
      <w:ins w:id="311" w:author="Christoffer Vissing" w:date="2023-08-07T16:30:00Z">
        <w:r w:rsidR="00DF496A" w:rsidRPr="00C07642">
          <w:rPr>
            <w:rFonts w:ascii="Roboto" w:hAnsi="Roboto"/>
            <w:b/>
            <w:bCs/>
            <w:sz w:val="22"/>
            <w:szCs w:val="22"/>
            <w:rPrChange w:id="312" w:author="Christoffer Vissing" w:date="2023-08-08T14:32:00Z">
              <w:rPr>
                <w:rFonts w:ascii="Roboto" w:hAnsi="Roboto"/>
                <w:sz w:val="22"/>
                <w:szCs w:val="22"/>
              </w:rPr>
            </w:rPrChange>
          </w:rPr>
          <w:t xml:space="preserve">Supplementary Figure </w:t>
        </w:r>
      </w:ins>
      <w:ins w:id="313" w:author="Christoffer Vissing" w:date="2023-08-08T11:33:00Z">
        <w:r w:rsidR="00037B48" w:rsidRPr="00C07642">
          <w:rPr>
            <w:rFonts w:ascii="Roboto" w:hAnsi="Roboto"/>
            <w:b/>
            <w:bCs/>
            <w:sz w:val="22"/>
            <w:szCs w:val="22"/>
            <w:rPrChange w:id="314" w:author="Christoffer Vissing" w:date="2023-08-08T14:32:00Z">
              <w:rPr>
                <w:rFonts w:ascii="Roboto" w:hAnsi="Roboto"/>
                <w:sz w:val="22"/>
                <w:szCs w:val="22"/>
              </w:rPr>
            </w:rPrChange>
          </w:rPr>
          <w:t>3</w:t>
        </w:r>
      </w:ins>
      <w:ins w:id="315" w:author="Christoffer Vissing" w:date="2023-08-07T16:34:00Z">
        <w:r w:rsidR="00DF496A">
          <w:rPr>
            <w:rFonts w:ascii="Roboto" w:hAnsi="Roboto"/>
            <w:sz w:val="22"/>
            <w:szCs w:val="22"/>
          </w:rPr>
          <w:t>.</w:t>
        </w:r>
      </w:ins>
      <w:del w:id="316" w:author="Christoffer Vissing" w:date="2023-08-07T11:39:00Z">
        <w:r w:rsidR="00C72953" w:rsidDel="00B4257D">
          <w:rPr>
            <w:rFonts w:ascii="Roboto" w:hAnsi="Roboto"/>
            <w:sz w:val="22"/>
            <w:szCs w:val="22"/>
          </w:rPr>
          <w:delText>.</w:delText>
        </w:r>
      </w:del>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36EE6E7B"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r w:rsidR="009C7FDC">
        <w:rPr>
          <w:rFonts w:ascii="Roboto" w:hAnsi="Roboto"/>
          <w:sz w:val="22"/>
          <w:szCs w:val="22"/>
        </w:rPr>
        <w:t>among</w:t>
      </w:r>
      <w:r w:rsidR="00B215FC">
        <w:rPr>
          <w:rFonts w:ascii="Roboto" w:hAnsi="Roboto"/>
          <w:sz w:val="22"/>
          <w:szCs w:val="22"/>
        </w:rPr>
        <w:t xml:space="preserve"> patients with </w:t>
      </w:r>
      <w:proofErr w:type="spellStart"/>
      <w:r w:rsidR="00B215FC">
        <w:rPr>
          <w:rFonts w:ascii="Roboto" w:hAnsi="Roboto"/>
          <w:sz w:val="22"/>
          <w:szCs w:val="22"/>
        </w:rPr>
        <w:t>sarcomeric</w:t>
      </w:r>
      <w:proofErr w:type="spellEnd"/>
      <w:r w:rsidR="00B215FC">
        <w:rPr>
          <w:rFonts w:ascii="Roboto" w:hAnsi="Roboto"/>
          <w:sz w:val="22"/>
          <w:szCs w:val="22"/>
        </w:rPr>
        <w:t xml:space="preserve"> HCM (63 </w:t>
      </w:r>
      <w:del w:id="317" w:author="Christoffer Vissing" w:date="2023-06-28T14:21:00Z">
        <w:r w:rsidR="00B215FC" w:rsidDel="003323F6">
          <w:rPr>
            <w:rFonts w:ascii="Roboto" w:hAnsi="Roboto"/>
            <w:sz w:val="22"/>
            <w:szCs w:val="22"/>
          </w:rPr>
          <w:delText>vs</w:delText>
        </w:r>
      </w:del>
      <w:ins w:id="318" w:author="Christoffer Vissing" w:date="2023-06-28T14:21:00Z">
        <w:r w:rsidR="003323F6">
          <w:rPr>
            <w:rFonts w:ascii="Roboto" w:hAnsi="Roboto"/>
            <w:sz w:val="22"/>
            <w:szCs w:val="22"/>
          </w:rPr>
          <w:t>versus</w:t>
        </w:r>
      </w:ins>
      <w:r w:rsidR="00B215FC">
        <w:rPr>
          <w:rFonts w:ascii="Roboto" w:hAnsi="Roboto"/>
          <w:sz w:val="22"/>
          <w:szCs w:val="22"/>
        </w:rPr>
        <w:t xml:space="preserve"> </w:t>
      </w:r>
      <w:r w:rsidR="009C7FDC">
        <w:rPr>
          <w:rFonts w:ascii="Roboto" w:hAnsi="Roboto"/>
          <w:sz w:val="22"/>
          <w:szCs w:val="22"/>
        </w:rPr>
        <w:t xml:space="preserve">70 years, p &lt;0.0001).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del w:id="319" w:author="Christoffer Vissing" w:date="2023-06-28T14:21:00Z">
        <w:r w:rsidR="009C7FDC" w:rsidDel="003323F6">
          <w:rPr>
            <w:rFonts w:ascii="Roboto" w:hAnsi="Roboto"/>
            <w:sz w:val="22"/>
            <w:szCs w:val="22"/>
          </w:rPr>
          <w:delText>vs</w:delText>
        </w:r>
      </w:del>
      <w:ins w:id="320" w:author="Christoffer Vissing" w:date="2023-06-28T14:21:00Z">
        <w:r w:rsidR="003323F6">
          <w:rPr>
            <w:rFonts w:ascii="Roboto" w:hAnsi="Roboto"/>
            <w:sz w:val="22"/>
            <w:szCs w:val="22"/>
          </w:rPr>
          <w:t>versus</w:t>
        </w:r>
      </w:ins>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del w:id="321" w:author="Christoffer Vissing" w:date="2023-06-28T14:21:00Z">
        <w:r w:rsidR="009C7FDC" w:rsidDel="003323F6">
          <w:rPr>
            <w:rFonts w:ascii="Roboto" w:hAnsi="Roboto"/>
            <w:sz w:val="22"/>
            <w:szCs w:val="22"/>
          </w:rPr>
          <w:delText>vs</w:delText>
        </w:r>
      </w:del>
      <w:ins w:id="322" w:author="Christoffer Vissing" w:date="2023-06-28T14:21:00Z">
        <w:r w:rsidR="003323F6">
          <w:rPr>
            <w:rFonts w:ascii="Roboto" w:hAnsi="Roboto"/>
            <w:sz w:val="22"/>
            <w:szCs w:val="22"/>
          </w:rPr>
          <w:t>versus</w:t>
        </w:r>
      </w:ins>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w:t>
      </w:r>
      <w:r w:rsidR="006D4A13">
        <w:rPr>
          <w:rFonts w:ascii="Roboto" w:hAnsi="Roboto"/>
          <w:sz w:val="22"/>
          <w:szCs w:val="22"/>
        </w:rPr>
        <w:lastRenderedPageBreak/>
        <w:t xml:space="preserve">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r w:rsidR="00394A0C">
        <w:rPr>
          <w:rFonts w:ascii="Roboto" w:hAnsi="Roboto"/>
          <w:sz w:val="22"/>
          <w:szCs w:val="22"/>
        </w:rPr>
        <w:t xml:space="preserve"> </w:t>
      </w:r>
      <w:r w:rsidR="00200626">
        <w:rPr>
          <w:rFonts w:ascii="Roboto" w:hAnsi="Roboto"/>
          <w:sz w:val="22"/>
          <w:szCs w:val="22"/>
        </w:rPr>
        <w:t>Patients with LP/P sarcomere variants were also found to have a higher age-standardized incidence of cardiovascular death (SIR 1.90 [CI: 1.61 to 2.23) and all-cause mortality (SIR 1.27 [CI: 1.13 to 1.43]) (</w:t>
      </w:r>
      <w:r w:rsidR="00200626" w:rsidRPr="00200626">
        <w:rPr>
          <w:rFonts w:ascii="Roboto" w:hAnsi="Roboto"/>
          <w:b/>
          <w:bCs/>
          <w:sz w:val="22"/>
          <w:szCs w:val="22"/>
        </w:rPr>
        <w:t xml:space="preserve">Supplementary Figure </w:t>
      </w:r>
      <w:r w:rsidR="005559AF">
        <w:rPr>
          <w:rFonts w:ascii="Roboto" w:hAnsi="Roboto"/>
          <w:b/>
          <w:bCs/>
          <w:sz w:val="22"/>
          <w:szCs w:val="22"/>
        </w:rPr>
        <w:t>4</w:t>
      </w:r>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 xml:space="preserve">DISCUSSION: </w:t>
      </w:r>
    </w:p>
    <w:p w14:paraId="4FF9DE24" w14:textId="390D5DFD"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higher burden of cardiac arrhythmias, more 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r w:rsidR="00192803">
        <w:rPr>
          <w:rFonts w:ascii="Roboto" w:hAnsi="Roboto"/>
          <w:sz w:val="22"/>
          <w:szCs w:val="22"/>
        </w:rPr>
        <w:t>In contrast, non-</w:t>
      </w:r>
      <w:proofErr w:type="spellStart"/>
      <w:r w:rsidR="00192803">
        <w:rPr>
          <w:rFonts w:ascii="Roboto" w:hAnsi="Roboto"/>
          <w:sz w:val="22"/>
          <w:szCs w:val="22"/>
        </w:rPr>
        <w:t>sarcomeric</w:t>
      </w:r>
      <w:proofErr w:type="spellEnd"/>
      <w:r w:rsidR="00192803">
        <w:rPr>
          <w:rFonts w:ascii="Roboto" w:hAnsi="Roboto"/>
          <w:sz w:val="22"/>
          <w:szCs w:val="22"/>
        </w:rPr>
        <w:t xml:space="preserve"> HCM patients were more likely to be obese, have hypertension, report </w:t>
      </w:r>
      <w:r>
        <w:rPr>
          <w:rFonts w:ascii="Roboto" w:hAnsi="Roboto"/>
          <w:sz w:val="22"/>
          <w:szCs w:val="22"/>
        </w:rPr>
        <w:t>NYHA III-IV limitations,</w:t>
      </w:r>
      <w:r w:rsidR="00192803">
        <w:rPr>
          <w:rFonts w:ascii="Roboto" w:hAnsi="Roboto"/>
          <w:sz w:val="22"/>
          <w:szCs w:val="22"/>
        </w:rPr>
        <w:t xml:space="preserve"> and </w:t>
      </w:r>
      <w:r>
        <w:rPr>
          <w:rFonts w:ascii="Roboto" w:hAnsi="Roboto"/>
          <w:sz w:val="22"/>
          <w:szCs w:val="22"/>
        </w:rPr>
        <w:t>have</w:t>
      </w:r>
      <w:r w:rsidR="00192803">
        <w:rPr>
          <w:rFonts w:ascii="Roboto" w:hAnsi="Roboto"/>
          <w:sz w:val="22"/>
          <w:szCs w:val="22"/>
        </w:rPr>
        <w:t xml:space="preserve"> LV obstruction. </w:t>
      </w:r>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rates of ventricular arrhythmias and end-stage heart failure outcomes</w:t>
      </w:r>
      <w:r w:rsidR="002045AA">
        <w:rPr>
          <w:rFonts w:ascii="Roboto" w:hAnsi="Roboto"/>
          <w:sz w:val="22"/>
          <w:szCs w:val="22"/>
        </w:rPr>
        <w:t xml:space="preserve"> </w:t>
      </w:r>
      <w:del w:id="323" w:author="Christoffer Vissing" w:date="2023-06-30T11:40:00Z">
        <w:r w:rsidR="00875D58" w:rsidDel="00B06391">
          <w:rPr>
            <w:rFonts w:ascii="Roboto" w:hAnsi="Roboto"/>
            <w:sz w:val="22"/>
            <w:szCs w:val="22"/>
          </w:rPr>
          <w:delText xml:space="preserve">in </w:delText>
        </w:r>
      </w:del>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clinical</w:t>
      </w:r>
      <w:r w:rsidR="00C55FA8" w:rsidRPr="00DB6D77">
        <w:rPr>
          <w:rFonts w:ascii="Roboto" w:hAnsi="Roboto"/>
          <w:sz w:val="22"/>
          <w:szCs w:val="22"/>
        </w:rPr>
        <w:t xml:space="preserve"> 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07C5AE88"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del w:id="324" w:author="Christoffer Vissing" w:date="2023-06-28T14:21:00Z">
        <w:r w:rsidRPr="00DB6D77" w:rsidDel="003F641C">
          <w:rPr>
            <w:rFonts w:ascii="Roboto" w:hAnsi="Roboto"/>
            <w:b/>
            <w:bCs/>
            <w:sz w:val="22"/>
            <w:szCs w:val="22"/>
          </w:rPr>
          <w:delText>vs</w:delText>
        </w:r>
      </w:del>
      <w:ins w:id="325" w:author="Christoffer Vissing" w:date="2023-06-28T14:21:00Z">
        <w:r w:rsidR="003F641C">
          <w:rPr>
            <w:rFonts w:ascii="Roboto" w:hAnsi="Roboto"/>
            <w:b/>
            <w:bCs/>
            <w:sz w:val="22"/>
            <w:szCs w:val="22"/>
          </w:rPr>
          <w:t>versus</w:t>
        </w:r>
      </w:ins>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7ABEB500"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7C252B">
        <w:rPr>
          <w:rFonts w:ascii="Roboto" w:hAnsi="Roboto"/>
          <w:sz w:val="22"/>
          <w:szCs w:val="22"/>
        </w:rPr>
        <w:t>However</w:t>
      </w:r>
      <w:r w:rsidR="00D3112F">
        <w:rPr>
          <w:rFonts w:ascii="Roboto" w:hAnsi="Roboto"/>
          <w:sz w:val="22"/>
          <w:szCs w:val="22"/>
        </w:rPr>
        <w:t xml:space="preserve">, previous studies have not </w:t>
      </w:r>
      <w:r w:rsidR="00D87B3B">
        <w:rPr>
          <w:rFonts w:ascii="Roboto" w:hAnsi="Roboto"/>
          <w:sz w:val="22"/>
          <w:szCs w:val="22"/>
        </w:rPr>
        <w:t>identified a</w:t>
      </w:r>
      <w:r w:rsidR="00D3112F">
        <w:rPr>
          <w:rFonts w:ascii="Roboto" w:hAnsi="Roboto"/>
          <w:sz w:val="22"/>
          <w:szCs w:val="22"/>
        </w:rPr>
        <w:t xml:space="preserve"> difference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790484">
        <w:rPr>
          <w:rFonts w:ascii="Roboto" w:hAnsi="Roboto"/>
          <w:sz w:val="22"/>
          <w:szCs w:val="22"/>
        </w:rPr>
        <w:t>In general</w:t>
      </w:r>
      <w:r w:rsidR="00224206">
        <w:rPr>
          <w:rFonts w:ascii="Roboto" w:hAnsi="Roboto"/>
          <w:sz w:val="22"/>
          <w:szCs w:val="22"/>
        </w:rPr>
        <w:t>, patients with HCM have a moderate 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in unadjusted analysis, when adjusting for factors known to correlate with peak oxygen uptake</w:t>
      </w:r>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r w:rsidR="00224206">
        <w:rPr>
          <w:rFonts w:ascii="Roboto" w:hAnsi="Roboto"/>
          <w:sz w:val="22"/>
          <w:szCs w:val="22"/>
        </w:rPr>
        <w:t xml:space="preserve"> This finding highlights the importance of </w:t>
      </w:r>
      <w:r w:rsidR="00261839">
        <w:rPr>
          <w:rFonts w:ascii="Roboto" w:hAnsi="Roboto"/>
          <w:sz w:val="22"/>
          <w:szCs w:val="22"/>
        </w:rPr>
        <w:t xml:space="preserve">encouraging </w:t>
      </w:r>
      <w:r w:rsidR="00224206">
        <w:rPr>
          <w:rFonts w:ascii="Roboto" w:hAnsi="Roboto"/>
          <w:sz w:val="22"/>
          <w:szCs w:val="22"/>
        </w:rPr>
        <w:t xml:space="preserve">regular exercise training, specifically for individuals with </w:t>
      </w:r>
      <w:proofErr w:type="spellStart"/>
      <w:r w:rsidR="00224206">
        <w:rPr>
          <w:rFonts w:ascii="Roboto" w:hAnsi="Roboto"/>
          <w:sz w:val="22"/>
          <w:szCs w:val="22"/>
        </w:rPr>
        <w:t>sarcomeric</w:t>
      </w:r>
      <w:proofErr w:type="spellEnd"/>
      <w:r w:rsidR="00224206">
        <w:rPr>
          <w:rFonts w:ascii="Roboto" w:hAnsi="Roboto"/>
          <w:sz w:val="22"/>
          <w:szCs w:val="22"/>
        </w:rPr>
        <w:t xml:space="preserve"> HCM, </w:t>
      </w:r>
      <w:r w:rsidR="00261839">
        <w:rPr>
          <w:rFonts w:ascii="Roboto" w:hAnsi="Roboto"/>
          <w:sz w:val="22"/>
          <w:szCs w:val="22"/>
        </w:rPr>
        <w:t>to</w:t>
      </w:r>
      <w:r w:rsidR="00224206">
        <w:rPr>
          <w:rFonts w:ascii="Roboto" w:hAnsi="Roboto"/>
          <w:sz w:val="22"/>
          <w:szCs w:val="22"/>
        </w:rPr>
        <w:t xml:space="preserve"> improve their functional capacity and quality of life.</w:t>
      </w:r>
      <w:r w:rsidR="003001C9">
        <w:rPr>
          <w:rFonts w:ascii="Roboto" w:hAnsi="Roboto"/>
          <w:sz w:val="22"/>
          <w:szCs w:val="22"/>
        </w:rPr>
        <w:t xml:space="preserve"> </w:t>
      </w:r>
      <w:r w:rsidR="003001C9">
        <w:rPr>
          <w:rFonts w:ascii="Roboto" w:hAnsi="Roboto"/>
          <w:sz w:val="22"/>
          <w:szCs w:val="22"/>
        </w:rPr>
        <w:fldChar w:fldCharType="begin"/>
      </w:r>
      <w:r w:rsidR="0083228C">
        <w:rPr>
          <w:rFonts w:ascii="Roboto" w:hAnsi="Roboto"/>
          <w:sz w:val="22"/>
          <w:szCs w:val="22"/>
        </w:rPr>
        <w: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instrText>
      </w:r>
      <w:r w:rsidR="003001C9">
        <w:rPr>
          <w:rFonts w:ascii="Roboto" w:hAnsi="Roboto"/>
          <w:sz w:val="22"/>
          <w:szCs w:val="22"/>
        </w:rPr>
        <w:fldChar w:fldCharType="separate"/>
      </w:r>
      <w:r w:rsidR="0083228C" w:rsidRPr="0083228C">
        <w:rPr>
          <w:rFonts w:ascii="Roboto" w:hAnsi="Roboto"/>
          <w:sz w:val="22"/>
          <w:vertAlign w:val="superscript"/>
        </w:rPr>
        <w:t>13–18</w:t>
      </w:r>
      <w:r w:rsidR="003001C9">
        <w:rPr>
          <w:rFonts w:ascii="Roboto" w:hAnsi="Roboto"/>
          <w:sz w:val="22"/>
          <w:szCs w:val="22"/>
        </w:rPr>
        <w:fldChar w:fldCharType="end"/>
      </w:r>
      <w:r w:rsidR="00132B28">
        <w:rPr>
          <w:rFonts w:ascii="Roboto" w:hAnsi="Roboto"/>
          <w:sz w:val="22"/>
          <w:szCs w:val="22"/>
        </w:rPr>
        <w:t xml:space="preserve"> </w:t>
      </w:r>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3A0A7D55" w:rsidR="008F135E" w:rsidRDefault="00875D58" w:rsidP="00790484">
      <w:pPr>
        <w:spacing w:line="480" w:lineRule="auto"/>
        <w:rPr>
          <w:rFonts w:ascii="Roboto" w:hAnsi="Roboto"/>
          <w:sz w:val="22"/>
          <w:szCs w:val="22"/>
        </w:rPr>
      </w:pPr>
      <w:r w:rsidRPr="00862521">
        <w:rPr>
          <w:rFonts w:ascii="Roboto" w:hAnsi="Roboto"/>
          <w:sz w:val="22"/>
          <w:szCs w:val="22"/>
        </w:rPr>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t>
      </w:r>
      <w:r w:rsidR="00B9219B">
        <w:rPr>
          <w:rFonts w:ascii="Roboto" w:hAnsi="Roboto"/>
          <w:sz w:val="22"/>
          <w:szCs w:val="22"/>
        </w:rPr>
        <w:lastRenderedPageBreak/>
        <w:t xml:space="preserve">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 xml:space="preserve">LV obstruction. </w:t>
      </w:r>
      <w:r w:rsidR="007D28C4">
        <w:rPr>
          <w:rFonts w:ascii="Roboto" w:hAnsi="Roboto"/>
          <w:sz w:val="22"/>
          <w:szCs w:val="22"/>
        </w:rPr>
        <w:t>R</w:t>
      </w:r>
      <w:r w:rsidR="002045AA">
        <w:rPr>
          <w:rFonts w:ascii="Roboto" w:hAnsi="Roboto"/>
          <w:sz w:val="22"/>
          <w:szCs w:val="22"/>
        </w:rPr>
        <w:t xml:space="preserve">emarkably, we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AA4526">
        <w:rPr>
          <w:rFonts w:ascii="Roboto" w:hAnsi="Roboto"/>
          <w:sz w:val="22"/>
          <w:szCs w:val="22"/>
        </w:rPr>
        <w:t>O</w:t>
      </w:r>
      <w:r w:rsidR="00D33261">
        <w:rPr>
          <w:rFonts w:ascii="Roboto" w:hAnsi="Roboto"/>
          <w:sz w:val="22"/>
          <w:szCs w:val="22"/>
        </w:rPr>
        <w:t xml:space="preserve">besity </w:t>
      </w:r>
      <w:r w:rsidR="00AA4526">
        <w:rPr>
          <w:rFonts w:ascii="Roboto" w:hAnsi="Roboto"/>
          <w:sz w:val="22"/>
          <w:szCs w:val="22"/>
        </w:rPr>
        <w:t xml:space="preserve">was identified </w:t>
      </w:r>
      <w:r w:rsidR="00D33261">
        <w:rPr>
          <w:rFonts w:ascii="Roboto" w:hAnsi="Roboto"/>
          <w:sz w:val="22"/>
          <w:szCs w:val="22"/>
        </w:rPr>
        <w:t xml:space="preserve">to be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 xml:space="preserve">associated with a </w:t>
      </w:r>
      <w:del w:id="326" w:author="Christoffer Vissing" w:date="2023-08-07T14:23:00Z">
        <w:r w:rsidR="00D33261" w:rsidDel="0083228C">
          <w:rPr>
            <w:rFonts w:ascii="Roboto" w:hAnsi="Roboto"/>
            <w:sz w:val="22"/>
            <w:szCs w:val="22"/>
          </w:rPr>
          <w:delText xml:space="preserve">HR of </w:delText>
        </w:r>
      </w:del>
      <w:del w:id="327" w:author="Christoffer Vissing" w:date="2023-07-24T11:01:00Z">
        <w:r w:rsidR="00D33261" w:rsidDel="00154659">
          <w:rPr>
            <w:rFonts w:ascii="Roboto" w:hAnsi="Roboto"/>
            <w:sz w:val="22"/>
            <w:szCs w:val="22"/>
          </w:rPr>
          <w:delText>1</w:delText>
        </w:r>
      </w:del>
      <w:ins w:id="328" w:author="Christoffer Vissing" w:date="2023-08-07T14:23:00Z">
        <w:r w:rsidR="0083228C">
          <w:rPr>
            <w:rFonts w:ascii="Roboto" w:hAnsi="Roboto"/>
            <w:sz w:val="22"/>
            <w:szCs w:val="22"/>
          </w:rPr>
          <w:t>80% higher</w:t>
        </w:r>
      </w:ins>
      <w:ins w:id="329" w:author="Christoffer Vissing" w:date="2023-08-07T14:24:00Z">
        <w:r w:rsidR="0083228C">
          <w:rPr>
            <w:rFonts w:ascii="Roboto" w:hAnsi="Roboto"/>
            <w:sz w:val="22"/>
            <w:szCs w:val="22"/>
          </w:rPr>
          <w:t xml:space="preserve"> rate of obstruction in obese patients. Interestingly obesity seemed to have a </w:t>
        </w:r>
      </w:ins>
      <w:del w:id="330" w:author="Christoffer Vissing" w:date="2023-07-24T11:01:00Z">
        <w:r w:rsidR="00D33261" w:rsidDel="00154659">
          <w:rPr>
            <w:rFonts w:ascii="Roboto" w:hAnsi="Roboto"/>
            <w:sz w:val="22"/>
            <w:szCs w:val="22"/>
          </w:rPr>
          <w:delText>.58 and 1.32 in</w:delText>
        </w:r>
      </w:del>
      <w:ins w:id="331" w:author="Christoffer Vissing" w:date="2023-07-24T11:02:00Z">
        <w:r w:rsidR="00154659">
          <w:rPr>
            <w:rFonts w:ascii="Roboto" w:hAnsi="Roboto"/>
            <w:sz w:val="22"/>
            <w:szCs w:val="22"/>
          </w:rPr>
          <w:t>larger effect</w:t>
        </w:r>
      </w:ins>
      <w:ins w:id="332" w:author="Christoffer Vissing" w:date="2023-08-07T14:24:00Z">
        <w:r w:rsidR="0083228C">
          <w:rPr>
            <w:rFonts w:ascii="Roboto" w:hAnsi="Roboto"/>
            <w:sz w:val="22"/>
            <w:szCs w:val="22"/>
          </w:rPr>
          <w:t xml:space="preserve"> on developing LV</w:t>
        </w:r>
      </w:ins>
      <w:ins w:id="333" w:author="Christoffer Vissing" w:date="2023-08-07T14:25:00Z">
        <w:r w:rsidR="0083228C">
          <w:rPr>
            <w:rFonts w:ascii="Roboto" w:hAnsi="Roboto"/>
            <w:sz w:val="22"/>
            <w:szCs w:val="22"/>
          </w:rPr>
          <w:t xml:space="preserve"> obstruction</w:t>
        </w:r>
      </w:ins>
      <w:ins w:id="334" w:author="Christoffer Vissing" w:date="2023-07-24T11:02:00Z">
        <w:r w:rsidR="00154659">
          <w:rPr>
            <w:rFonts w:ascii="Roboto" w:hAnsi="Roboto"/>
            <w:sz w:val="22"/>
            <w:szCs w:val="22"/>
          </w:rPr>
          <w:t xml:space="preserve"> in patients with</w:t>
        </w:r>
      </w:ins>
      <w:del w:id="335" w:author="Christoffer Vissing" w:date="2023-07-24T11:02:00Z">
        <w:r w:rsidR="00D33261" w:rsidDel="00154659">
          <w:rPr>
            <w:rFonts w:ascii="Roboto" w:hAnsi="Roboto"/>
            <w:sz w:val="22"/>
            <w:szCs w:val="22"/>
          </w:rPr>
          <w:delText xml:space="preserve"> sarcomeric and</w:delText>
        </w:r>
      </w:del>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del w:id="336" w:author="Christoffer Vissing" w:date="2023-07-24T11:02:00Z">
        <w:r w:rsidR="00D33261" w:rsidDel="00154659">
          <w:rPr>
            <w:rFonts w:ascii="Roboto" w:hAnsi="Roboto"/>
            <w:sz w:val="22"/>
            <w:szCs w:val="22"/>
          </w:rPr>
          <w:delText xml:space="preserve"> respectively</w:delText>
        </w:r>
      </w:del>
      <w:r w:rsidR="00FA685D">
        <w:rPr>
          <w:rFonts w:ascii="Roboto" w:hAnsi="Roboto"/>
          <w:sz w:val="22"/>
          <w:szCs w:val="22"/>
        </w:rPr>
        <w:t>. This is</w:t>
      </w:r>
      <w:r w:rsidR="0084063E">
        <w:rPr>
          <w:rFonts w:ascii="Roboto" w:hAnsi="Roboto"/>
          <w:sz w:val="22"/>
          <w:szCs w:val="22"/>
        </w:rPr>
        <w:t xml:space="preserve"> consistent with</w:t>
      </w:r>
      <w:r w:rsidR="005C4292">
        <w:rPr>
          <w:rFonts w:ascii="Roboto" w:hAnsi="Roboto"/>
          <w:sz w:val="22"/>
          <w:szCs w:val="22"/>
        </w:rPr>
        <w:t xml:space="preserve"> the proposed impact of obesity </w:t>
      </w:r>
      <w:r w:rsidR="0084063E">
        <w:rPr>
          <w:rFonts w:ascii="Roboto" w:hAnsi="Roboto"/>
          <w:sz w:val="22"/>
          <w:szCs w:val="22"/>
        </w:rPr>
        <w:t>report</w:t>
      </w:r>
      <w:r w:rsidR="005C4292">
        <w:rPr>
          <w:rFonts w:ascii="Roboto" w:hAnsi="Roboto"/>
          <w:sz w:val="22"/>
          <w:szCs w:val="22"/>
        </w:rPr>
        <w:t>ed previously</w:t>
      </w:r>
      <w:r w:rsidR="00D33261">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ins w:id="337" w:author="Christoffer Vissing" w:date="2023-08-04T11:26:00Z">
        <w:r w:rsidR="00345718">
          <w:rPr>
            <w:rFonts w:ascii="Roboto" w:hAnsi="Roboto"/>
            <w:sz w:val="22"/>
            <w:szCs w:val="22"/>
          </w:rPr>
          <w:t xml:space="preserve"> and</w:t>
        </w:r>
      </w:ins>
      <w:del w:id="338" w:author="Christoffer Vissing" w:date="2023-08-04T11:26:00Z">
        <w:r w:rsidR="0032350E" w:rsidDel="00345718">
          <w:rPr>
            <w:rFonts w:ascii="Roboto" w:hAnsi="Roboto"/>
            <w:sz w:val="22"/>
            <w:szCs w:val="22"/>
          </w:rPr>
          <w:delText>,</w:delText>
        </w:r>
      </w:del>
      <w:r w:rsidR="0032350E">
        <w:rPr>
          <w:rFonts w:ascii="Roboto" w:hAnsi="Roboto"/>
          <w:sz w:val="22"/>
          <w:szCs w:val="22"/>
        </w:rPr>
        <w:t xml:space="preserve"> sex</w:t>
      </w:r>
      <w:del w:id="339" w:author="Christoffer Vissing" w:date="2023-08-04T11:26:00Z">
        <w:r w:rsidR="00AA4526" w:rsidDel="00345718">
          <w:rPr>
            <w:rFonts w:ascii="Roboto" w:hAnsi="Roboto"/>
            <w:sz w:val="22"/>
            <w:szCs w:val="22"/>
          </w:rPr>
          <w:delText xml:space="preserve"> and </w:delText>
        </w:r>
        <w:commentRangeStart w:id="340"/>
        <w:r w:rsidR="00AA4526" w:rsidDel="00345718">
          <w:rPr>
            <w:rFonts w:ascii="Roboto" w:hAnsi="Roboto"/>
            <w:sz w:val="22"/>
            <w:szCs w:val="22"/>
          </w:rPr>
          <w:delText>other comorbidities</w:delText>
        </w:r>
      </w:del>
      <w:commentRangeEnd w:id="340"/>
      <w:r w:rsidR="00AA4526">
        <w:rPr>
          <w:rStyle w:val="Kommentarhenvisning"/>
        </w:rPr>
        <w:commentReference w:id="340"/>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HCM etiology</w:t>
      </w:r>
      <w:r w:rsidR="00FA685D">
        <w:rPr>
          <w:rFonts w:ascii="Roboto" w:hAnsi="Roboto"/>
          <w:sz w:val="22"/>
          <w:szCs w:val="22"/>
        </w:rPr>
        <w:t xml:space="preserve">. </w:t>
      </w:r>
      <w:del w:id="341" w:author="Christoffer Vissing" w:date="2023-08-07T14:26:00Z">
        <w:r w:rsidR="00FA685D" w:rsidDel="0083228C">
          <w:rPr>
            <w:rFonts w:ascii="Roboto" w:hAnsi="Roboto"/>
            <w:sz w:val="22"/>
            <w:szCs w:val="22"/>
          </w:rPr>
          <w:delText>I</w:delText>
        </w:r>
        <w:r w:rsidR="006463CE" w:rsidDel="0083228C">
          <w:rPr>
            <w:rFonts w:ascii="Roboto" w:hAnsi="Roboto"/>
            <w:sz w:val="22"/>
            <w:szCs w:val="22"/>
          </w:rPr>
          <w:delText xml:space="preserve">n patients with sarcomeric HCM, we </w:delText>
        </w:r>
        <w:r w:rsidR="00FA685D" w:rsidDel="0083228C">
          <w:rPr>
            <w:rFonts w:ascii="Roboto" w:hAnsi="Roboto"/>
            <w:sz w:val="22"/>
            <w:szCs w:val="22"/>
          </w:rPr>
          <w:delText xml:space="preserve">also </w:delText>
        </w:r>
        <w:r w:rsidR="006463CE" w:rsidDel="0083228C">
          <w:rPr>
            <w:rFonts w:ascii="Roboto" w:hAnsi="Roboto"/>
            <w:sz w:val="22"/>
            <w:szCs w:val="22"/>
          </w:rPr>
          <w:delText xml:space="preserve">found LV obstruction to associate with </w:delText>
        </w:r>
        <w:r w:rsidR="00FA685D" w:rsidDel="0083228C">
          <w:rPr>
            <w:rFonts w:ascii="Roboto" w:hAnsi="Roboto"/>
            <w:sz w:val="22"/>
            <w:szCs w:val="22"/>
          </w:rPr>
          <w:delText>onset of</w:delText>
        </w:r>
        <w:r w:rsidR="006463CE" w:rsidDel="0083228C">
          <w:rPr>
            <w:rFonts w:ascii="Roboto" w:hAnsi="Roboto"/>
            <w:sz w:val="22"/>
            <w:szCs w:val="22"/>
          </w:rPr>
          <w:delText xml:space="preserve"> atrial fibrillation.</w:delText>
        </w:r>
      </w:del>
    </w:p>
    <w:p w14:paraId="49917606" w14:textId="59B1321C"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del w:id="342" w:author="Christoffer Vissing" w:date="2023-06-30T11:43:00Z">
        <w:r w:rsidR="0032350E" w:rsidDel="00B06391">
          <w:rPr>
            <w:rFonts w:ascii="Roboto" w:hAnsi="Roboto"/>
            <w:sz w:val="22"/>
            <w:szCs w:val="22"/>
          </w:rPr>
          <w:delText xml:space="preserve">was </w:delText>
        </w:r>
      </w:del>
      <w:ins w:id="343" w:author="Christoffer Vissing" w:date="2023-06-30T11:43:00Z">
        <w:r w:rsidR="00B06391">
          <w:rPr>
            <w:rFonts w:ascii="Roboto" w:hAnsi="Roboto"/>
            <w:sz w:val="22"/>
            <w:szCs w:val="22"/>
          </w:rPr>
          <w:t xml:space="preserve">has been </w:t>
        </w:r>
      </w:ins>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w:t>
      </w:r>
      <w:del w:id="344" w:author="Christoffer Vissing" w:date="2023-07-10T09:28:00Z">
        <w:r w:rsidR="008A2E9A" w:rsidDel="00433EF5">
          <w:rPr>
            <w:rFonts w:ascii="Roboto" w:hAnsi="Roboto"/>
            <w:sz w:val="22"/>
            <w:szCs w:val="22"/>
          </w:rPr>
          <w:delText xml:space="preserve"> and was diagnosed in </w:delText>
        </w:r>
        <w:commentRangeStart w:id="345"/>
        <w:r w:rsidR="008A2E9A" w:rsidDel="00433EF5">
          <w:rPr>
            <w:rFonts w:ascii="Roboto" w:hAnsi="Roboto"/>
            <w:sz w:val="22"/>
            <w:szCs w:val="22"/>
          </w:rPr>
          <w:delText>more than half of these patients</w:delText>
        </w:r>
        <w:commentRangeEnd w:id="345"/>
        <w:r w:rsidR="0032350E" w:rsidDel="00433EF5">
          <w:rPr>
            <w:rStyle w:val="Kommentarhenvisning"/>
          </w:rPr>
          <w:commentReference w:id="345"/>
        </w:r>
        <w:r w:rsidR="0032350E" w:rsidDel="00433EF5">
          <w:rPr>
            <w:rFonts w:ascii="Roboto" w:hAnsi="Roboto"/>
            <w:sz w:val="22"/>
            <w:szCs w:val="22"/>
          </w:rPr>
          <w:delText xml:space="preserve">, compared with </w:delText>
        </w:r>
      </w:del>
      <w:del w:id="346" w:author="Christoffer Vissing" w:date="2023-06-30T11:44:00Z">
        <w:r w:rsidR="0032350E" w:rsidDel="00B06391">
          <w:rPr>
            <w:rFonts w:ascii="Roboto" w:hAnsi="Roboto"/>
            <w:sz w:val="22"/>
            <w:szCs w:val="22"/>
          </w:rPr>
          <w:delText>1</w:delText>
        </w:r>
      </w:del>
      <w:del w:id="347" w:author="Christoffer Vissing" w:date="2023-07-10T09:28:00Z">
        <w:r w:rsidR="0032350E" w:rsidDel="00433EF5">
          <w:rPr>
            <w:rFonts w:ascii="Roboto" w:hAnsi="Roboto"/>
            <w:sz w:val="22"/>
            <w:szCs w:val="22"/>
          </w:rPr>
          <w:delText>9% of patients with sarcomeric HCM</w:delText>
        </w:r>
      </w:del>
      <w:r w:rsidR="008A2E9A">
        <w:rPr>
          <w:rFonts w:ascii="Roboto" w:hAnsi="Roboto"/>
          <w:sz w:val="22"/>
          <w:szCs w:val="22"/>
        </w:rPr>
        <w:t xml:space="preserve">. However, the impact of hypertension on progression of HCM </w:t>
      </w:r>
      <w:r w:rsidR="0032350E">
        <w:rPr>
          <w:rFonts w:ascii="Roboto" w:hAnsi="Roboto"/>
          <w:sz w:val="22"/>
          <w:szCs w:val="22"/>
        </w:rPr>
        <w:t xml:space="preserve">has not been </w:t>
      </w:r>
      <w:del w:id="348" w:author="Christoffer Vissing" w:date="2023-06-30T11:44:00Z">
        <w:r w:rsidR="0032350E" w:rsidDel="00B06391">
          <w:rPr>
            <w:rFonts w:ascii="Roboto" w:hAnsi="Roboto"/>
            <w:sz w:val="22"/>
            <w:szCs w:val="22"/>
          </w:rPr>
          <w:delText xml:space="preserve">previously </w:delText>
        </w:r>
      </w:del>
      <w:r w:rsidR="0032350E">
        <w:rPr>
          <w:rFonts w:ascii="Roboto" w:hAnsi="Roboto"/>
          <w:sz w:val="22"/>
          <w:szCs w:val="22"/>
        </w:rPr>
        <w:t>investigated</w:t>
      </w:r>
      <w:ins w:id="349" w:author="Christoffer Vissing" w:date="2023-06-30T11:44:00Z">
        <w:r w:rsidR="00B06391">
          <w:rPr>
            <w:rFonts w:ascii="Roboto" w:hAnsi="Roboto"/>
            <w:sz w:val="22"/>
            <w:szCs w:val="22"/>
          </w:rPr>
          <w:t xml:space="preserve"> previousl</w:t>
        </w:r>
      </w:ins>
      <w:ins w:id="350" w:author="Christoffer Vissing" w:date="2023-07-10T09:28:00Z">
        <w:r w:rsidR="00433EF5">
          <w:rPr>
            <w:rFonts w:ascii="Roboto" w:hAnsi="Roboto"/>
            <w:sz w:val="22"/>
            <w:szCs w:val="22"/>
          </w:rPr>
          <w:t>y</w:t>
        </w:r>
      </w:ins>
      <w:r w:rsidR="008A2E9A">
        <w:rPr>
          <w:rFonts w:ascii="Roboto" w:hAnsi="Roboto"/>
          <w:sz w:val="22"/>
          <w:szCs w:val="22"/>
        </w:rPr>
        <w:t xml:space="preserve">. In this study, hypertension </w:t>
      </w:r>
      <w:r w:rsidR="0032350E">
        <w:rPr>
          <w:rFonts w:ascii="Roboto" w:hAnsi="Roboto"/>
          <w:sz w:val="22"/>
          <w:szCs w:val="22"/>
        </w:rPr>
        <w:t>was</w:t>
      </w:r>
      <w:ins w:id="351" w:author="Christoffer Vissing" w:date="2023-08-07T14:26:00Z">
        <w:r w:rsidR="0083228C">
          <w:rPr>
            <w:rFonts w:ascii="Roboto" w:hAnsi="Roboto"/>
            <w:sz w:val="22"/>
            <w:szCs w:val="22"/>
          </w:rPr>
          <w:t xml:space="preserve"> associated with developing LV obstruction but no</w:t>
        </w:r>
      </w:ins>
      <w:del w:id="352" w:author="Christoffer Vissing" w:date="2023-08-07T14:26:00Z">
        <w:r w:rsidR="0032350E" w:rsidDel="0083228C">
          <w:rPr>
            <w:rFonts w:ascii="Roboto" w:hAnsi="Roboto"/>
            <w:sz w:val="22"/>
            <w:szCs w:val="22"/>
          </w:rPr>
          <w:delText xml:space="preserve"> not</w:delText>
        </w:r>
      </w:del>
      <w:r w:rsidR="0032350E">
        <w:rPr>
          <w:rFonts w:ascii="Roboto" w:hAnsi="Roboto"/>
          <w:sz w:val="22"/>
          <w:szCs w:val="22"/>
        </w:rPr>
        <w:t xml:space="preserve"> significant</w:t>
      </w:r>
      <w:del w:id="353" w:author="Christoffer Vissing" w:date="2023-08-07T14:26:00Z">
        <w:r w:rsidR="0032350E" w:rsidDel="0083228C">
          <w:rPr>
            <w:rFonts w:ascii="Roboto" w:hAnsi="Roboto"/>
            <w:sz w:val="22"/>
            <w:szCs w:val="22"/>
          </w:rPr>
          <w:delText>ly</w:delText>
        </w:r>
      </w:del>
      <w:r w:rsidR="0032350E">
        <w:rPr>
          <w:rFonts w:ascii="Roboto" w:hAnsi="Roboto"/>
          <w:sz w:val="22"/>
          <w:szCs w:val="22"/>
        </w:rPr>
        <w:t xml:space="preserve"> </w:t>
      </w:r>
      <w:r w:rsidR="00BB4539">
        <w:rPr>
          <w:rFonts w:ascii="Roboto" w:hAnsi="Roboto"/>
          <w:sz w:val="22"/>
          <w:szCs w:val="22"/>
        </w:rPr>
        <w:t>associat</w:t>
      </w:r>
      <w:ins w:id="354" w:author="Christoffer Vissing" w:date="2023-08-07T14:26:00Z">
        <w:r w:rsidR="0083228C">
          <w:rPr>
            <w:rFonts w:ascii="Roboto" w:hAnsi="Roboto"/>
            <w:sz w:val="22"/>
            <w:szCs w:val="22"/>
          </w:rPr>
          <w:t>ions</w:t>
        </w:r>
      </w:ins>
      <w:del w:id="355" w:author="Christoffer Vissing" w:date="2023-08-07T14:27:00Z">
        <w:r w:rsidR="00BB4539" w:rsidDel="0083228C">
          <w:rPr>
            <w:rFonts w:ascii="Roboto" w:hAnsi="Roboto"/>
            <w:sz w:val="22"/>
            <w:szCs w:val="22"/>
          </w:rPr>
          <w:delText>ed</w:delText>
        </w:r>
      </w:del>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del w:id="356" w:author="Christoffer Vissing" w:date="2023-08-07T14:27:00Z">
        <w:r w:rsidR="008A2E9A" w:rsidDel="0083228C">
          <w:rPr>
            <w:rFonts w:ascii="Roboto" w:hAnsi="Roboto"/>
            <w:sz w:val="22"/>
            <w:szCs w:val="22"/>
          </w:rPr>
          <w:delText xml:space="preserve">in </w:delText>
        </w:r>
      </w:del>
      <w:ins w:id="357" w:author="Christoffer Vissing" w:date="2023-08-07T14:27:00Z">
        <w:r w:rsidR="0083228C">
          <w:rPr>
            <w:rFonts w:ascii="Roboto" w:hAnsi="Roboto"/>
            <w:sz w:val="22"/>
            <w:szCs w:val="22"/>
          </w:rPr>
          <w:t xml:space="preserve">was found </w:t>
        </w:r>
      </w:ins>
      <w:del w:id="358" w:author="Christoffer Vissing" w:date="2023-08-07T14:27:00Z">
        <w:r w:rsidR="008A2E9A" w:rsidDel="0083228C">
          <w:rPr>
            <w:rFonts w:ascii="Roboto" w:hAnsi="Roboto"/>
            <w:sz w:val="22"/>
            <w:szCs w:val="22"/>
          </w:rPr>
          <w:delText>either non-sarcomeric or sarcomeric HCM</w:delText>
        </w:r>
        <w:r w:rsidR="0032350E" w:rsidDel="0083228C">
          <w:rPr>
            <w:rFonts w:ascii="Roboto" w:hAnsi="Roboto"/>
            <w:sz w:val="22"/>
            <w:szCs w:val="22"/>
          </w:rPr>
          <w:delText xml:space="preserve">, </w:delText>
        </w:r>
      </w:del>
      <w:r w:rsidR="0032350E">
        <w:rPr>
          <w:rFonts w:ascii="Roboto" w:hAnsi="Roboto"/>
          <w:sz w:val="22"/>
          <w:szCs w:val="22"/>
        </w:rPr>
        <w:t>after adjusting for age</w:t>
      </w:r>
      <w:ins w:id="359" w:author="Christoffer Vissing" w:date="2023-07-10T09:29:00Z">
        <w:r w:rsidR="00433EF5">
          <w:rPr>
            <w:rFonts w:ascii="Roboto" w:hAnsi="Roboto"/>
            <w:sz w:val="22"/>
            <w:szCs w:val="22"/>
          </w:rPr>
          <w:t xml:space="preserve"> and</w:t>
        </w:r>
      </w:ins>
      <w:del w:id="360" w:author="Christoffer Vissing" w:date="2023-07-10T09:29:00Z">
        <w:r w:rsidR="0032350E" w:rsidDel="00433EF5">
          <w:rPr>
            <w:rFonts w:ascii="Roboto" w:hAnsi="Roboto"/>
            <w:sz w:val="22"/>
            <w:szCs w:val="22"/>
          </w:rPr>
          <w:delText>,</w:delText>
        </w:r>
      </w:del>
      <w:r w:rsidR="0032350E">
        <w:rPr>
          <w:rFonts w:ascii="Roboto" w:hAnsi="Roboto"/>
          <w:sz w:val="22"/>
          <w:szCs w:val="22"/>
        </w:rPr>
        <w:t xml:space="preserve"> sex</w:t>
      </w:r>
      <w:del w:id="361" w:author="Christoffer Vissing" w:date="2023-07-10T09:29:00Z">
        <w:r w:rsidR="0032350E" w:rsidDel="00433EF5">
          <w:rPr>
            <w:rFonts w:ascii="Roboto" w:hAnsi="Roboto"/>
            <w:sz w:val="22"/>
            <w:szCs w:val="22"/>
          </w:rPr>
          <w:delText>, and other comorbidities</w:delText>
        </w:r>
      </w:del>
      <w:r w:rsidR="008A2E9A">
        <w:rPr>
          <w:rFonts w:ascii="Roboto" w:hAnsi="Roboto"/>
          <w:sz w:val="22"/>
          <w:szCs w:val="22"/>
        </w:rPr>
        <w:t>.</w:t>
      </w:r>
      <w:del w:id="362" w:author="Christoffer Vissing" w:date="2023-08-07T14:28:00Z">
        <w:r w:rsidR="008A2E9A" w:rsidDel="0083228C">
          <w:rPr>
            <w:rFonts w:ascii="Roboto" w:hAnsi="Roboto"/>
            <w:sz w:val="22"/>
            <w:szCs w:val="22"/>
          </w:rPr>
          <w:delText xml:space="preserve"> </w:delText>
        </w:r>
      </w:del>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E5529F5"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ins w:id="363" w:author="Christoffer Vissing" w:date="2023-08-07T14:30:00Z">
        <w:r w:rsidR="0083228C">
          <w:rPr>
            <w:rFonts w:ascii="Roboto" w:hAnsi="Roboto"/>
            <w:sz w:val="22"/>
            <w:szCs w:val="22"/>
          </w:rPr>
          <w:t>s</w:t>
        </w:r>
      </w:ins>
      <w:r w:rsidR="00BB4E02">
        <w:rPr>
          <w:rFonts w:ascii="Roboto" w:hAnsi="Roboto"/>
          <w:sz w:val="22"/>
          <w:szCs w:val="22"/>
        </w:rPr>
        <w:t xml:space="preserve"> </w:t>
      </w:r>
      <w:del w:id="364" w:author="Christoffer Vissing" w:date="2023-08-07T14:30:00Z">
        <w:r w:rsidR="00FA685D" w:rsidDel="0083228C">
          <w:rPr>
            <w:rFonts w:ascii="Roboto" w:hAnsi="Roboto"/>
            <w:sz w:val="22"/>
            <w:szCs w:val="22"/>
          </w:rPr>
          <w:delText>was</w:delText>
        </w:r>
      </w:del>
      <w:ins w:id="365" w:author="Christoffer Vissing" w:date="2023-08-07T14:30:00Z">
        <w:r w:rsidR="0083228C">
          <w:rPr>
            <w:rFonts w:ascii="Roboto" w:hAnsi="Roboto"/>
            <w:sz w:val="22"/>
            <w:szCs w:val="22"/>
          </w:rPr>
          <w:t>were</w:t>
        </w:r>
      </w:ins>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del w:id="366" w:author="Christoffer Vissing" w:date="2023-08-07T14:29:00Z">
        <w:r w:rsidR="00BB4E02" w:rsidDel="0083228C">
          <w:rPr>
            <w:rFonts w:ascii="Roboto" w:hAnsi="Roboto"/>
            <w:sz w:val="22"/>
            <w:szCs w:val="22"/>
          </w:rPr>
          <w:delText>outcomes</w:delText>
        </w:r>
      </w:del>
      <w:ins w:id="367" w:author="Christoffer Vissing" w:date="2023-08-07T14:29:00Z">
        <w:r w:rsidR="0083228C">
          <w:rPr>
            <w:rFonts w:ascii="Roboto" w:hAnsi="Roboto"/>
            <w:sz w:val="22"/>
            <w:szCs w:val="22"/>
          </w:rPr>
          <w:t>atrial fibrillation</w:t>
        </w:r>
      </w:ins>
      <w:ins w:id="368" w:author="Christoffer Vissing" w:date="2023-08-07T14:30:00Z">
        <w:r w:rsidR="0083228C">
          <w:rPr>
            <w:rFonts w:ascii="Roboto" w:hAnsi="Roboto"/>
            <w:sz w:val="22"/>
            <w:szCs w:val="22"/>
          </w:rPr>
          <w:t>, ventricular arrhythmias</w:t>
        </w:r>
      </w:ins>
      <w:ins w:id="369" w:author="Christoffer Vissing" w:date="2023-08-07T14:29:00Z">
        <w:r w:rsidR="0083228C">
          <w:rPr>
            <w:rFonts w:ascii="Roboto" w:hAnsi="Roboto"/>
            <w:sz w:val="22"/>
            <w:szCs w:val="22"/>
          </w:rPr>
          <w:t xml:space="preserve"> and </w:t>
        </w:r>
        <w:r w:rsidR="0083228C">
          <w:rPr>
            <w:rFonts w:ascii="Roboto" w:hAnsi="Roboto"/>
            <w:sz w:val="22"/>
            <w:szCs w:val="22"/>
          </w:rPr>
          <w:lastRenderedPageBreak/>
          <w:t>LVSD</w:t>
        </w:r>
      </w:ins>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del w:id="370" w:author="Christoffer Vissing" w:date="2023-08-07T14:30:00Z">
        <w:r w:rsidR="00BB4E02" w:rsidDel="0083228C">
          <w:rPr>
            <w:rFonts w:ascii="Roboto" w:hAnsi="Roboto"/>
            <w:sz w:val="22"/>
            <w:szCs w:val="22"/>
          </w:rPr>
          <w:delText xml:space="preserve">with </w:delText>
        </w:r>
      </w:del>
      <w:ins w:id="371" w:author="Christoffer Vissing" w:date="2023-08-07T14:30:00Z">
        <w:r w:rsidR="0083228C">
          <w:rPr>
            <w:rFonts w:ascii="Roboto" w:hAnsi="Roboto"/>
            <w:sz w:val="22"/>
            <w:szCs w:val="22"/>
          </w:rPr>
          <w:t xml:space="preserve">and </w:t>
        </w:r>
      </w:ins>
      <w:ins w:id="372" w:author="Christoffer Vissing" w:date="2023-08-07T14:31:00Z">
        <w:r w:rsidR="0083228C">
          <w:rPr>
            <w:rFonts w:ascii="Roboto" w:hAnsi="Roboto"/>
            <w:sz w:val="22"/>
            <w:szCs w:val="22"/>
          </w:rPr>
          <w:t xml:space="preserve">with a larger disease modifying effect </w:t>
        </w:r>
      </w:ins>
      <w:del w:id="373" w:author="Christoffer Vissing" w:date="2023-08-07T14:30:00Z">
        <w:r w:rsidR="00BB4E02" w:rsidDel="0083228C">
          <w:rPr>
            <w:rFonts w:ascii="Roboto" w:hAnsi="Roboto"/>
            <w:sz w:val="22"/>
            <w:szCs w:val="22"/>
          </w:rPr>
          <w:delText xml:space="preserve">a </w:delText>
        </w:r>
      </w:del>
      <w:del w:id="374" w:author="Christoffer Vissing" w:date="2023-08-07T14:31:00Z">
        <w:r w:rsidR="00BB4E02" w:rsidDel="0083228C">
          <w:rPr>
            <w:rFonts w:ascii="Roboto" w:hAnsi="Roboto"/>
            <w:sz w:val="22"/>
            <w:szCs w:val="22"/>
          </w:rPr>
          <w:delText xml:space="preserve">stronger association </w:delText>
        </w:r>
      </w:del>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57D14423"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Pr>
          <w:rFonts w:ascii="Roboto" w:hAnsi="Roboto"/>
          <w:sz w:val="22"/>
          <w:szCs w:val="22"/>
        </w:rPr>
        <w:t xml:space="preserve">cardiac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ins w:id="375" w:author="Christoffer Vissing" w:date="2023-08-07T14:33:00Z">
        <w:r w:rsidR="0083228C">
          <w:rPr>
            <w:rFonts w:ascii="Roboto" w:hAnsi="Roboto"/>
            <w:sz w:val="22"/>
            <w:szCs w:val="22"/>
          </w:rPr>
          <w:t xml:space="preserve">include </w:t>
        </w:r>
      </w:ins>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w:t>
      </w:r>
      <w:r w:rsidR="00E845AD">
        <w:rPr>
          <w:rFonts w:ascii="Roboto" w:hAnsi="Roboto"/>
          <w:sz w:val="22"/>
          <w:szCs w:val="22"/>
        </w:rPr>
        <w:lastRenderedPageBreak/>
        <w:t xml:space="preserve">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ins w:id="376" w:author="Christoffer Vissing" w:date="2023-08-07T14:34:00Z">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 xml:space="preserve">the time-scale. </w:t>
        </w:r>
      </w:ins>
      <w:ins w:id="377" w:author="Christoffer Vissing" w:date="2023-08-07T14:35:00Z">
        <w:r w:rsidR="00D62892">
          <w:rPr>
            <w:rFonts w:ascii="Roboto" w:hAnsi="Roboto"/>
            <w:sz w:val="22"/>
            <w:szCs w:val="22"/>
          </w:rPr>
          <w:t>Using</w:t>
        </w:r>
      </w:ins>
      <w:ins w:id="378" w:author="Christoffer Vissing" w:date="2023-08-07T14:34:00Z">
        <w:r w:rsidR="00D62892">
          <w:rPr>
            <w:rFonts w:ascii="Roboto" w:hAnsi="Roboto"/>
            <w:sz w:val="22"/>
            <w:szCs w:val="22"/>
          </w:rPr>
          <w:t xml:space="preserve"> standard fol</w:t>
        </w:r>
      </w:ins>
      <w:ins w:id="379" w:author="Christoffer Vissing" w:date="2023-08-07T14:35:00Z">
        <w:r w:rsidR="00D62892">
          <w:rPr>
            <w:rFonts w:ascii="Roboto" w:hAnsi="Roboto"/>
            <w:sz w:val="22"/>
            <w:szCs w:val="22"/>
          </w:rPr>
          <w:t>low-up from time of first visit as the time-scale would yield different results in assessing associations between differe</w:t>
        </w:r>
      </w:ins>
      <w:ins w:id="380" w:author="Christoffer Vissing" w:date="2023-08-07T14:36:00Z">
        <w:r w:rsidR="00D62892">
          <w:rPr>
            <w:rFonts w:ascii="Roboto" w:hAnsi="Roboto"/>
            <w:sz w:val="22"/>
            <w:szCs w:val="22"/>
          </w:rPr>
          <w:t>nt exposures and downstream outcomes.</w:t>
        </w:r>
      </w:ins>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ins w:id="381" w:author="Christoffer Vissing" w:date="2023-08-07T14:36:00Z">
        <w:r w:rsidR="00D62892">
          <w:rPr>
            <w:rFonts w:ascii="Roboto" w:hAnsi="Roboto"/>
            <w:sz w:val="22"/>
            <w:szCs w:val="22"/>
          </w:rPr>
          <w:t>in</w:t>
        </w:r>
      </w:ins>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w:t>
      </w:r>
      <w:r w:rsidR="00444074" w:rsidRPr="00862521">
        <w:rPr>
          <w:rFonts w:ascii="Roboto" w:hAnsi="Roboto"/>
          <w:sz w:val="22"/>
          <w:szCs w:val="22"/>
        </w:rPr>
        <w:lastRenderedPageBreak/>
        <w:t>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w:t>
      </w:r>
      <w:proofErr w:type="spellStart"/>
      <w:r w:rsidR="00580470" w:rsidRPr="00DB6D77">
        <w:rPr>
          <w:rFonts w:ascii="Roboto" w:hAnsi="Roboto"/>
          <w:sz w:val="22"/>
          <w:szCs w:val="22"/>
          <w:lang w:val="en-GB"/>
        </w:rPr>
        <w:t>Reinholdt</w:t>
      </w:r>
      <w:proofErr w:type="spellEnd"/>
      <w:r w:rsidR="00580470" w:rsidRPr="00DB6D77">
        <w:rPr>
          <w:rFonts w:ascii="Roboto" w:hAnsi="Roboto"/>
          <w:sz w:val="22"/>
          <w:szCs w:val="22"/>
          <w:lang w:val="en-GB"/>
        </w:rPr>
        <w:t xml:space="preserve">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3228C" w:rsidRDefault="0083228C" w:rsidP="0083228C">
      <w:pPr>
        <w:widowControl w:val="0"/>
        <w:autoSpaceDE w:val="0"/>
        <w:autoSpaceDN w:val="0"/>
        <w:adjustRightInd w:val="0"/>
        <w:rPr>
          <w:rFonts w:ascii="Roboto" w:hAnsi="Roboto"/>
          <w:sz w:val="20"/>
          <w:lang w:val="da-DK"/>
          <w:rPrChange w:id="382" w:author="Christoffer Vissing" w:date="2023-08-07T14:34: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3228C">
        <w:rPr>
          <w:rFonts w:ascii="Roboto" w:hAnsi="Roboto"/>
          <w:i/>
          <w:iCs/>
          <w:sz w:val="20"/>
          <w:lang w:val="da-DK"/>
          <w:rPrChange w:id="383" w:author="Christoffer Vissing" w:date="2023-08-07T14:34:00Z">
            <w:rPr>
              <w:rFonts w:ascii="Roboto" w:hAnsi="Roboto"/>
              <w:i/>
              <w:iCs/>
              <w:sz w:val="20"/>
            </w:rPr>
          </w:rPrChange>
        </w:rPr>
        <w:t>N. Engl. J. Med.</w:t>
      </w:r>
      <w:r w:rsidRPr="0083228C">
        <w:rPr>
          <w:rFonts w:ascii="Roboto" w:hAnsi="Roboto"/>
          <w:sz w:val="20"/>
          <w:lang w:val="da-DK"/>
          <w:rPrChange w:id="384" w:author="Christoffer Vissing" w:date="2023-08-07T14:34: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lang w:val="da-DK"/>
          <w:rPrChange w:id="385" w:author="Christoffer Vissing" w:date="2023-08-07T14:34:00Z">
            <w:rPr>
              <w:rFonts w:ascii="Roboto" w:hAnsi="Roboto"/>
              <w:sz w:val="20"/>
            </w:rPr>
          </w:rPrChange>
        </w:rPr>
        <w:t xml:space="preserve">22. </w:t>
      </w:r>
      <w:r w:rsidRPr="0083228C">
        <w:rPr>
          <w:rFonts w:ascii="Roboto" w:hAnsi="Roboto"/>
          <w:sz w:val="20"/>
          <w:lang w:val="da-DK"/>
          <w:rPrChange w:id="386" w:author="Christoffer Vissing" w:date="2023-08-07T14:34: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Change w:id="387" w:author="Christoffer Vissing" w:date="2023-08-08T12:38:00Z">
          <w:tblPr>
            <w:tblW w:w="9356" w:type="dxa"/>
            <w:jc w:val="center"/>
            <w:tblLayout w:type="fixed"/>
            <w:tblLook w:val="0420" w:firstRow="1" w:lastRow="0" w:firstColumn="0" w:lastColumn="0" w:noHBand="0" w:noVBand="1"/>
          </w:tblPr>
        </w:tblPrChange>
      </w:tblPr>
      <w:tblGrid>
        <w:gridCol w:w="3828"/>
        <w:gridCol w:w="2126"/>
        <w:gridCol w:w="2551"/>
        <w:gridCol w:w="993"/>
        <w:tblGridChange w:id="388">
          <w:tblGrid>
            <w:gridCol w:w="3261"/>
            <w:gridCol w:w="141"/>
            <w:gridCol w:w="2127"/>
            <w:gridCol w:w="2268"/>
            <w:gridCol w:w="425"/>
            <w:gridCol w:w="850"/>
            <w:gridCol w:w="284"/>
          </w:tblGrid>
        </w:tblGridChange>
      </w:tblGrid>
      <w:tr w:rsidR="00193C32" w:rsidRPr="00DB6D77" w14:paraId="205C441D" w14:textId="77777777" w:rsidTr="00122A66">
        <w:trPr>
          <w:tblHeader/>
          <w:jc w:val="center"/>
          <w:trPrChange w:id="389" w:author="Christoffer Vissing" w:date="2023-08-08T12:38:00Z">
            <w:trPr>
              <w:tblHeader/>
              <w:jc w:val="center"/>
            </w:trPr>
          </w:trPrChange>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390" w:author="Christoffer Vissing" w:date="2023-08-08T12:38:00Z">
              <w:tcPr>
                <w:tcW w:w="3402"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391" w:author="Christoffer Vissing" w:date="2023-08-08T12:38:00Z">
              <w:tcPr>
                <w:tcW w:w="212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392" w:author="Christoffer Vissing" w:date="2023-08-08T12:38:00Z">
              <w:tcPr>
                <w:tcW w:w="2693"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Change w:id="393" w:author="Christoffer Vissing" w:date="2023-08-08T12:38:00Z">
              <w:tcPr>
                <w:tcW w:w="1134" w:type="dxa"/>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tcPrChange>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122A66">
        <w:trPr>
          <w:jc w:val="center"/>
          <w:trPrChange w:id="394"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95"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96"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97"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39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122A66">
        <w:trPr>
          <w:jc w:val="center"/>
          <w:trPrChange w:id="39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1"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2"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3"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122A66">
        <w:trPr>
          <w:jc w:val="center"/>
          <w:trPrChange w:id="404"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5"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6"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7"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0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122A66">
        <w:trPr>
          <w:jc w:val="center"/>
          <w:trPrChange w:id="40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ins w:id="411" w:author="Christoffer Vissing" w:date="2023-08-08T12:37:00Z">
              <w:r w:rsidR="00122A66">
                <w:rPr>
                  <w:rFonts w:ascii="Roboto" w:eastAsia="Helvetica" w:hAnsi="Roboto"/>
                  <w:color w:val="000000"/>
                  <w:sz w:val="21"/>
                  <w:szCs w:val="21"/>
                </w:rPr>
                <w:t xml:space="preserve"> a</w:t>
              </w:r>
            </w:ins>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122A66">
        <w:trPr>
          <w:jc w:val="center"/>
          <w:trPrChange w:id="41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1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122A66">
        <w:trPr>
          <w:jc w:val="center"/>
          <w:trPrChange w:id="420"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1"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122A66">
        <w:trPr>
          <w:jc w:val="center"/>
          <w:trPrChange w:id="42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2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122A66">
        <w:trPr>
          <w:jc w:val="center"/>
          <w:trPrChange w:id="430"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1"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3"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4"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122A66">
        <w:trPr>
          <w:jc w:val="center"/>
          <w:trPrChange w:id="43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7"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39"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122A66">
        <w:trPr>
          <w:jc w:val="center"/>
          <w:ins w:id="440" w:author="Christoffer Vissing" w:date="2023-06-30T10:42:00Z"/>
          <w:trPrChange w:id="441"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42"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ins w:id="443" w:author="Christoffer Vissing" w:date="2023-06-30T10:42:00Z"/>
                <w:rFonts w:ascii="Roboto" w:eastAsia="Helvetica" w:hAnsi="Roboto"/>
                <w:color w:val="000000"/>
                <w:sz w:val="21"/>
                <w:szCs w:val="21"/>
              </w:rPr>
            </w:pPr>
            <w:ins w:id="444" w:author="Christoffer Vissing" w:date="2023-06-30T10:42:00Z">
              <w:r w:rsidRPr="00122A66">
                <w:rPr>
                  <w:rFonts w:ascii="Roboto" w:eastAsia="Helvetica" w:hAnsi="Roboto"/>
                  <w:color w:val="000000"/>
                  <w:sz w:val="21"/>
                  <w:szCs w:val="21"/>
                </w:rPr>
                <w:t>Other or Not Reported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4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446" w:author="Christoffer Vissing" w:date="2023-06-30T10:42:00Z"/>
                <w:rFonts w:ascii="Roboto" w:eastAsia="Helvetica" w:hAnsi="Roboto"/>
                <w:color w:val="000000"/>
                <w:sz w:val="21"/>
                <w:szCs w:val="21"/>
              </w:rPr>
            </w:pPr>
            <w:ins w:id="447" w:author="Christoffer Vissing" w:date="2023-06-30T10:42:00Z">
              <w:r w:rsidRPr="00122A66">
                <w:rPr>
                  <w:rFonts w:ascii="Roboto" w:eastAsia="Helvetica" w:hAnsi="Roboto"/>
                  <w:color w:val="000000"/>
                  <w:sz w:val="21"/>
                  <w:szCs w:val="21"/>
                </w:rPr>
                <w:t>205 (7.6%)</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4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449" w:author="Christoffer Vissing" w:date="2023-06-30T10:42:00Z"/>
                <w:rFonts w:ascii="Roboto" w:eastAsia="Helvetica" w:hAnsi="Roboto"/>
                <w:color w:val="000000"/>
                <w:sz w:val="21"/>
                <w:szCs w:val="21"/>
              </w:rPr>
            </w:pPr>
            <w:ins w:id="450" w:author="Christoffer Vissing" w:date="2023-06-30T10:42:00Z">
              <w:r w:rsidRPr="00122A66">
                <w:rPr>
                  <w:rFonts w:ascii="Roboto" w:eastAsia="Helvetica" w:hAnsi="Roboto"/>
                  <w:color w:val="000000"/>
                  <w:sz w:val="21"/>
                  <w:szCs w:val="21"/>
                </w:rPr>
                <w:t>280 (10%)</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1"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ins w:id="452" w:author="Christoffer Vissing" w:date="2023-06-30T10:42:00Z"/>
                <w:rFonts w:ascii="Roboto" w:hAnsi="Roboto"/>
                <w:sz w:val="21"/>
                <w:szCs w:val="21"/>
              </w:rPr>
            </w:pPr>
          </w:p>
        </w:tc>
      </w:tr>
      <w:tr w:rsidR="00592E28" w:rsidRPr="00DB6D77" w14:paraId="09E5A60D" w14:textId="77777777" w:rsidTr="00122A66">
        <w:trPr>
          <w:jc w:val="center"/>
          <w:trPrChange w:id="45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122A66">
        <w:trPr>
          <w:jc w:val="center"/>
          <w:trPrChange w:id="45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5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122A66">
        <w:trPr>
          <w:jc w:val="center"/>
          <w:trPrChange w:id="46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122A66">
        <w:trPr>
          <w:jc w:val="center"/>
          <w:trPrChange w:id="46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6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122A66">
        <w:trPr>
          <w:jc w:val="center"/>
          <w:trPrChange w:id="47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122A66">
        <w:trPr>
          <w:jc w:val="center"/>
          <w:trPrChange w:id="47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7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122A66">
        <w:trPr>
          <w:jc w:val="center"/>
          <w:trPrChange w:id="48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122A66">
        <w:trPr>
          <w:jc w:val="center"/>
          <w:trPrChange w:id="48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8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122A66">
        <w:trPr>
          <w:jc w:val="center"/>
          <w:trPrChange w:id="49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122A66">
        <w:trPr>
          <w:jc w:val="center"/>
          <w:trPrChange w:id="498"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499"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1"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122A66">
        <w:trPr>
          <w:jc w:val="center"/>
          <w:trPrChange w:id="503"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4"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5"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6"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07"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122A66">
        <w:trPr>
          <w:jc w:val="center"/>
          <w:ins w:id="508" w:author="Christoffer Vissing" w:date="2023-08-08T12:17:00Z"/>
          <w:trPrChange w:id="509"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10"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511" w:author="Christoffer Vissing" w:date="2023-08-08T12:17:00Z"/>
                <w:rFonts w:ascii="Roboto" w:eastAsia="Helvetica" w:hAnsi="Roboto"/>
                <w:bCs/>
                <w:color w:val="000000"/>
                <w:sz w:val="21"/>
                <w:szCs w:val="21"/>
              </w:rPr>
            </w:pPr>
            <w:ins w:id="512" w:author="Christoffer Vissing" w:date="2023-08-08T12:17:00Z">
              <w:r w:rsidRPr="00122A66">
                <w:rPr>
                  <w:rFonts w:ascii="Roboto" w:eastAsia="Helvetica" w:hAnsi="Roboto"/>
                  <w:b/>
                  <w:color w:val="000000"/>
                  <w:sz w:val="21"/>
                  <w:szCs w:val="21"/>
                </w:rPr>
                <w:t>Cardio</w:t>
              </w:r>
            </w:ins>
            <w:ins w:id="513"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14"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515" w:author="Christoffer Vissing" w:date="2023-08-08T12:17:00Z"/>
                <w:rFonts w:ascii="Roboto" w:eastAsia="Helvetica" w:hAnsi="Roboto"/>
                <w:color w:val="000000"/>
                <w:sz w:val="21"/>
                <w:szCs w:val="21"/>
              </w:rPr>
            </w:pPr>
            <w:ins w:id="516" w:author="Christoffer Vissing" w:date="2023-08-08T12:18:00Z">
              <w:r w:rsidRPr="00122A66">
                <w:rPr>
                  <w:rFonts w:ascii="Roboto" w:eastAsia="Helvetica" w:hAnsi="Roboto"/>
                  <w:color w:val="000000"/>
                  <w:sz w:val="21"/>
                  <w:szCs w:val="21"/>
                </w:rPr>
                <w:t>N</w:t>
              </w:r>
            </w:ins>
            <w:ins w:id="517"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18"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519" w:author="Christoffer Vissing" w:date="2023-08-08T12:17:00Z"/>
                <w:rFonts w:ascii="Roboto" w:eastAsia="Helvetica" w:hAnsi="Roboto"/>
                <w:color w:val="000000"/>
                <w:sz w:val="21"/>
                <w:szCs w:val="21"/>
              </w:rPr>
            </w:pPr>
            <w:ins w:id="520" w:author="Christoffer Vissing" w:date="2023-08-08T12:18:00Z">
              <w:r w:rsidRPr="00122A66">
                <w:rPr>
                  <w:rFonts w:ascii="Roboto" w:eastAsia="Helvetica" w:hAnsi="Roboto"/>
                  <w:color w:val="000000"/>
                  <w:sz w:val="21"/>
                  <w:szCs w:val="21"/>
                </w:rPr>
                <w:t>N</w:t>
              </w:r>
            </w:ins>
            <w:ins w:id="521"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2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523" w:author="Christoffer Vissing" w:date="2023-08-08T12:17:00Z"/>
                <w:rFonts w:ascii="Roboto" w:eastAsia="Helvetica" w:hAnsi="Roboto"/>
                <w:color w:val="000000"/>
                <w:sz w:val="21"/>
                <w:szCs w:val="21"/>
              </w:rPr>
            </w:pPr>
          </w:p>
        </w:tc>
      </w:tr>
      <w:tr w:rsidR="003C0184" w:rsidRPr="00DB6D77" w14:paraId="52BDFAFD" w14:textId="77777777" w:rsidTr="00122A66">
        <w:trPr>
          <w:jc w:val="center"/>
          <w:ins w:id="524" w:author="Christoffer Vissing" w:date="2023-08-08T12:17:00Z"/>
          <w:trPrChange w:id="525"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26"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527" w:author="Christoffer Vissing" w:date="2023-08-08T12:17:00Z"/>
                <w:rFonts w:ascii="Roboto" w:eastAsia="Helvetica" w:hAnsi="Roboto"/>
                <w:bCs/>
                <w:color w:val="000000"/>
                <w:sz w:val="21"/>
                <w:szCs w:val="21"/>
              </w:rPr>
            </w:pPr>
            <w:ins w:id="528" w:author="Christoffer Vissing" w:date="2023-08-08T12:17:00Z">
              <w:r w:rsidRPr="00122A66">
                <w:rPr>
                  <w:rFonts w:ascii="Roboto" w:eastAsia="Helvetica" w:hAnsi="Roboto"/>
                  <w:bCs/>
                  <w:color w:val="000000"/>
                  <w:sz w:val="21"/>
                  <w:szCs w:val="21"/>
                </w:rPr>
                <w:t xml:space="preserve">    </w:t>
              </w:r>
            </w:ins>
            <w:ins w:id="529"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30"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531" w:author="Christoffer Vissing" w:date="2023-08-08T12:17:00Z"/>
                <w:rFonts w:ascii="Roboto" w:eastAsia="Helvetica" w:hAnsi="Roboto"/>
                <w:color w:val="000000"/>
                <w:sz w:val="21"/>
                <w:szCs w:val="21"/>
              </w:rPr>
            </w:pPr>
            <w:ins w:id="532" w:author="Christoffer Vissing" w:date="2023-08-08T12:24:00Z">
              <w:r w:rsidRPr="00122A66">
                <w:rPr>
                  <w:rFonts w:ascii="Roboto" w:eastAsia="Helvetica" w:hAnsi="Roboto"/>
                  <w:color w:val="000000"/>
                  <w:sz w:val="21"/>
                  <w:szCs w:val="21"/>
                </w:rPr>
                <w:t>21.</w:t>
              </w:r>
            </w:ins>
            <w:ins w:id="533" w:author="Christoffer Vissing" w:date="2023-08-08T12:32:00Z">
              <w:r w:rsidR="00122A66" w:rsidRPr="00122A66">
                <w:rPr>
                  <w:rFonts w:ascii="Roboto" w:eastAsia="Helvetica" w:hAnsi="Roboto"/>
                  <w:color w:val="000000"/>
                  <w:sz w:val="21"/>
                  <w:szCs w:val="21"/>
                </w:rPr>
                <w:t>7</w:t>
              </w:r>
            </w:ins>
            <w:ins w:id="534" w:author="Christoffer Vissing" w:date="2023-08-08T12:24:00Z">
              <w:r w:rsidRPr="00122A66">
                <w:rPr>
                  <w:rFonts w:ascii="Roboto" w:eastAsia="Helvetica" w:hAnsi="Roboto"/>
                  <w:color w:val="000000"/>
                  <w:sz w:val="21"/>
                  <w:szCs w:val="21"/>
                </w:rPr>
                <w:t xml:space="preserve"> (</w:t>
              </w:r>
            </w:ins>
            <w:ins w:id="535" w:author="Christoffer Vissing" w:date="2023-08-08T12:25:00Z">
              <w:r w:rsidRPr="00122A66">
                <w:rPr>
                  <w:rFonts w:ascii="Roboto" w:eastAsia="Helvetica" w:hAnsi="Roboto"/>
                  <w:color w:val="000000"/>
                  <w:sz w:val="21"/>
                  <w:szCs w:val="21"/>
                </w:rPr>
                <w:t>16.5 to 2</w:t>
              </w:r>
            </w:ins>
            <w:ins w:id="536" w:author="Christoffer Vissing" w:date="2023-08-08T12:32:00Z">
              <w:r w:rsidR="00122A66" w:rsidRPr="00122A66">
                <w:rPr>
                  <w:rFonts w:ascii="Roboto" w:eastAsia="Helvetica" w:hAnsi="Roboto"/>
                  <w:color w:val="000000"/>
                  <w:sz w:val="21"/>
                  <w:szCs w:val="21"/>
                </w:rPr>
                <w:t>8</w:t>
              </w:r>
            </w:ins>
            <w:ins w:id="537" w:author="Christoffer Vissing" w:date="2023-08-08T12:25:00Z">
              <w:r w:rsidRPr="00122A66">
                <w:rPr>
                  <w:rFonts w:ascii="Roboto" w:eastAsia="Helvetica" w:hAnsi="Roboto"/>
                  <w:color w:val="000000"/>
                  <w:sz w:val="21"/>
                  <w:szCs w:val="21"/>
                </w:rPr>
                <w:t>.</w:t>
              </w:r>
            </w:ins>
            <w:ins w:id="538" w:author="Christoffer Vissing" w:date="2023-08-08T12:32:00Z">
              <w:r w:rsidR="00122A66" w:rsidRPr="00122A66">
                <w:rPr>
                  <w:rFonts w:ascii="Roboto" w:eastAsia="Helvetica" w:hAnsi="Roboto"/>
                  <w:color w:val="000000"/>
                  <w:sz w:val="21"/>
                  <w:szCs w:val="21"/>
                </w:rPr>
                <w:t>6</w:t>
              </w:r>
            </w:ins>
            <w:ins w:id="539"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40"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541" w:author="Christoffer Vissing" w:date="2023-08-08T12:17:00Z"/>
                <w:rFonts w:ascii="Roboto" w:eastAsia="Helvetica" w:hAnsi="Roboto"/>
                <w:color w:val="000000"/>
                <w:sz w:val="21"/>
                <w:szCs w:val="21"/>
              </w:rPr>
            </w:pPr>
            <w:ins w:id="542" w:author="Christoffer Vissing" w:date="2023-08-08T12:25:00Z">
              <w:r w:rsidRPr="00122A66">
                <w:rPr>
                  <w:rFonts w:ascii="Roboto" w:eastAsia="Helvetica" w:hAnsi="Roboto"/>
                  <w:color w:val="000000"/>
                  <w:sz w:val="21"/>
                  <w:szCs w:val="21"/>
                </w:rPr>
                <w:t>21</w:t>
              </w:r>
            </w:ins>
            <w:ins w:id="543" w:author="Christoffer Vissing" w:date="2023-08-08T12:17:00Z">
              <w:r w:rsidR="003C0184" w:rsidRPr="00122A66">
                <w:rPr>
                  <w:rFonts w:ascii="Roboto" w:eastAsia="Helvetica" w:hAnsi="Roboto"/>
                  <w:color w:val="000000"/>
                  <w:sz w:val="21"/>
                  <w:szCs w:val="21"/>
                </w:rPr>
                <w:t>.</w:t>
              </w:r>
            </w:ins>
            <w:ins w:id="544" w:author="Christoffer Vissing" w:date="2023-08-08T12:25:00Z">
              <w:r w:rsidRPr="00122A66">
                <w:rPr>
                  <w:rFonts w:ascii="Roboto" w:eastAsia="Helvetica" w:hAnsi="Roboto"/>
                  <w:color w:val="000000"/>
                  <w:sz w:val="21"/>
                  <w:szCs w:val="21"/>
                </w:rPr>
                <w:t>1</w:t>
              </w:r>
            </w:ins>
            <w:ins w:id="545" w:author="Christoffer Vissing" w:date="2023-08-08T12:17:00Z">
              <w:r w:rsidR="003C0184" w:rsidRPr="00122A66">
                <w:rPr>
                  <w:rFonts w:ascii="Roboto" w:eastAsia="Helvetica" w:hAnsi="Roboto"/>
                  <w:color w:val="000000"/>
                  <w:sz w:val="21"/>
                  <w:szCs w:val="21"/>
                </w:rPr>
                <w:t xml:space="preserve"> (</w:t>
              </w:r>
            </w:ins>
            <w:ins w:id="546" w:author="Christoffer Vissing" w:date="2023-08-08T12:25:00Z">
              <w:r w:rsidRPr="00122A66">
                <w:rPr>
                  <w:rFonts w:ascii="Roboto" w:eastAsia="Helvetica" w:hAnsi="Roboto"/>
                  <w:color w:val="000000"/>
                  <w:sz w:val="21"/>
                  <w:szCs w:val="21"/>
                </w:rPr>
                <w:t>16</w:t>
              </w:r>
            </w:ins>
            <w:ins w:id="547" w:author="Christoffer Vissing" w:date="2023-08-08T12:17:00Z">
              <w:r w:rsidR="003C0184" w:rsidRPr="00122A66">
                <w:rPr>
                  <w:rFonts w:ascii="Roboto" w:eastAsia="Helvetica" w:hAnsi="Roboto"/>
                  <w:color w:val="000000"/>
                  <w:sz w:val="21"/>
                  <w:szCs w:val="21"/>
                </w:rPr>
                <w:t>.</w:t>
              </w:r>
            </w:ins>
            <w:ins w:id="548" w:author="Christoffer Vissing" w:date="2023-08-08T12:32:00Z">
              <w:r w:rsidR="00122A66" w:rsidRPr="00122A66">
                <w:rPr>
                  <w:rFonts w:ascii="Roboto" w:eastAsia="Helvetica" w:hAnsi="Roboto"/>
                  <w:color w:val="000000"/>
                  <w:sz w:val="21"/>
                  <w:szCs w:val="21"/>
                </w:rPr>
                <w:t>6</w:t>
              </w:r>
            </w:ins>
            <w:ins w:id="549" w:author="Christoffer Vissing" w:date="2023-08-08T12:17:00Z">
              <w:r w:rsidR="003C0184" w:rsidRPr="00122A66">
                <w:rPr>
                  <w:rFonts w:ascii="Roboto" w:eastAsia="Helvetica" w:hAnsi="Roboto"/>
                  <w:color w:val="000000"/>
                  <w:sz w:val="21"/>
                  <w:szCs w:val="21"/>
                </w:rPr>
                <w:t xml:space="preserve"> to </w:t>
              </w:r>
            </w:ins>
            <w:ins w:id="550" w:author="Christoffer Vissing" w:date="2023-08-08T12:25:00Z">
              <w:r w:rsidRPr="00122A66">
                <w:rPr>
                  <w:rFonts w:ascii="Roboto" w:eastAsia="Helvetica" w:hAnsi="Roboto"/>
                  <w:color w:val="000000"/>
                  <w:sz w:val="21"/>
                  <w:szCs w:val="21"/>
                </w:rPr>
                <w:t>28.1</w:t>
              </w:r>
            </w:ins>
            <w:ins w:id="551"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52"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553" w:author="Christoffer Vissing" w:date="2023-08-08T12:17:00Z"/>
                <w:rFonts w:ascii="Roboto" w:eastAsia="Helvetica" w:hAnsi="Roboto"/>
                <w:color w:val="000000"/>
                <w:sz w:val="21"/>
                <w:szCs w:val="21"/>
              </w:rPr>
            </w:pPr>
            <w:ins w:id="554" w:author="Christoffer Vissing" w:date="2023-08-08T12:26:00Z">
              <w:r w:rsidRPr="00122A66">
                <w:rPr>
                  <w:rFonts w:ascii="Roboto" w:eastAsia="Helvetica" w:hAnsi="Roboto"/>
                  <w:color w:val="000000"/>
                  <w:sz w:val="21"/>
                  <w:szCs w:val="21"/>
                </w:rPr>
                <w:t>0.3</w:t>
              </w:r>
            </w:ins>
            <w:ins w:id="555"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122A66">
        <w:trPr>
          <w:jc w:val="center"/>
          <w:ins w:id="556" w:author="Christoffer Vissing" w:date="2023-08-08T12:17:00Z"/>
          <w:trPrChange w:id="557" w:author="Christoffer Vissing" w:date="2023-08-08T12:38:00Z">
            <w:trPr>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58" w:author="Christoffer Vissing" w:date="2023-08-08T12:38:00Z">
              <w:tcPr>
                <w:tcW w:w="340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559" w:author="Christoffer Vissing" w:date="2023-08-08T12:17:00Z"/>
                <w:rFonts w:ascii="Roboto" w:eastAsia="Helvetica" w:hAnsi="Roboto"/>
                <w:bCs/>
                <w:color w:val="000000"/>
                <w:sz w:val="21"/>
                <w:szCs w:val="21"/>
              </w:rPr>
            </w:pPr>
            <w:ins w:id="560" w:author="Christoffer Vissing" w:date="2023-08-08T12:17:00Z">
              <w:r w:rsidRPr="00122A66">
                <w:rPr>
                  <w:rFonts w:ascii="Roboto" w:eastAsia="Helvetica" w:hAnsi="Roboto"/>
                  <w:bCs/>
                  <w:color w:val="000000"/>
                  <w:sz w:val="21"/>
                  <w:szCs w:val="21"/>
                </w:rPr>
                <w:t xml:space="preserve">    </w:t>
              </w:r>
            </w:ins>
            <w:ins w:id="561"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62" w:author="Christoffer Vissing" w:date="2023-08-08T12:38:00Z">
              <w:tcPr>
                <w:tcW w:w="21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563" w:author="Christoffer Vissing" w:date="2023-08-08T12:17:00Z"/>
                <w:rFonts w:ascii="Roboto" w:eastAsia="Helvetica" w:hAnsi="Roboto"/>
                <w:color w:val="000000"/>
                <w:sz w:val="21"/>
                <w:szCs w:val="21"/>
              </w:rPr>
            </w:pPr>
            <w:ins w:id="564" w:author="Christoffer Vissing" w:date="2023-08-08T12:26:00Z">
              <w:r w:rsidRPr="00122A66">
                <w:rPr>
                  <w:rFonts w:ascii="Roboto" w:eastAsia="Helvetica" w:hAnsi="Roboto"/>
                  <w:color w:val="000000"/>
                  <w:sz w:val="21"/>
                  <w:szCs w:val="21"/>
                </w:rPr>
                <w:t>75</w:t>
              </w:r>
            </w:ins>
            <w:ins w:id="565" w:author="Christoffer Vissing" w:date="2023-08-08T12:17:00Z">
              <w:r w:rsidR="003C0184" w:rsidRPr="00122A66">
                <w:rPr>
                  <w:rFonts w:ascii="Roboto" w:eastAsia="Helvetica" w:hAnsi="Roboto"/>
                  <w:color w:val="000000"/>
                  <w:sz w:val="21"/>
                  <w:szCs w:val="21"/>
                </w:rPr>
                <w:t xml:space="preserve"> (</w:t>
              </w:r>
            </w:ins>
            <w:ins w:id="566" w:author="Christoffer Vissing" w:date="2023-08-08T12:26:00Z">
              <w:r w:rsidRPr="00122A66">
                <w:rPr>
                  <w:rFonts w:ascii="Roboto" w:eastAsia="Helvetica" w:hAnsi="Roboto"/>
                  <w:color w:val="000000"/>
                  <w:sz w:val="21"/>
                  <w:szCs w:val="21"/>
                </w:rPr>
                <w:t>61</w:t>
              </w:r>
            </w:ins>
            <w:ins w:id="567" w:author="Christoffer Vissing" w:date="2023-08-08T12:17:00Z">
              <w:r w:rsidR="003C0184" w:rsidRPr="00122A66">
                <w:rPr>
                  <w:rFonts w:ascii="Roboto" w:eastAsia="Helvetica" w:hAnsi="Roboto"/>
                  <w:color w:val="000000"/>
                  <w:sz w:val="21"/>
                  <w:szCs w:val="21"/>
                </w:rPr>
                <w:t xml:space="preserve"> to </w:t>
              </w:r>
            </w:ins>
            <w:ins w:id="568" w:author="Christoffer Vissing" w:date="2023-08-08T12:26:00Z">
              <w:r w:rsidRPr="00122A66">
                <w:rPr>
                  <w:rFonts w:ascii="Roboto" w:eastAsia="Helvetica" w:hAnsi="Roboto"/>
                  <w:color w:val="000000"/>
                  <w:sz w:val="21"/>
                  <w:szCs w:val="21"/>
                </w:rPr>
                <w:t>91</w:t>
              </w:r>
            </w:ins>
            <w:ins w:id="569"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70" w:author="Christoffer Vissing" w:date="2023-08-08T12:38:00Z">
              <w:tcPr>
                <w:tcW w:w="2693"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571" w:author="Christoffer Vissing" w:date="2023-08-08T12:17:00Z"/>
                <w:rFonts w:ascii="Roboto" w:eastAsia="Helvetica" w:hAnsi="Roboto"/>
                <w:color w:val="000000"/>
                <w:sz w:val="21"/>
                <w:szCs w:val="21"/>
              </w:rPr>
            </w:pPr>
            <w:ins w:id="572" w:author="Christoffer Vissing" w:date="2023-08-08T12:26:00Z">
              <w:r w:rsidRPr="00122A66">
                <w:rPr>
                  <w:rFonts w:ascii="Roboto" w:eastAsia="Helvetica" w:hAnsi="Roboto"/>
                  <w:color w:val="000000"/>
                  <w:sz w:val="21"/>
                  <w:szCs w:val="21"/>
                </w:rPr>
                <w:t>83</w:t>
              </w:r>
            </w:ins>
            <w:ins w:id="573" w:author="Christoffer Vissing" w:date="2023-08-08T12:17:00Z">
              <w:r w:rsidR="003C0184" w:rsidRPr="00122A66">
                <w:rPr>
                  <w:rFonts w:ascii="Roboto" w:eastAsia="Helvetica" w:hAnsi="Roboto"/>
                  <w:color w:val="000000"/>
                  <w:sz w:val="21"/>
                  <w:szCs w:val="21"/>
                </w:rPr>
                <w:t xml:space="preserve"> (</w:t>
              </w:r>
            </w:ins>
            <w:ins w:id="574" w:author="Christoffer Vissing" w:date="2023-08-08T12:26:00Z">
              <w:r w:rsidRPr="00122A66">
                <w:rPr>
                  <w:rFonts w:ascii="Roboto" w:eastAsia="Helvetica" w:hAnsi="Roboto"/>
                  <w:color w:val="000000"/>
                  <w:sz w:val="21"/>
                  <w:szCs w:val="21"/>
                </w:rPr>
                <w:t>69</w:t>
              </w:r>
            </w:ins>
            <w:ins w:id="575" w:author="Christoffer Vissing" w:date="2023-08-08T12:17:00Z">
              <w:r w:rsidR="003C0184" w:rsidRPr="00122A66">
                <w:rPr>
                  <w:rFonts w:ascii="Roboto" w:eastAsia="Helvetica" w:hAnsi="Roboto"/>
                  <w:color w:val="000000"/>
                  <w:sz w:val="21"/>
                  <w:szCs w:val="21"/>
                </w:rPr>
                <w:t xml:space="preserve"> to</w:t>
              </w:r>
            </w:ins>
            <w:ins w:id="576" w:author="Christoffer Vissing" w:date="2023-08-08T12:27:00Z">
              <w:r w:rsidRPr="00122A66">
                <w:rPr>
                  <w:rFonts w:ascii="Roboto" w:eastAsia="Helvetica" w:hAnsi="Roboto"/>
                  <w:color w:val="000000"/>
                  <w:sz w:val="21"/>
                  <w:szCs w:val="21"/>
                </w:rPr>
                <w:t xml:space="preserve"> 100</w:t>
              </w:r>
            </w:ins>
            <w:ins w:id="577"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78" w:author="Christoffer Vissing" w:date="2023-08-08T12:38:00Z">
              <w:tcPr>
                <w:tcW w:w="113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579" w:author="Christoffer Vissing" w:date="2023-08-08T12:17:00Z"/>
                <w:rFonts w:ascii="Roboto" w:eastAsia="Helvetica" w:hAnsi="Roboto"/>
                <w:color w:val="000000"/>
                <w:sz w:val="21"/>
                <w:szCs w:val="21"/>
              </w:rPr>
            </w:pPr>
            <w:ins w:id="580"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122A66">
        <w:tblPrEx>
          <w:tblPrExChange w:id="581" w:author="Christoffer Vissing" w:date="2023-08-08T12:38:00Z">
            <w:tblPrEx>
              <w:tblW w:w="9072" w:type="dxa"/>
            </w:tblPrEx>
          </w:tblPrExChange>
        </w:tblPrEx>
        <w:trPr>
          <w:jc w:val="center"/>
          <w:trPrChange w:id="58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8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8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8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8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122A66">
        <w:tblPrEx>
          <w:tblPrExChange w:id="587" w:author="Christoffer Vissing" w:date="2023-08-08T12:38:00Z">
            <w:tblPrEx>
              <w:tblW w:w="9072" w:type="dxa"/>
            </w:tblPrEx>
          </w:tblPrExChange>
        </w:tblPrEx>
        <w:trPr>
          <w:jc w:val="center"/>
          <w:trPrChange w:id="58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8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122A66">
        <w:tblPrEx>
          <w:tblPrExChange w:id="593" w:author="Christoffer Vissing" w:date="2023-08-08T12:38:00Z">
            <w:tblPrEx>
              <w:tblW w:w="9072" w:type="dxa"/>
            </w:tblPrEx>
          </w:tblPrExChange>
        </w:tblPrEx>
        <w:trPr>
          <w:jc w:val="center"/>
          <w:trPrChange w:id="59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59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122A66">
        <w:tblPrEx>
          <w:tblPrExChange w:id="599" w:author="Christoffer Vissing" w:date="2023-08-08T12:38:00Z">
            <w:tblPrEx>
              <w:tblW w:w="9072" w:type="dxa"/>
            </w:tblPrEx>
          </w:tblPrExChange>
        </w:tblPrEx>
        <w:trPr>
          <w:jc w:val="center"/>
          <w:trPrChange w:id="60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122A66">
        <w:tblPrEx>
          <w:tblPrExChange w:id="605" w:author="Christoffer Vissing" w:date="2023-08-08T12:38:00Z">
            <w:tblPrEx>
              <w:tblW w:w="9072" w:type="dxa"/>
            </w:tblPrEx>
          </w:tblPrExChange>
        </w:tblPrEx>
        <w:trPr>
          <w:jc w:val="center"/>
          <w:trPrChange w:id="606"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7"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8"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09"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0"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122A66">
        <w:tblPrEx>
          <w:tblPrExChange w:id="611" w:author="Christoffer Vissing" w:date="2023-08-08T12:38:00Z">
            <w:tblPrEx>
              <w:tblW w:w="9072" w:type="dxa"/>
            </w:tblPrEx>
          </w:tblPrExChange>
        </w:tblPrEx>
        <w:trPr>
          <w:jc w:val="center"/>
          <w:trPrChange w:id="61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122A66">
        <w:tblPrEx>
          <w:tblPrExChange w:id="617" w:author="Christoffer Vissing" w:date="2023-08-08T12:38:00Z">
            <w:tblPrEx>
              <w:tblW w:w="9072" w:type="dxa"/>
            </w:tblPrEx>
          </w:tblPrExChange>
        </w:tblPrEx>
        <w:trPr>
          <w:jc w:val="center"/>
          <w:trPrChange w:id="61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1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122A66">
        <w:tblPrEx>
          <w:tblPrExChange w:id="623" w:author="Christoffer Vissing" w:date="2023-08-08T12:38:00Z">
            <w:tblPrEx>
              <w:tblW w:w="9072" w:type="dxa"/>
            </w:tblPrEx>
          </w:tblPrExChange>
        </w:tblPrEx>
        <w:trPr>
          <w:jc w:val="center"/>
          <w:trPrChange w:id="62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2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122A66">
        <w:tblPrEx>
          <w:tblPrExChange w:id="629" w:author="Christoffer Vissing" w:date="2023-08-08T12:38:00Z">
            <w:tblPrEx>
              <w:tblW w:w="9072" w:type="dxa"/>
            </w:tblPrEx>
          </w:tblPrExChange>
        </w:tblPrEx>
        <w:trPr>
          <w:jc w:val="center"/>
          <w:trPrChange w:id="63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122A66">
        <w:tblPrEx>
          <w:tblPrExChange w:id="635" w:author="Christoffer Vissing" w:date="2023-08-08T12:38:00Z">
            <w:tblPrEx>
              <w:tblW w:w="9072" w:type="dxa"/>
            </w:tblPrEx>
          </w:tblPrExChange>
        </w:tblPrEx>
        <w:trPr>
          <w:jc w:val="center"/>
          <w:trPrChange w:id="636"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7"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8"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39"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0"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122A66">
        <w:tblPrEx>
          <w:tblPrExChange w:id="641" w:author="Christoffer Vissing" w:date="2023-08-08T12:38:00Z">
            <w:tblPrEx>
              <w:tblW w:w="9072" w:type="dxa"/>
            </w:tblPrEx>
          </w:tblPrExChange>
        </w:tblPrEx>
        <w:trPr>
          <w:jc w:val="center"/>
          <w:trPrChange w:id="642"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3"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4"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5"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6"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122A66">
        <w:tblPrEx>
          <w:tblPrExChange w:id="647" w:author="Christoffer Vissing" w:date="2023-08-08T12:38:00Z">
            <w:tblPrEx>
              <w:tblW w:w="9072" w:type="dxa"/>
            </w:tblPrEx>
          </w:tblPrExChange>
        </w:tblPrEx>
        <w:trPr>
          <w:jc w:val="center"/>
          <w:trPrChange w:id="648"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49"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0"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1"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2"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122A66">
        <w:tblPrEx>
          <w:tblPrExChange w:id="653" w:author="Christoffer Vissing" w:date="2023-08-08T12:38:00Z">
            <w:tblPrEx>
              <w:tblW w:w="9072" w:type="dxa"/>
            </w:tblPrEx>
          </w:tblPrExChange>
        </w:tblPrEx>
        <w:trPr>
          <w:jc w:val="center"/>
          <w:trPrChange w:id="654"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5"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6"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7"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58"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122A66">
        <w:tblPrEx>
          <w:tblPrExChange w:id="659" w:author="Christoffer Vissing" w:date="2023-08-08T12:38:00Z">
            <w:tblPrEx>
              <w:tblW w:w="9072" w:type="dxa"/>
            </w:tblPrEx>
          </w:tblPrExChange>
        </w:tblPrEx>
        <w:trPr>
          <w:jc w:val="center"/>
          <w:trPrChange w:id="660" w:author="Christoffer Vissing" w:date="2023-08-08T12:38:00Z">
            <w:trPr>
              <w:gridAfter w:val="0"/>
              <w:jc w:val="center"/>
            </w:trPr>
          </w:trPrChange>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61" w:author="Christoffer Vissing" w:date="2023-08-08T12:38:00Z">
              <w:tcPr>
                <w:tcW w:w="32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62" w:author="Christoffer Vissing" w:date="2023-08-08T12:38:00Z">
              <w:tcPr>
                <w:tcW w:w="22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63" w:author="Christoffer Vissing" w:date="2023-08-08T12:38:00Z">
              <w:tcPr>
                <w:tcW w:w="22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Change w:id="664" w:author="Christoffer Vissing" w:date="2023-08-08T12:38:00Z">
              <w:tcPr>
                <w:tcW w:w="127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tcPrChange>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122A66">
        <w:tblPrEx>
          <w:tblPrExChange w:id="665" w:author="Christoffer Vissing" w:date="2023-08-08T12:38:00Z">
            <w:tblPrEx>
              <w:tblW w:w="9072" w:type="dxa"/>
            </w:tblPrEx>
          </w:tblPrExChange>
        </w:tblPrEx>
        <w:trPr>
          <w:jc w:val="center"/>
          <w:trPrChange w:id="666" w:author="Christoffer Vissing" w:date="2023-08-08T12:38:00Z">
            <w:trPr>
              <w:gridAfter w:val="0"/>
              <w:jc w:val="center"/>
            </w:trPr>
          </w:trPrChange>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667" w:author="Christoffer Vissing" w:date="2023-08-08T12:38:00Z">
              <w:tcPr>
                <w:tcW w:w="326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668" w:author="Christoffer Vissing" w:date="2023-08-08T12:38:00Z">
              <w:tcPr>
                <w:tcW w:w="2268" w:type="dxa"/>
                <w:gridSpan w:val="2"/>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669" w:author="Christoffer Vissing" w:date="2023-08-08T12:38:00Z">
              <w:tcPr>
                <w:tcW w:w="226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Change w:id="670" w:author="Christoffer Vissing" w:date="2023-08-08T12:38:00Z">
              <w:tcPr>
                <w:tcW w:w="1275" w:type="dxa"/>
                <w:gridSpan w:val="2"/>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tcPrChange>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122A66">
        <w:tblPrEx>
          <w:tblPrExChange w:id="671" w:author="Christoffer Vissing" w:date="2023-08-08T12:38:00Z">
            <w:tblPrEx>
              <w:tblW w:w="9072" w:type="dxa"/>
            </w:tblPrEx>
          </w:tblPrExChange>
        </w:tblPrEx>
        <w:trPr>
          <w:jc w:val="center"/>
          <w:trPrChange w:id="672" w:author="Christoffer Vissing" w:date="2023-08-08T12:38:00Z">
            <w:trPr>
              <w:gridAfter w:val="0"/>
              <w:jc w:val="center"/>
            </w:trPr>
          </w:trPrChange>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673" w:author="Christoffer Vissing" w:date="2023-08-08T12:38:00Z">
              <w:tcPr>
                <w:tcW w:w="9072" w:type="dxa"/>
                <w:gridSpan w:val="6"/>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122A66">
        <w:tblPrEx>
          <w:tblPrExChange w:id="674" w:author="Christoffer Vissing" w:date="2023-08-08T12:38:00Z">
            <w:tblPrEx>
              <w:tblW w:w="9072" w:type="dxa"/>
            </w:tblPrEx>
          </w:tblPrExChange>
        </w:tblPrEx>
        <w:trPr>
          <w:jc w:val="center"/>
          <w:trPrChange w:id="675" w:author="Christoffer Vissing" w:date="2023-08-08T12:38:00Z">
            <w:trPr>
              <w:gridAfter w:val="0"/>
              <w:jc w:val="center"/>
            </w:trPr>
          </w:trPrChange>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676" w:author="Christoffer Vissing" w:date="2023-08-08T12:38:00Z">
              <w:tcPr>
                <w:tcW w:w="9072" w:type="dxa"/>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29B13A67"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6">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del w:id="677" w:author="Christoffer Vissing" w:date="2023-06-28T14:21:00Z">
        <w:r w:rsidR="000F6E5D" w:rsidDel="003F641C">
          <w:rPr>
            <w:rFonts w:ascii="Roboto" w:hAnsi="Roboto"/>
          </w:rPr>
          <w:delText>vs</w:delText>
        </w:r>
      </w:del>
      <w:ins w:id="678" w:author="Christoffer Vissing" w:date="2023-06-28T14:21:00Z">
        <w:r w:rsidR="003F641C">
          <w:rPr>
            <w:rFonts w:ascii="Roboto" w:hAnsi="Roboto"/>
          </w:rPr>
          <w:t>versus</w:t>
        </w:r>
      </w:ins>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ins w:id="679" w:author="Christoffer Vissing" w:date="2023-06-28T15:04:00Z"/>
          <w:rFonts w:ascii="Roboto" w:hAnsi="Roboto"/>
          <w:b/>
          <w:bCs/>
        </w:rPr>
      </w:pPr>
      <w:ins w:id="680" w:author="Christoffer Vissing" w:date="2023-06-28T15:04:00Z">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ins>
    </w:p>
    <w:p w14:paraId="76D59143" w14:textId="7ED8F899" w:rsidR="00BE15DA" w:rsidRDefault="00B9219B" w:rsidP="00EA6D3E">
      <w:pPr>
        <w:spacing w:after="160" w:line="259" w:lineRule="auto"/>
        <w:rPr>
          <w:rFonts w:ascii="Roboto" w:hAnsi="Roboto"/>
          <w:b/>
          <w:bCs/>
        </w:rPr>
      </w:pPr>
      <w:del w:id="681" w:author="Christoffer Vissing" w:date="2023-06-28T15:04:00Z">
        <w:r w:rsidDel="009B33BC">
          <w:rPr>
            <w:rFonts w:ascii="Roboto" w:hAnsi="Roboto"/>
            <w:b/>
            <w:bCs/>
            <w:noProof/>
            <w14:ligatures w14:val="standardContextual"/>
          </w:rPr>
          <w:drawing>
            <wp:inline distT="0" distB="0" distL="0" distR="0" wp14:anchorId="51519AD7" wp14:editId="64C60927">
              <wp:extent cx="6058535" cy="4440555"/>
              <wp:effectExtent l="0" t="0" r="0" b="4445"/>
              <wp:docPr id="194897708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7080" name="Billede 2"/>
                      <pic:cNvPicPr/>
                    </pic:nvPicPr>
                    <pic:blipFill>
                      <a:blip r:embed="rId18">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del>
    </w:p>
    <w:p w14:paraId="7A32AF12" w14:textId="6BAC4731" w:rsidR="00EA6D3E" w:rsidRDefault="00EA6D3E" w:rsidP="00BE15DA">
      <w:pPr>
        <w:spacing w:line="276" w:lineRule="auto"/>
        <w:rPr>
          <w:rFonts w:ascii="Roboto" w:hAnsi="Roboto"/>
        </w:rPr>
      </w:pPr>
      <w:commentRangeStart w:id="682"/>
      <w:r w:rsidRPr="00FD4F8B">
        <w:rPr>
          <w:rFonts w:ascii="Roboto" w:hAnsi="Roboto"/>
          <w:b/>
          <w:bCs/>
          <w:sz w:val="22"/>
          <w:szCs w:val="22"/>
        </w:rPr>
        <w:t>Legend</w:t>
      </w:r>
      <w:commentRangeEnd w:id="682"/>
      <w:r w:rsidR="00C855CA">
        <w:rPr>
          <w:rStyle w:val="Kommentarhenvisning"/>
        </w:rPr>
        <w:commentReference w:id="682"/>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ins w:id="683" w:author="Christoffer Vissing" w:date="2023-06-28T15:14:00Z">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w:t>
        </w:r>
      </w:ins>
      <w:ins w:id="684" w:author="Christoffer Vissing" w:date="2023-06-28T15:15:00Z">
        <w:r w:rsidR="00D64535">
          <w:rPr>
            <w:rFonts w:ascii="Roboto" w:hAnsi="Roboto"/>
            <w:sz w:val="22"/>
            <w:szCs w:val="22"/>
          </w:rPr>
          <w:t xml:space="preserve">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ins>
      <w:r w:rsidR="00105422">
        <w:rPr>
          <w:rFonts w:ascii="Roboto" w:hAnsi="Roboto"/>
          <w:sz w:val="22"/>
          <w:szCs w:val="22"/>
        </w:rPr>
        <w:t xml:space="preserve">. </w:t>
      </w:r>
      <w:ins w:id="685" w:author="Christoffer Vissing" w:date="2023-06-28T15:05:00Z">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ins>
      <w:del w:id="686" w:author="Christoffer Vissing" w:date="2023-06-28T15:05:00Z">
        <w:r w:rsidR="00105422" w:rsidRPr="009B33BC" w:rsidDel="009B33BC">
          <w:rPr>
            <w:rFonts w:ascii="Roboto" w:hAnsi="Roboto"/>
            <w:sz w:val="22"/>
            <w:szCs w:val="22"/>
          </w:rPr>
          <w:delText>A</w:delText>
        </w:r>
      </w:del>
      <w:r w:rsidR="001D30C0" w:rsidRPr="009B33BC">
        <w:rPr>
          <w:rFonts w:ascii="Roboto" w:hAnsi="Roboto"/>
          <w:sz w:val="22"/>
          <w:szCs w:val="22"/>
        </w:rPr>
        <w:t>trial</w:t>
      </w:r>
      <w:r w:rsidR="001D30C0">
        <w:rPr>
          <w:rFonts w:ascii="Roboto" w:hAnsi="Roboto"/>
          <w:sz w:val="22"/>
          <w:szCs w:val="22"/>
        </w:rPr>
        <w:t xml:space="preserve"> fibrillation</w:t>
      </w:r>
      <w:ins w:id="687" w:author="Christoffer Vissing" w:date="2023-06-28T15:05:00Z">
        <w:r w:rsidR="009B33BC">
          <w:rPr>
            <w:rFonts w:ascii="Roboto" w:hAnsi="Roboto"/>
            <w:sz w:val="22"/>
            <w:szCs w:val="22"/>
          </w:rPr>
          <w:t xml:space="preserve"> during follow-up</w:t>
        </w:r>
      </w:ins>
      <w:ins w:id="688" w:author="Christoffer Vissing" w:date="2023-06-28T15:42:00Z">
        <w:r w:rsidR="00EE54E5">
          <w:rPr>
            <w:rFonts w:ascii="Roboto" w:hAnsi="Roboto"/>
            <w:sz w:val="22"/>
            <w:szCs w:val="22"/>
          </w:rPr>
          <w:t>, including numbers at risk,</w:t>
        </w:r>
      </w:ins>
      <w:ins w:id="689" w:author="Christoffer Vissing" w:date="2023-06-28T15:05:00Z">
        <w:r w:rsidR="009B33BC">
          <w:rPr>
            <w:rFonts w:ascii="Roboto" w:hAnsi="Roboto"/>
            <w:sz w:val="22"/>
            <w:szCs w:val="22"/>
          </w:rPr>
          <w:t xml:space="preserve"> in </w:t>
        </w:r>
        <w:proofErr w:type="spellStart"/>
        <w:r w:rsidR="009B33BC">
          <w:rPr>
            <w:rFonts w:ascii="Roboto" w:hAnsi="Roboto"/>
            <w:sz w:val="22"/>
            <w:szCs w:val="22"/>
          </w:rPr>
          <w:t>sar</w:t>
        </w:r>
      </w:ins>
      <w:ins w:id="690" w:author="Christoffer Vissing" w:date="2023-06-28T15:06:00Z">
        <w:r w:rsidR="009B33BC">
          <w:rPr>
            <w:rFonts w:ascii="Roboto" w:hAnsi="Roboto"/>
            <w:sz w:val="22"/>
            <w:szCs w:val="22"/>
          </w:rPr>
          <w:t>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 HCM. Overall</w:t>
        </w:r>
      </w:ins>
      <w:ins w:id="691" w:author="Christoffer Vissing" w:date="2023-06-28T15:10:00Z">
        <w:r w:rsidR="009B33BC">
          <w:rPr>
            <w:rFonts w:ascii="Roboto" w:hAnsi="Roboto"/>
            <w:sz w:val="22"/>
            <w:szCs w:val="22"/>
          </w:rPr>
          <w:t>,</w:t>
        </w:r>
      </w:ins>
      <w:ins w:id="692" w:author="Christoffer Vissing" w:date="2023-06-28T15:06:00Z">
        <w:r w:rsidR="009B33BC">
          <w:rPr>
            <w:rFonts w:ascii="Roboto" w:hAnsi="Roboto"/>
            <w:sz w:val="22"/>
            <w:szCs w:val="22"/>
          </w:rPr>
          <w:t xml:space="preserve"> the cumulative incidence is similar </w:t>
        </w:r>
      </w:ins>
      <w:ins w:id="693" w:author="Christoffer Vissing" w:date="2023-06-28T15:07:00Z">
        <w:r w:rsidR="009B33BC">
          <w:rPr>
            <w:rFonts w:ascii="Roboto" w:hAnsi="Roboto"/>
            <w:sz w:val="22"/>
            <w:szCs w:val="22"/>
          </w:rPr>
          <w:t xml:space="preserve">between the two groups, with a trend </w:t>
        </w:r>
      </w:ins>
      <w:ins w:id="694" w:author="Christoffer Vissing" w:date="2023-06-28T15:11:00Z">
        <w:r w:rsidR="009B33BC">
          <w:rPr>
            <w:rFonts w:ascii="Roboto" w:hAnsi="Roboto"/>
            <w:sz w:val="22"/>
            <w:szCs w:val="22"/>
          </w:rPr>
          <w:t>towards</w:t>
        </w:r>
      </w:ins>
      <w:ins w:id="695" w:author="Christoffer Vissing" w:date="2023-06-28T15:07:00Z">
        <w:r w:rsidR="009B33BC">
          <w:rPr>
            <w:rFonts w:ascii="Roboto" w:hAnsi="Roboto"/>
            <w:sz w:val="22"/>
            <w:szCs w:val="22"/>
          </w:rPr>
          <w:t xml:space="preserve"> </w:t>
        </w:r>
      </w:ins>
      <w:ins w:id="696" w:author="Christoffer Vissing" w:date="2023-06-28T15:08:00Z">
        <w:r w:rsidR="009B33BC">
          <w:rPr>
            <w:rFonts w:ascii="Roboto" w:hAnsi="Roboto"/>
            <w:sz w:val="22"/>
            <w:szCs w:val="22"/>
          </w:rPr>
          <w:t xml:space="preserve">a </w:t>
        </w:r>
      </w:ins>
      <w:ins w:id="697" w:author="Christoffer Vissing" w:date="2023-06-28T15:07:00Z">
        <w:r w:rsidR="009B33BC">
          <w:rPr>
            <w:rFonts w:ascii="Roboto" w:hAnsi="Roboto"/>
            <w:sz w:val="22"/>
            <w:szCs w:val="22"/>
          </w:rPr>
          <w:t>higher rate</w:t>
        </w:r>
      </w:ins>
      <w:ins w:id="698" w:author="Christoffer Vissing" w:date="2023-06-28T15:08:00Z">
        <w:r w:rsidR="009B33BC">
          <w:rPr>
            <w:rFonts w:ascii="Roboto" w:hAnsi="Roboto"/>
            <w:sz w:val="22"/>
            <w:szCs w:val="22"/>
          </w:rPr>
          <w:t xml:space="preserv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w:t>
        </w:r>
      </w:ins>
      <w:ins w:id="699" w:author="Christoffer Vissing" w:date="2023-06-28T15:11:00Z">
        <w:r w:rsidR="009B33BC">
          <w:rPr>
            <w:rFonts w:ascii="Roboto" w:hAnsi="Roboto"/>
            <w:sz w:val="22"/>
            <w:szCs w:val="22"/>
          </w:rPr>
          <w:t>the age-specific incidence rates of atrial fibrillation during follow-up</w:t>
        </w:r>
      </w:ins>
      <w:ins w:id="700" w:author="Christoffer Vissing" w:date="2023-06-28T15:43:00Z">
        <w:r w:rsidR="00EE54E5">
          <w:rPr>
            <w:rFonts w:ascii="Roboto" w:hAnsi="Roboto"/>
            <w:sz w:val="22"/>
            <w:szCs w:val="22"/>
          </w:rPr>
          <w:t>, including accumulated years at risk,</w:t>
        </w:r>
      </w:ins>
      <w:ins w:id="701" w:author="Christoffer Vissing" w:date="2023-06-28T15:11:00Z">
        <w:r w:rsidR="009B33BC">
          <w:rPr>
            <w:rFonts w:ascii="Roboto" w:hAnsi="Roboto"/>
            <w:sz w:val="22"/>
            <w:szCs w:val="22"/>
          </w:rPr>
          <w:t xml:space="preserve"> in the two groups. </w:t>
        </w:r>
      </w:ins>
      <w:ins w:id="702" w:author="Christoffer Vissing" w:date="2023-06-28T15:12:00Z">
        <w:r w:rsidR="009B33BC">
          <w:rPr>
            <w:rFonts w:ascii="Roboto" w:hAnsi="Roboto"/>
            <w:sz w:val="22"/>
            <w:szCs w:val="22"/>
          </w:rPr>
          <w:t xml:space="preserve">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w:t>
        </w:r>
      </w:ins>
      <w:ins w:id="703" w:author="Christoffer Vissing" w:date="2023-06-28T15:13:00Z">
        <w:r w:rsidR="009B33BC">
          <w:rPr>
            <w:rFonts w:ascii="Roboto" w:hAnsi="Roboto"/>
            <w:sz w:val="22"/>
            <w:szCs w:val="22"/>
          </w:rPr>
          <w:t xml:space="preserve">reaching statistical significance </w:t>
        </w:r>
      </w:ins>
      <w:ins w:id="704" w:author="Christoffer Vissing" w:date="2023-06-28T15:12:00Z">
        <w:r w:rsidR="009B33BC">
          <w:rPr>
            <w:rFonts w:ascii="Roboto" w:hAnsi="Roboto"/>
            <w:sz w:val="22"/>
            <w:szCs w:val="22"/>
          </w:rPr>
          <w:t xml:space="preserve">in </w:t>
        </w:r>
      </w:ins>
      <w:ins w:id="705" w:author="Christoffer Vissing" w:date="2023-06-28T15:13:00Z">
        <w:r w:rsidR="009B33BC">
          <w:rPr>
            <w:rFonts w:ascii="Roboto" w:hAnsi="Roboto"/>
            <w:sz w:val="22"/>
            <w:szCs w:val="22"/>
          </w:rPr>
          <w:t>the three youngest age-groups</w:t>
        </w:r>
      </w:ins>
      <w:ins w:id="706" w:author="Christoffer Vissing" w:date="2023-06-28T15:39:00Z">
        <w:r w:rsidR="00EE54E5">
          <w:rPr>
            <w:rFonts w:ascii="Roboto" w:hAnsi="Roboto"/>
            <w:sz w:val="22"/>
            <w:szCs w:val="22"/>
          </w:rPr>
          <w:t>, and with a highly significant increased age-s</w:t>
        </w:r>
      </w:ins>
      <w:ins w:id="707" w:author="Christoffer Vissing" w:date="2023-06-28T15:40:00Z">
        <w:r w:rsidR="00EE54E5">
          <w:rPr>
            <w:rFonts w:ascii="Roboto" w:hAnsi="Roboto"/>
            <w:sz w:val="22"/>
            <w:szCs w:val="22"/>
          </w:rPr>
          <w:t xml:space="preserve">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ins>
      <w:r w:rsidR="00105422">
        <w:rPr>
          <w:rFonts w:ascii="Roboto" w:hAnsi="Roboto"/>
          <w:sz w:val="22"/>
          <w:szCs w:val="22"/>
        </w:rPr>
        <w:t xml:space="preserve"> </w:t>
      </w:r>
      <w:del w:id="708" w:author="Christoffer Vissing" w:date="2023-06-28T15:40:00Z">
        <w:r w:rsidR="00105422" w:rsidDel="00EE54E5">
          <w:rPr>
            <w:rFonts w:ascii="Roboto" w:hAnsi="Roboto"/>
            <w:sz w:val="22"/>
            <w:szCs w:val="22"/>
          </w:rPr>
          <w:delText>is shown in panels</w:delText>
        </w:r>
      </w:del>
      <w:ins w:id="709" w:author="Christoffer Vissing" w:date="2023-06-28T15:40:00Z">
        <w:r w:rsidR="00EE54E5">
          <w:rPr>
            <w:rFonts w:ascii="Roboto" w:hAnsi="Roboto"/>
            <w:sz w:val="22"/>
            <w:szCs w:val="22"/>
          </w:rPr>
          <w:t>Panel</w:t>
        </w:r>
      </w:ins>
      <w:r w:rsidR="00105422">
        <w:rPr>
          <w:rFonts w:ascii="Roboto" w:hAnsi="Roboto"/>
          <w:sz w:val="22"/>
          <w:szCs w:val="22"/>
        </w:rPr>
        <w:t xml:space="preserve"> </w:t>
      </w:r>
      <w:del w:id="710" w:author="Christoffer Vissing" w:date="2023-06-28T15:41:00Z">
        <w:r w:rsidR="001D30C0" w:rsidRPr="001D30C0" w:rsidDel="00EE54E5">
          <w:rPr>
            <w:rFonts w:ascii="Roboto" w:hAnsi="Roboto"/>
            <w:b/>
            <w:bCs/>
            <w:sz w:val="22"/>
            <w:szCs w:val="22"/>
          </w:rPr>
          <w:delText>A</w:delText>
        </w:r>
        <w:r w:rsidR="001D30C0" w:rsidDel="00EE54E5">
          <w:rPr>
            <w:rFonts w:ascii="Roboto" w:hAnsi="Roboto"/>
            <w:sz w:val="22"/>
            <w:szCs w:val="22"/>
          </w:rPr>
          <w:delText xml:space="preserve"> &amp; </w:delText>
        </w:r>
      </w:del>
      <w:r w:rsidR="001D30C0" w:rsidRPr="001D30C0">
        <w:rPr>
          <w:rFonts w:ascii="Roboto" w:hAnsi="Roboto"/>
          <w:b/>
          <w:bCs/>
          <w:sz w:val="22"/>
          <w:szCs w:val="22"/>
        </w:rPr>
        <w:t>C</w:t>
      </w:r>
      <w:ins w:id="711" w:author="Christoffer Vissing" w:date="2023-06-28T15:41:00Z">
        <w:r w:rsidR="00EE54E5">
          <w:rPr>
            <w:rFonts w:ascii="Roboto" w:hAnsi="Roboto"/>
            <w:sz w:val="22"/>
            <w:szCs w:val="22"/>
          </w:rPr>
          <w:t>, shows the</w:t>
        </w:r>
      </w:ins>
      <w:del w:id="712" w:author="Christoffer Vissing" w:date="2023-06-28T15:41:00Z">
        <w:r w:rsidR="00105422" w:rsidDel="00EE54E5">
          <w:rPr>
            <w:rFonts w:ascii="Roboto" w:hAnsi="Roboto"/>
            <w:sz w:val="22"/>
            <w:szCs w:val="22"/>
          </w:rPr>
          <w:delText xml:space="preserve">; </w:delText>
        </w:r>
        <w:r w:rsidR="001C44CF" w:rsidDel="00EE54E5">
          <w:rPr>
            <w:rFonts w:ascii="Roboto" w:hAnsi="Roboto"/>
            <w:sz w:val="22"/>
            <w:szCs w:val="22"/>
          </w:rPr>
          <w:delText>composite ventricular arrhythmia</w:delText>
        </w:r>
        <w:r w:rsidR="00105422" w:rsidDel="00EE54E5">
          <w:rPr>
            <w:rFonts w:ascii="Roboto" w:hAnsi="Roboto"/>
            <w:sz w:val="22"/>
            <w:szCs w:val="22"/>
          </w:rPr>
          <w:delText xml:space="preserve">s in panels </w:delText>
        </w:r>
        <w:r w:rsidR="001D30C0" w:rsidRPr="001D30C0" w:rsidDel="00EE54E5">
          <w:rPr>
            <w:rFonts w:ascii="Roboto" w:hAnsi="Roboto"/>
            <w:b/>
            <w:bCs/>
            <w:sz w:val="22"/>
            <w:szCs w:val="22"/>
          </w:rPr>
          <w:delText>B</w:delText>
        </w:r>
        <w:r w:rsidR="00105422" w:rsidDel="00EE54E5">
          <w:rPr>
            <w:rFonts w:ascii="Roboto" w:hAnsi="Roboto"/>
            <w:sz w:val="22"/>
            <w:szCs w:val="22"/>
          </w:rPr>
          <w:delText xml:space="preserve"> and D</w:delText>
        </w:r>
        <w:r w:rsidR="00C855CA" w:rsidDel="00EE54E5">
          <w:rPr>
            <w:rFonts w:ascii="Roboto" w:hAnsi="Roboto"/>
            <w:sz w:val="22"/>
            <w:szCs w:val="22"/>
          </w:rPr>
          <w:delText>; s</w:delText>
        </w:r>
        <w:r w:rsidR="00105422" w:rsidDel="00EE54E5">
          <w:rPr>
            <w:rFonts w:ascii="Roboto" w:hAnsi="Roboto"/>
            <w:sz w:val="22"/>
            <w:szCs w:val="22"/>
          </w:rPr>
          <w:delText>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pink)</w:delText>
        </w:r>
        <w:r w:rsidRPr="00FD4F8B" w:rsidDel="00EE54E5">
          <w:rPr>
            <w:rFonts w:ascii="Roboto" w:hAnsi="Roboto"/>
            <w:sz w:val="22"/>
            <w:szCs w:val="22"/>
          </w:rPr>
          <w:delText xml:space="preserve"> </w:delText>
        </w:r>
      </w:del>
      <w:del w:id="713" w:author="Christoffer Vissing" w:date="2023-06-28T14:21:00Z">
        <w:r w:rsidRPr="00FD4F8B" w:rsidDel="003F641C">
          <w:rPr>
            <w:rFonts w:ascii="Roboto" w:hAnsi="Roboto"/>
            <w:sz w:val="22"/>
            <w:szCs w:val="22"/>
          </w:rPr>
          <w:delText>vs</w:delText>
        </w:r>
      </w:del>
      <w:del w:id="714" w:author="Christoffer Vissing" w:date="2023-06-28T15:41:00Z">
        <w:r w:rsidRPr="00FD4F8B" w:rsidDel="00EE54E5">
          <w:rPr>
            <w:rFonts w:ascii="Roboto" w:hAnsi="Roboto"/>
            <w:sz w:val="22"/>
            <w:szCs w:val="22"/>
          </w:rPr>
          <w:delText xml:space="preserve"> </w:delText>
        </w:r>
        <w:r w:rsidR="00105422" w:rsidDel="00EE54E5">
          <w:rPr>
            <w:rFonts w:ascii="Roboto" w:hAnsi="Roboto"/>
            <w:sz w:val="22"/>
            <w:szCs w:val="22"/>
          </w:rPr>
          <w:delText>non-sarcomeric HCM</w:delText>
        </w:r>
        <w:r w:rsidR="0037016C" w:rsidRPr="00FD4F8B" w:rsidDel="00EE54E5">
          <w:rPr>
            <w:rFonts w:ascii="Roboto" w:hAnsi="Roboto"/>
            <w:sz w:val="22"/>
            <w:szCs w:val="22"/>
          </w:rPr>
          <w:delText xml:space="preserve"> (</w:delText>
        </w:r>
        <w:r w:rsidR="00C855CA" w:rsidDel="00EE54E5">
          <w:rPr>
            <w:rFonts w:ascii="Roboto" w:hAnsi="Roboto"/>
            <w:sz w:val="22"/>
            <w:szCs w:val="22"/>
          </w:rPr>
          <w:delText xml:space="preserve">Sarc- in </w:delText>
        </w:r>
        <w:r w:rsidR="0037016C" w:rsidRPr="00FD4F8B" w:rsidDel="00EE54E5">
          <w:rPr>
            <w:rFonts w:ascii="Roboto" w:hAnsi="Roboto"/>
            <w:sz w:val="22"/>
            <w:szCs w:val="22"/>
          </w:rPr>
          <w:delText>blue)</w:delText>
        </w:r>
        <w:r w:rsidRPr="00FD4F8B" w:rsidDel="00EE54E5">
          <w:rPr>
            <w:rFonts w:ascii="Roboto" w:hAnsi="Roboto"/>
            <w:sz w:val="22"/>
            <w:szCs w:val="22"/>
          </w:rPr>
          <w:delText>.</w:delText>
        </w:r>
        <w:r w:rsidR="001D30C0" w:rsidDel="00EE54E5">
          <w:rPr>
            <w:rFonts w:ascii="Roboto" w:hAnsi="Roboto"/>
            <w:sz w:val="22"/>
            <w:szCs w:val="22"/>
          </w:rPr>
          <w:delText xml:space="preserve"> Panels</w:delText>
        </w:r>
        <w:r w:rsidRPr="00FD4F8B" w:rsidDel="00EE54E5">
          <w:rPr>
            <w:rFonts w:ascii="Roboto" w:hAnsi="Roboto"/>
            <w:sz w:val="22"/>
            <w:szCs w:val="22"/>
          </w:rPr>
          <w:delText xml:space="preserve"> </w:delText>
        </w:r>
        <w:r w:rsidRPr="00FD4F8B" w:rsidDel="00EE54E5">
          <w:rPr>
            <w:rFonts w:ascii="Roboto" w:hAnsi="Roboto"/>
            <w:b/>
            <w:bCs/>
            <w:sz w:val="22"/>
            <w:szCs w:val="22"/>
          </w:rPr>
          <w:delText>A</w:delText>
        </w:r>
        <w:r w:rsidR="001D30C0" w:rsidDel="00EE54E5">
          <w:rPr>
            <w:rFonts w:ascii="Roboto" w:hAnsi="Roboto"/>
            <w:b/>
            <w:bCs/>
            <w:sz w:val="22"/>
            <w:szCs w:val="22"/>
          </w:rPr>
          <w:delText>-B</w:delText>
        </w:r>
        <w:r w:rsidRPr="00FD4F8B" w:rsidDel="00EE54E5">
          <w:rPr>
            <w:rFonts w:ascii="Roboto" w:hAnsi="Roboto"/>
            <w:b/>
            <w:bCs/>
            <w:sz w:val="22"/>
            <w:szCs w:val="22"/>
          </w:rPr>
          <w:delText>.</w:delText>
        </w:r>
      </w:del>
      <w:r w:rsidRPr="00FD4F8B">
        <w:rPr>
          <w:rFonts w:ascii="Roboto" w:hAnsi="Roboto"/>
          <w:sz w:val="22"/>
          <w:szCs w:val="22"/>
        </w:rPr>
        <w:t xml:space="preserve"> </w:t>
      </w:r>
      <w:ins w:id="715" w:author="Christoffer Vissing" w:date="2023-06-28T15:41:00Z">
        <w:r w:rsidR="00EE54E5">
          <w:rPr>
            <w:rFonts w:ascii="Roboto" w:hAnsi="Roboto"/>
            <w:sz w:val="22"/>
            <w:szCs w:val="22"/>
          </w:rPr>
          <w:t>c</w:t>
        </w:r>
      </w:ins>
      <w:del w:id="716" w:author="Christoffer Vissing" w:date="2023-06-28T15:41:00Z">
        <w:r w:rsidRPr="00FD4F8B" w:rsidDel="00EE54E5">
          <w:rPr>
            <w:rFonts w:ascii="Roboto" w:hAnsi="Roboto"/>
            <w:sz w:val="22"/>
            <w:szCs w:val="22"/>
          </w:rPr>
          <w:delText>C</w:delText>
        </w:r>
      </w:del>
      <w:r w:rsidRPr="00FD4F8B">
        <w:rPr>
          <w:rFonts w:ascii="Roboto" w:hAnsi="Roboto"/>
          <w:sz w:val="22"/>
          <w:szCs w:val="22"/>
        </w:rPr>
        <w:t xml:space="preserve">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sidR="001D30C0">
        <w:rPr>
          <w:rFonts w:ascii="Roboto" w:hAnsi="Roboto"/>
          <w:sz w:val="22"/>
          <w:szCs w:val="22"/>
        </w:rPr>
        <w:t xml:space="preserve"> Panels</w:t>
      </w:r>
      <w:r w:rsidRPr="00FD4F8B">
        <w:rPr>
          <w:rFonts w:ascii="Roboto" w:hAnsi="Roboto"/>
          <w:sz w:val="22"/>
          <w:szCs w:val="22"/>
        </w:rPr>
        <w:t xml:space="preserve"> </w:t>
      </w:r>
      <w:r w:rsidR="001D30C0">
        <w:rPr>
          <w:rFonts w:ascii="Roboto" w:hAnsi="Roboto"/>
          <w:b/>
          <w:bCs/>
          <w:sz w:val="22"/>
          <w:szCs w:val="22"/>
        </w:rPr>
        <w:t>C-D</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w:t>
      </w:r>
      <w:r w:rsidR="0037016C" w:rsidRPr="00FD4F8B">
        <w:rPr>
          <w:rFonts w:ascii="Roboto" w:hAnsi="Roboto"/>
          <w:sz w:val="22"/>
          <w:szCs w:val="22"/>
        </w:rPr>
        <w:t xml:space="preserve"> The age-standardized incidence rate (ASI)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The standardized incidence ratio (SIR) has been added for each age-group at the bottom of the plot.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ins w:id="717" w:author="Christoffer Vissing" w:date="2023-06-29T16:26:00Z"/>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ins w:id="718" w:author="Christoffer Vissing" w:date="2023-06-29T16:27:00Z">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9">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ins>
    </w:p>
    <w:p w14:paraId="33CE4A2F" w14:textId="653D9A13" w:rsidR="00FD4F8B" w:rsidRDefault="00B9219B" w:rsidP="00D5141C">
      <w:pPr>
        <w:spacing w:line="480" w:lineRule="auto"/>
        <w:ind w:left="-270"/>
        <w:rPr>
          <w:rFonts w:ascii="Roboto" w:hAnsi="Roboto"/>
          <w:b/>
          <w:bCs/>
        </w:rPr>
      </w:pPr>
      <w:del w:id="719" w:author="Christoffer Vissing" w:date="2023-06-29T16:30:00Z">
        <w:r w:rsidDel="00426080">
          <w:rPr>
            <w:rFonts w:ascii="Roboto" w:hAnsi="Roboto"/>
            <w:b/>
            <w:bCs/>
            <w:noProof/>
            <w14:ligatures w14:val="standardContextual"/>
          </w:rPr>
          <w:drawing>
            <wp:inline distT="0" distB="0" distL="0" distR="0" wp14:anchorId="2775BCA0" wp14:editId="074CB9E0">
              <wp:extent cx="6058535" cy="4544060"/>
              <wp:effectExtent l="0" t="0" r="0" b="2540"/>
              <wp:docPr id="10313718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1886" name="Billede 1031371886"/>
                      <pic:cNvPicPr/>
                    </pic:nvPicPr>
                    <pic:blipFill>
                      <a:blip r:embed="rId20">
                        <a:extLst>
                          <a:ext uri="{28A0092B-C50C-407E-A947-70E740481C1C}">
                            <a14:useLocalDpi xmlns:a14="http://schemas.microsoft.com/office/drawing/2010/main" val="0"/>
                          </a:ext>
                        </a:extLst>
                      </a:blip>
                      <a:stretch>
                        <a:fillRect/>
                      </a:stretch>
                    </pic:blipFill>
                    <pic:spPr>
                      <a:xfrm>
                        <a:off x="0" y="0"/>
                        <a:ext cx="6058535" cy="4544060"/>
                      </a:xfrm>
                      <a:prstGeom prst="rect">
                        <a:avLst/>
                      </a:prstGeom>
                    </pic:spPr>
                  </pic:pic>
                </a:graphicData>
              </a:graphic>
            </wp:inline>
          </w:drawing>
        </w:r>
      </w:del>
    </w:p>
    <w:p w14:paraId="0C00B60F" w14:textId="0F5FF9EF"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del w:id="720" w:author="Christoffer Vissing" w:date="2023-06-29T16:30:00Z">
        <w:r w:rsidDel="00426080">
          <w:rPr>
            <w:rFonts w:ascii="Roboto" w:hAnsi="Roboto"/>
            <w:sz w:val="22"/>
            <w:szCs w:val="22"/>
          </w:rPr>
          <w:delText>Histogram</w:delText>
        </w:r>
      </w:del>
      <w:ins w:id="721" w:author="Christoffer Vissing" w:date="2023-06-29T16:30:00Z">
        <w:r w:rsidR="00426080">
          <w:rPr>
            <w:rFonts w:ascii="Roboto" w:hAnsi="Roboto"/>
            <w:sz w:val="22"/>
            <w:szCs w:val="22"/>
          </w:rPr>
          <w:t>Density plots</w:t>
        </w:r>
      </w:ins>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ins w:id="722" w:author="Christoffer Vissing" w:date="2023-06-29T16:30:00Z">
        <w:r w:rsidR="00426080">
          <w:rPr>
            <w:rFonts w:ascii="Roboto" w:hAnsi="Roboto"/>
            <w:sz w:val="22"/>
            <w:szCs w:val="22"/>
          </w:rPr>
          <w:t xml:space="preserve"> The dots denote the median age of HCM diagnosis in th</w:t>
        </w:r>
      </w:ins>
      <w:ins w:id="723" w:author="Christoffer Vissing" w:date="2023-06-29T16:31:00Z">
        <w:r w:rsidR="00426080">
          <w:rPr>
            <w:rFonts w:ascii="Roboto" w:hAnsi="Roboto"/>
            <w:sz w:val="22"/>
            <w:szCs w:val="22"/>
          </w:rPr>
          <w:t>e two groups.</w:t>
        </w:r>
      </w:ins>
      <w:r w:rsidR="007401B1">
        <w:rPr>
          <w:rFonts w:ascii="Roboto" w:hAnsi="Roboto"/>
          <w:b/>
          <w:bCs/>
        </w:rPr>
        <w:br w:type="page"/>
      </w:r>
    </w:p>
    <w:p w14:paraId="12550DC8" w14:textId="77777777" w:rsidR="005F2993" w:rsidRDefault="005F2993" w:rsidP="001D711A">
      <w:pPr>
        <w:spacing w:line="480" w:lineRule="auto"/>
        <w:rPr>
          <w:ins w:id="724" w:author="Christoffer Vissing" w:date="2023-08-07T14:13:00Z"/>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4D41AC4C" w14:textId="161BDADF" w:rsidR="00FF2BF4" w:rsidDel="006C51D5" w:rsidRDefault="00102552" w:rsidP="001D711A">
      <w:pPr>
        <w:spacing w:line="480" w:lineRule="auto"/>
        <w:rPr>
          <w:del w:id="725" w:author="Christoffer Vissing" w:date="2023-08-01T15:05:00Z"/>
          <w:rFonts w:ascii="Roboto" w:hAnsi="Roboto"/>
        </w:rPr>
      </w:pPr>
      <w:ins w:id="726" w:author="Christoffer Vissing" w:date="2023-08-07T14:13:00Z">
        <w:r>
          <w:rPr>
            <w:rFonts w:ascii="Roboto" w:hAnsi="Roboto"/>
            <w:noProof/>
            <w14:ligatures w14:val="standardContextual"/>
          </w:rPr>
          <w:drawing>
            <wp:inline distT="0" distB="0" distL="0" distR="0" wp14:anchorId="76922B59" wp14:editId="1487296A">
              <wp:extent cx="6058535" cy="4704080"/>
              <wp:effectExtent l="0" t="0" r="0" b="0"/>
              <wp:docPr id="124620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25" name="Billede 12462025"/>
                      <pic:cNvPicPr/>
                    </pic:nvPicPr>
                    <pic:blipFill>
                      <a:blip r:embed="rId21">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ins>
    </w:p>
    <w:p w14:paraId="63FE6B33" w14:textId="1DBD3A6C" w:rsidR="001748BF" w:rsidRDefault="00BB3F00" w:rsidP="00B9219B">
      <w:pPr>
        <w:spacing w:line="480" w:lineRule="auto"/>
        <w:rPr>
          <w:ins w:id="727" w:author="Christoffer Vissing" w:date="2023-06-30T12:08:00Z"/>
          <w:rFonts w:ascii="Roboto" w:hAnsi="Roboto"/>
        </w:rPr>
      </w:pPr>
      <w:del w:id="728" w:author="Christoffer Vissing" w:date="2023-06-30T12:10:00Z">
        <w:r w:rsidDel="00C02764">
          <w:rPr>
            <w:rFonts w:ascii="Roboto" w:hAnsi="Roboto"/>
            <w:noProof/>
            <w14:ligatures w14:val="standardContextual"/>
          </w:rPr>
          <w:drawing>
            <wp:inline distT="0" distB="0" distL="0" distR="0" wp14:anchorId="16278630" wp14:editId="7F77148D">
              <wp:extent cx="6058800" cy="3031200"/>
              <wp:effectExtent l="0" t="0" r="0" b="4445"/>
              <wp:docPr id="52369243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2435" name="Billede 523692435"/>
                      <pic:cNvPicPr/>
                    </pic:nvPicPr>
                    <pic:blipFill>
                      <a:blip r:embed="rId22">
                        <a:extLst>
                          <a:ext uri="{28A0092B-C50C-407E-A947-70E740481C1C}">
                            <a14:useLocalDpi xmlns:a14="http://schemas.microsoft.com/office/drawing/2010/main" val="0"/>
                          </a:ext>
                        </a:extLst>
                      </a:blip>
                      <a:stretch>
                        <a:fillRect/>
                      </a:stretch>
                    </pic:blipFill>
                    <pic:spPr>
                      <a:xfrm>
                        <a:off x="0" y="0"/>
                        <a:ext cx="6058800" cy="3031200"/>
                      </a:xfrm>
                      <a:prstGeom prst="rect">
                        <a:avLst/>
                      </a:prstGeom>
                    </pic:spPr>
                  </pic:pic>
                </a:graphicData>
              </a:graphic>
            </wp:inline>
          </w:drawing>
        </w:r>
      </w:del>
    </w:p>
    <w:p w14:paraId="43FFA8CB" w14:textId="005BCACC" w:rsidR="00C02764" w:rsidRPr="00B9219B" w:rsidDel="006C51D5" w:rsidRDefault="00C02764" w:rsidP="00B9219B">
      <w:pPr>
        <w:spacing w:line="480" w:lineRule="auto"/>
        <w:rPr>
          <w:del w:id="729" w:author="Christoffer Vissing" w:date="2023-08-01T15:05:00Z"/>
          <w:rFonts w:ascii="Roboto" w:hAnsi="Roboto"/>
        </w:rPr>
      </w:pPr>
    </w:p>
    <w:p w14:paraId="3263708D" w14:textId="0C1D11F7"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being exposed to one of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D5141C" w:rsidRPr="00FD4F8B">
        <w:rPr>
          <w:rFonts w:ascii="Roboto" w:hAnsi="Roboto"/>
          <w:sz w:val="22"/>
          <w:szCs w:val="22"/>
        </w:rPr>
        <w:t>features</w:t>
      </w:r>
      <w:r w:rsidRPr="00FD4F8B">
        <w:rPr>
          <w:rFonts w:ascii="Roboto" w:hAnsi="Roboto"/>
          <w:sz w:val="22"/>
          <w:szCs w:val="22"/>
        </w:rPr>
        <w:t xml:space="preserve"> (y-axis).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ins w:id="730" w:author="Christoffer Vissing" w:date="2023-08-01T15:04:00Z">
        <w:r w:rsidR="006C51D5">
          <w:rPr>
            <w:rFonts w:ascii="Roboto" w:hAnsi="Roboto"/>
            <w:sz w:val="22"/>
            <w:szCs w:val="22"/>
          </w:rPr>
          <w:t>09</w:t>
        </w:r>
      </w:ins>
      <w:del w:id="731" w:author="Christoffer Vissing" w:date="2023-08-01T15:03:00Z">
        <w:r w:rsidR="00F03C90" w:rsidDel="006C51D5">
          <w:rPr>
            <w:rFonts w:ascii="Roboto" w:hAnsi="Roboto"/>
            <w:sz w:val="22"/>
            <w:szCs w:val="22"/>
          </w:rPr>
          <w:delText>7</w:delText>
        </w:r>
      </w:del>
      <w:r w:rsidR="000101FA">
        <w:rPr>
          <w:rFonts w:ascii="Roboto" w:hAnsi="Roboto"/>
          <w:sz w:val="22"/>
          <w:szCs w:val="22"/>
        </w:rPr>
        <w:t>)</w:t>
      </w:r>
      <w:r w:rsidRPr="00FD4F8B">
        <w:rPr>
          <w:rFonts w:ascii="Roboto" w:hAnsi="Roboto"/>
          <w:sz w:val="22"/>
          <w:szCs w:val="22"/>
        </w:rPr>
        <w:t>.</w:t>
      </w:r>
      <w:ins w:id="732" w:author="Christoffer Vissing" w:date="2023-08-01T15:06:00Z">
        <w:r w:rsidR="006C51D5">
          <w:rPr>
            <w:rFonts w:ascii="Roboto" w:hAnsi="Roboto"/>
            <w:sz w:val="22"/>
            <w:szCs w:val="22"/>
          </w:rPr>
          <w:t xml:space="preserve"> Colors indicate if an interaction with genetic subgroup</w:t>
        </w:r>
      </w:ins>
      <w:r w:rsidRPr="00FD4F8B">
        <w:rPr>
          <w:rFonts w:ascii="Roboto" w:hAnsi="Roboto"/>
          <w:sz w:val="22"/>
          <w:szCs w:val="22"/>
        </w:rPr>
        <w:t xml:space="preserve"> </w:t>
      </w:r>
      <w:ins w:id="733" w:author="Christoffer Vissing" w:date="2023-08-01T15:15:00Z">
        <w:r w:rsidR="00783844">
          <w:rPr>
            <w:rFonts w:ascii="Roboto" w:hAnsi="Roboto"/>
            <w:sz w:val="22"/>
            <w:szCs w:val="22"/>
          </w:rPr>
          <w:t>was found</w:t>
        </w:r>
      </w:ins>
      <w:ins w:id="734" w:author="Christoffer Vissing" w:date="2023-08-08T11:29:00Z">
        <w:r w:rsidR="00037B48">
          <w:rPr>
            <w:rFonts w:ascii="Roboto" w:hAnsi="Roboto"/>
            <w:sz w:val="22"/>
            <w:szCs w:val="22"/>
          </w:rPr>
          <w:t xml:space="preserve"> and </w:t>
        </w:r>
      </w:ins>
      <w:ins w:id="735" w:author="Christoffer Vissing" w:date="2023-08-08T11:30:00Z">
        <w:r w:rsidR="00037B48">
          <w:rPr>
            <w:rFonts w:ascii="Roboto" w:hAnsi="Roboto"/>
            <w:sz w:val="22"/>
            <w:szCs w:val="22"/>
          </w:rPr>
          <w:t>if non-</w:t>
        </w:r>
        <w:proofErr w:type="spellStart"/>
        <w:r w:rsidR="00037B48">
          <w:rPr>
            <w:rFonts w:ascii="Roboto" w:hAnsi="Roboto"/>
            <w:sz w:val="22"/>
            <w:szCs w:val="22"/>
          </w:rPr>
          <w:t>sarcomeric</w:t>
        </w:r>
        <w:proofErr w:type="spellEnd"/>
        <w:r w:rsidR="00037B48">
          <w:rPr>
            <w:rFonts w:ascii="Roboto" w:hAnsi="Roboto"/>
            <w:sz w:val="22"/>
            <w:szCs w:val="22"/>
          </w:rPr>
          <w:t xml:space="preserve"> HCM status attenuated the effect (blue) </w:t>
        </w:r>
      </w:ins>
      <w:ins w:id="736" w:author="Christoffer Vissing" w:date="2023-08-08T11:31:00Z">
        <w:r w:rsidR="00037B48">
          <w:rPr>
            <w:rFonts w:ascii="Roboto" w:hAnsi="Roboto"/>
            <w:sz w:val="22"/>
            <w:szCs w:val="22"/>
          </w:rPr>
          <w:t xml:space="preserve">or </w:t>
        </w:r>
        <w:proofErr w:type="spellStart"/>
        <w:r w:rsidR="00037B48">
          <w:rPr>
            <w:rFonts w:ascii="Roboto" w:hAnsi="Roboto"/>
            <w:sz w:val="22"/>
            <w:szCs w:val="22"/>
          </w:rPr>
          <w:t>sarcomeric</w:t>
        </w:r>
        <w:proofErr w:type="spellEnd"/>
        <w:r w:rsidR="00037B48">
          <w:rPr>
            <w:rFonts w:ascii="Roboto" w:hAnsi="Roboto"/>
            <w:sz w:val="22"/>
            <w:szCs w:val="22"/>
          </w:rPr>
          <w:t xml:space="preserve"> HCM status did (pink). Hazard ratios are adjusted for sex and if a significant </w:t>
        </w:r>
      </w:ins>
      <w:ins w:id="737" w:author="Christoffer Vissing" w:date="2023-08-08T11:32:00Z">
        <w:r w:rsidR="00037B48">
          <w:rPr>
            <w:rFonts w:ascii="Roboto" w:hAnsi="Roboto"/>
            <w:sz w:val="22"/>
            <w:szCs w:val="22"/>
          </w:rPr>
          <w:t>interaction was observed stratified analysis was performed.</w:t>
        </w:r>
      </w:ins>
      <w:ins w:id="738" w:author="Christoffer Vissing" w:date="2023-08-08T11:31:00Z">
        <w:r w:rsidR="00037B48">
          <w:rPr>
            <w:rFonts w:ascii="Roboto" w:hAnsi="Roboto"/>
            <w:sz w:val="22"/>
            <w:szCs w:val="22"/>
          </w:rPr>
          <w:t xml:space="preserve"> </w:t>
        </w:r>
      </w:ins>
      <w:ins w:id="739" w:author="Christoffer Vissing" w:date="2023-08-08T11:29:00Z">
        <w:r w:rsidR="00037B48">
          <w:rPr>
            <w:rFonts w:ascii="Roboto" w:hAnsi="Roboto"/>
            <w:sz w:val="22"/>
            <w:szCs w:val="22"/>
          </w:rPr>
          <w:t xml:space="preserve"> </w:t>
        </w:r>
      </w:ins>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ins w:id="740" w:author="Christoffer Vissing" w:date="2023-06-30T11:37:00Z"/>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ins w:id="741" w:author="Christoffer Vissing" w:date="2023-06-30T11:36:00Z"/>
          <w:rFonts w:ascii="Roboto" w:hAnsi="Roboto"/>
          <w:b/>
          <w:bCs/>
        </w:rPr>
      </w:pPr>
      <w:ins w:id="742" w:author="Christoffer Vissing" w:date="2023-06-30T11:37:00Z">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3">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ins>
    </w:p>
    <w:p w14:paraId="5A17EC92" w14:textId="15489BB3" w:rsidR="00B06391" w:rsidRDefault="00B06391">
      <w:pPr>
        <w:rPr>
          <w:rFonts w:ascii="Roboto" w:hAnsi="Roboto"/>
          <w:b/>
          <w:bCs/>
        </w:rPr>
      </w:pPr>
    </w:p>
    <w:p w14:paraId="1BD9B259" w14:textId="431A5FB1" w:rsidR="00E66BD0" w:rsidRDefault="002E4BE9">
      <w:pPr>
        <w:rPr>
          <w:rFonts w:ascii="Roboto" w:hAnsi="Roboto"/>
          <w:b/>
          <w:bCs/>
        </w:rPr>
      </w:pPr>
      <w:del w:id="743" w:author="Christoffer Vissing" w:date="2023-06-30T11:37:00Z">
        <w:r w:rsidDel="00B06391">
          <w:rPr>
            <w:rFonts w:ascii="Roboto" w:hAnsi="Roboto"/>
            <w:b/>
            <w:bCs/>
            <w:noProof/>
            <w14:ligatures w14:val="standardContextual"/>
          </w:rPr>
          <w:drawing>
            <wp:inline distT="0" distB="0" distL="0" distR="0" wp14:anchorId="724EEBA4" wp14:editId="65D5D8F3">
              <wp:extent cx="4969163" cy="6470693"/>
              <wp:effectExtent l="0" t="0" r="0" b="0"/>
              <wp:docPr id="173504921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9216" name="Billede 1735049216"/>
                      <pic:cNvPicPr/>
                    </pic:nvPicPr>
                    <pic:blipFill>
                      <a:blip r:embed="rId24">
                        <a:extLst>
                          <a:ext uri="{28A0092B-C50C-407E-A947-70E740481C1C}">
                            <a14:useLocalDpi xmlns:a14="http://schemas.microsoft.com/office/drawing/2010/main" val="0"/>
                          </a:ext>
                        </a:extLst>
                      </a:blip>
                      <a:stretch>
                        <a:fillRect/>
                      </a:stretch>
                    </pic:blipFill>
                    <pic:spPr>
                      <a:xfrm>
                        <a:off x="0" y="0"/>
                        <a:ext cx="4976653" cy="6480447"/>
                      </a:xfrm>
                      <a:prstGeom prst="rect">
                        <a:avLst/>
                      </a:prstGeom>
                    </pic:spPr>
                  </pic:pic>
                </a:graphicData>
              </a:graphic>
            </wp:inline>
          </w:drawing>
        </w:r>
      </w:del>
    </w:p>
    <w:p w14:paraId="099BB8E8" w14:textId="36311AE1"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del w:id="744" w:author="Christoffer Vissing" w:date="2023-06-28T14:21:00Z">
        <w:r w:rsidRPr="00FD4F8B" w:rsidDel="003F641C">
          <w:rPr>
            <w:rFonts w:ascii="Roboto" w:hAnsi="Roboto"/>
            <w:sz w:val="22"/>
            <w:szCs w:val="22"/>
          </w:rPr>
          <w:delText>vs</w:delText>
        </w:r>
      </w:del>
      <w:ins w:id="745" w:author="Christoffer Vissing" w:date="2023-06-28T14:21:00Z">
        <w:r w:rsidR="003F641C">
          <w:rPr>
            <w:rFonts w:ascii="Roboto" w:hAnsi="Roboto"/>
            <w:sz w:val="22"/>
            <w:szCs w:val="22"/>
          </w:rPr>
          <w:t>versus</w:t>
        </w:r>
      </w:ins>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36115514" w14:textId="7777777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5">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1995BFD4"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del w:id="746" w:author="Christoffer Vissing" w:date="2023-06-28T14:21:00Z">
        <w:r w:rsidRPr="00DB6D77" w:rsidDel="003F641C">
          <w:rPr>
            <w:rFonts w:ascii="Roboto" w:hAnsi="Roboto"/>
          </w:rPr>
          <w:delText>vs</w:delText>
        </w:r>
      </w:del>
      <w:ins w:id="747"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6">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6E5D9E0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del w:id="748" w:author="Christoffer Vissing" w:date="2023-06-28T14:21:00Z">
        <w:r w:rsidRPr="00DB6D77" w:rsidDel="003F641C">
          <w:rPr>
            <w:rFonts w:ascii="Roboto" w:hAnsi="Roboto"/>
          </w:rPr>
          <w:delText>vs</w:delText>
        </w:r>
      </w:del>
      <w:ins w:id="749" w:author="Christoffer Vissing" w:date="2023-06-28T14:21:00Z">
        <w:r w:rsidR="003F641C">
          <w:rPr>
            <w:rFonts w:ascii="Roboto" w:hAnsi="Roboto"/>
          </w:rPr>
          <w:t>versus</w:t>
        </w:r>
      </w:ins>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750" w:author="Christoffer Vissing" w:date="2023-08-08T11:34:00Z"/>
          <w:rFonts w:ascii="Roboto" w:hAnsi="Roboto"/>
        </w:rPr>
      </w:pPr>
      <w:del w:id="751"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7">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ins w:id="752" w:author="Christoffer Vissing" w:date="2023-08-08T11:33:00Z"/>
          <w:rFonts w:ascii="Roboto" w:hAnsi="Roboto"/>
        </w:rPr>
      </w:pPr>
      <w:del w:id="753"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ins w:id="754" w:author="Christoffer Vissing" w:date="2023-08-08T11:34:00Z"/>
          <w:rFonts w:ascii="Roboto" w:hAnsi="Roboto"/>
        </w:rPr>
      </w:pPr>
      <w:ins w:id="755" w:author="Christoffer Vissing" w:date="2023-08-08T11:33:00Z">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8">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ins>
    </w:p>
    <w:p w14:paraId="413853F3" w14:textId="1128B6A7" w:rsidR="006D51BB" w:rsidRDefault="00037B48" w:rsidP="00AA7BBD">
      <w:pPr>
        <w:tabs>
          <w:tab w:val="left" w:pos="3946"/>
        </w:tabs>
        <w:spacing w:line="480" w:lineRule="auto"/>
        <w:rPr>
          <w:ins w:id="756" w:author="Christoffer Vissing" w:date="2023-08-08T11:46:00Z"/>
          <w:rFonts w:ascii="Roboto" w:hAnsi="Roboto"/>
        </w:rPr>
      </w:pPr>
      <w:ins w:id="757" w:author="Christoffer Vissing" w:date="2023-08-08T11:34:00Z">
        <w:r w:rsidRPr="00037B48">
          <w:rPr>
            <w:rFonts w:ascii="Roboto" w:hAnsi="Roboto"/>
            <w:b/>
            <w:bCs/>
            <w:rPrChange w:id="758" w:author="Christoffer Vissing" w:date="2023-08-08T11:34:00Z">
              <w:rPr>
                <w:rFonts w:ascii="Roboto" w:hAnsi="Roboto"/>
              </w:rPr>
            </w:rPrChange>
          </w:rPr>
          <w:t>Legend</w:t>
        </w:r>
        <w:r>
          <w:rPr>
            <w:rFonts w:ascii="Roboto" w:hAnsi="Roboto"/>
          </w:rPr>
          <w:t>: Heatmaps showing the</w:t>
        </w:r>
      </w:ins>
      <w:ins w:id="759" w:author="Christoffer Vissing" w:date="2023-08-08T11:36:00Z">
        <w:r>
          <w:rPr>
            <w:rFonts w:ascii="Roboto" w:hAnsi="Roboto"/>
          </w:rPr>
          <w:t xml:space="preserve"> time-adjusted hazard ratios for</w:t>
        </w:r>
      </w:ins>
      <w:ins w:id="760" w:author="Christoffer Vissing" w:date="2023-08-08T11:34:00Z">
        <w:r>
          <w:rPr>
            <w:rFonts w:ascii="Roboto" w:hAnsi="Roboto"/>
          </w:rPr>
          <w:t xml:space="preserve"> </w:t>
        </w:r>
      </w:ins>
      <w:ins w:id="761" w:author="Christoffer Vissing" w:date="2023-08-08T11:37:00Z">
        <w:r>
          <w:rPr>
            <w:rFonts w:ascii="Roboto" w:hAnsi="Roboto"/>
          </w:rPr>
          <w:t xml:space="preserve">the </w:t>
        </w:r>
      </w:ins>
      <w:ins w:id="762" w:author="Christoffer Vissing" w:date="2023-08-08T11:34:00Z">
        <w:r>
          <w:rPr>
            <w:rFonts w:ascii="Roboto" w:hAnsi="Roboto"/>
          </w:rPr>
          <w:t xml:space="preserve">combined effect of </w:t>
        </w:r>
      </w:ins>
      <w:ins w:id="763" w:author="Christoffer Vissing" w:date="2023-08-08T11:36:00Z">
        <w:r>
          <w:rPr>
            <w:rFonts w:ascii="Roboto" w:hAnsi="Roboto"/>
          </w:rPr>
          <w:t>each</w:t>
        </w:r>
      </w:ins>
      <w:ins w:id="764" w:author="Christoffer Vissing" w:date="2023-08-08T11:35:00Z">
        <w:r>
          <w:rPr>
            <w:rFonts w:ascii="Roboto" w:hAnsi="Roboto"/>
          </w:rPr>
          <w:t xml:space="preserve"> </w:t>
        </w:r>
      </w:ins>
      <w:ins w:id="765" w:author="Christoffer Vissing" w:date="2023-08-08T11:37:00Z">
        <w:r>
          <w:rPr>
            <w:rFonts w:ascii="Roboto" w:hAnsi="Roboto"/>
          </w:rPr>
          <w:t xml:space="preserve">individual </w:t>
        </w:r>
      </w:ins>
      <w:ins w:id="766" w:author="Christoffer Vissing" w:date="2023-08-08T11:35:00Z">
        <w:r>
          <w:rPr>
            <w:rFonts w:ascii="Roboto" w:hAnsi="Roboto"/>
          </w:rPr>
          <w:t>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ins>
      <w:ins w:id="767" w:author="Christoffer Vissing" w:date="2023-08-08T11:44:00Z">
        <w:r w:rsidR="006D51BB">
          <w:rPr>
            <w:rFonts w:ascii="Roboto" w:hAnsi="Roboto"/>
          </w:rPr>
          <w:t xml:space="preserve"> on the hazard of investigated outcomes</w:t>
        </w:r>
      </w:ins>
      <w:ins w:id="768" w:author="Christoffer Vissing" w:date="2023-08-08T11:37:00Z">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w:t>
        </w:r>
      </w:ins>
      <w:ins w:id="769" w:author="Christoffer Vissing" w:date="2023-08-08T11:38:00Z">
        <w:r>
          <w:rPr>
            <w:rFonts w:ascii="Roboto" w:hAnsi="Roboto"/>
          </w:rPr>
          <w:t xml:space="preserve"> Only exposure-outcome pairs in which a significant interaction </w:t>
        </w:r>
      </w:ins>
      <w:ins w:id="770" w:author="Christoffer Vissing" w:date="2023-08-08T11:45:00Z">
        <w:r w:rsidR="006D51BB">
          <w:rPr>
            <w:rFonts w:ascii="Roboto" w:hAnsi="Roboto"/>
          </w:rPr>
          <w:t>was</w:t>
        </w:r>
      </w:ins>
      <w:ins w:id="771" w:author="Christoffer Vissing" w:date="2023-08-08T11:44:00Z">
        <w:r w:rsidR="006D51BB">
          <w:rPr>
            <w:rFonts w:ascii="Roboto" w:hAnsi="Roboto"/>
          </w:rPr>
          <w:t xml:space="preserve"> found are</w:t>
        </w:r>
      </w:ins>
      <w:ins w:id="772" w:author="Christoffer Vissing" w:date="2023-08-08T11:39:00Z">
        <w:r>
          <w:rPr>
            <w:rFonts w:ascii="Roboto" w:hAnsi="Roboto"/>
          </w:rPr>
          <w:t xml:space="preserve"> included</w:t>
        </w:r>
      </w:ins>
      <w:ins w:id="773" w:author="Christoffer Vissing" w:date="2023-08-08T11:44:00Z">
        <w:r w:rsidR="006D51BB">
          <w:rPr>
            <w:rFonts w:ascii="Roboto" w:hAnsi="Roboto"/>
          </w:rPr>
          <w:t>.</w:t>
        </w:r>
      </w:ins>
      <w:ins w:id="774" w:author="Christoffer Vissing" w:date="2023-08-08T11:39:00Z">
        <w:r>
          <w:rPr>
            <w:rFonts w:ascii="Roboto" w:hAnsi="Roboto"/>
          </w:rPr>
          <w:t xml:space="preserve"> </w:t>
        </w:r>
      </w:ins>
      <w:ins w:id="775" w:author="Christoffer Vissing" w:date="2023-08-08T11:44:00Z">
        <w:r w:rsidR="006D51BB">
          <w:rPr>
            <w:rFonts w:ascii="Roboto" w:hAnsi="Roboto"/>
          </w:rPr>
          <w:t>T</w:t>
        </w:r>
      </w:ins>
      <w:ins w:id="776" w:author="Christoffer Vissing" w:date="2023-08-08T11:39:00Z">
        <w:r>
          <w:rPr>
            <w:rFonts w:ascii="Roboto" w:hAnsi="Roboto"/>
          </w:rPr>
          <w:t xml:space="preserve">he colors </w:t>
        </w:r>
      </w:ins>
      <w:ins w:id="777" w:author="Christoffer Vissing" w:date="2023-08-08T11:44:00Z">
        <w:r w:rsidR="006D51BB">
          <w:rPr>
            <w:rFonts w:ascii="Roboto" w:hAnsi="Roboto"/>
          </w:rPr>
          <w:t xml:space="preserve">of the </w:t>
        </w:r>
      </w:ins>
      <w:ins w:id="778" w:author="Christoffer Vissing" w:date="2023-08-08T11:45:00Z">
        <w:r w:rsidR="006D51BB">
          <w:rPr>
            <w:rFonts w:ascii="Roboto" w:hAnsi="Roboto"/>
          </w:rPr>
          <w:t xml:space="preserve">circles in the plots </w:t>
        </w:r>
      </w:ins>
      <w:ins w:id="779" w:author="Christoffer Vissing" w:date="2023-08-08T11:39:00Z">
        <w:r>
          <w:rPr>
            <w:rFonts w:ascii="Roboto" w:hAnsi="Roboto"/>
          </w:rPr>
          <w:t xml:space="preserve">signify </w:t>
        </w:r>
        <w:r w:rsidR="006D51BB">
          <w:rPr>
            <w:rFonts w:ascii="Roboto" w:hAnsi="Roboto"/>
          </w:rPr>
          <w:t xml:space="preserve">the relative effect of </w:t>
        </w:r>
      </w:ins>
      <w:ins w:id="780" w:author="Christoffer Vissing" w:date="2023-08-08T11:40:00Z">
        <w:r w:rsidR="006D51BB">
          <w:rPr>
            <w:rFonts w:ascii="Roboto" w:hAnsi="Roboto"/>
          </w:rPr>
          <w:t>genetic status on the</w:t>
        </w:r>
        <w:r w:rsidR="006D51BB" w:rsidRPr="006D51BB">
          <w:rPr>
            <w:rFonts w:ascii="Roboto" w:hAnsi="Roboto"/>
          </w:rPr>
          <w:t xml:space="preserve"> </w:t>
        </w:r>
        <w:r w:rsidR="006D51BB">
          <w:rPr>
            <w:rFonts w:ascii="Roboto" w:hAnsi="Roboto"/>
          </w:rPr>
          <w:t xml:space="preserve">disease-modifying effect of the exposure on the outcome. Darker blue colors signify </w:t>
        </w:r>
      </w:ins>
      <w:ins w:id="781" w:author="Christoffer Vissing" w:date="2023-08-08T11:41:00Z">
        <w:r w:rsidR="006D51BB">
          <w:rPr>
            <w:rFonts w:ascii="Roboto" w:hAnsi="Roboto"/>
          </w:rPr>
          <w:t>a larger additive effect of having</w:t>
        </w:r>
      </w:ins>
      <w:ins w:id="782" w:author="Christoffer Vissing" w:date="2023-08-08T11:40:00Z">
        <w:r w:rsidR="006D51BB">
          <w:rPr>
            <w:rFonts w:ascii="Roboto" w:hAnsi="Roboto"/>
          </w:rPr>
          <w:t xml:space="preserve"> n</w:t>
        </w:r>
      </w:ins>
      <w:ins w:id="783" w:author="Christoffer Vissing" w:date="2023-08-08T11:41:00Z">
        <w:r w:rsidR="006D51BB">
          <w:rPr>
            <w:rFonts w:ascii="Roboto" w:hAnsi="Roboto"/>
          </w:rPr>
          <w:t>on-</w:t>
        </w:r>
        <w:proofErr w:type="spellStart"/>
        <w:r w:rsidR="006D51BB">
          <w:rPr>
            <w:rFonts w:ascii="Roboto" w:hAnsi="Roboto"/>
          </w:rPr>
          <w:t>sarcomeric</w:t>
        </w:r>
        <w:proofErr w:type="spellEnd"/>
        <w:r w:rsidR="006D51BB">
          <w:rPr>
            <w:rFonts w:ascii="Roboto" w:hAnsi="Roboto"/>
          </w:rPr>
          <w:t xml:space="preserve"> HCM</w:t>
        </w:r>
      </w:ins>
      <w:ins w:id="784" w:author="Christoffer Vissing" w:date="2023-08-08T11:42:00Z">
        <w:r w:rsidR="006D51BB">
          <w:rPr>
            <w:rFonts w:ascii="Roboto" w:hAnsi="Roboto"/>
          </w:rPr>
          <w:t xml:space="preserve">, while darker pink is used for a larger additive effect of </w:t>
        </w:r>
        <w:proofErr w:type="spellStart"/>
        <w:r w:rsidR="006D51BB">
          <w:rPr>
            <w:rFonts w:ascii="Roboto" w:hAnsi="Roboto"/>
          </w:rPr>
          <w:t>sarcomeric</w:t>
        </w:r>
        <w:proofErr w:type="spellEnd"/>
        <w:r w:rsidR="006D51BB">
          <w:rPr>
            <w:rFonts w:ascii="Roboto" w:hAnsi="Roboto"/>
          </w:rPr>
          <w:t xml:space="preserve"> H</w:t>
        </w:r>
      </w:ins>
      <w:ins w:id="785" w:author="Christoffer Vissing" w:date="2023-08-08T11:43:00Z">
        <w:r w:rsidR="006D51BB">
          <w:rPr>
            <w:rFonts w:ascii="Roboto" w:hAnsi="Roboto"/>
          </w:rPr>
          <w:t>CM.</w:t>
        </w:r>
      </w:ins>
      <w:ins w:id="786" w:author="Christoffer Vissing" w:date="2023-08-08T11:39:00Z">
        <w:r w:rsidR="006D51BB">
          <w:rPr>
            <w:rFonts w:ascii="Roboto" w:hAnsi="Roboto"/>
          </w:rPr>
          <w:t xml:space="preserve"> </w:t>
        </w:r>
      </w:ins>
    </w:p>
    <w:p w14:paraId="61F3DC30" w14:textId="77777777" w:rsidR="006D51BB" w:rsidRDefault="006D51BB">
      <w:pPr>
        <w:rPr>
          <w:ins w:id="787" w:author="Christoffer Vissing" w:date="2023-08-08T11:46:00Z"/>
          <w:rFonts w:ascii="Roboto" w:hAnsi="Roboto"/>
        </w:rPr>
      </w:pPr>
      <w:ins w:id="788" w:author="Christoffer Vissing" w:date="2023-08-08T11:46:00Z">
        <w:r>
          <w:rPr>
            <w:rFonts w:ascii="Roboto" w:hAnsi="Roboto"/>
          </w:rPr>
          <w:br w:type="page"/>
        </w:r>
      </w:ins>
    </w:p>
    <w:p w14:paraId="6CA1AAF7" w14:textId="6146464F" w:rsidR="00037B48" w:rsidRPr="006D51BB" w:rsidRDefault="006D51BB" w:rsidP="00AA7BBD">
      <w:pPr>
        <w:tabs>
          <w:tab w:val="left" w:pos="3946"/>
        </w:tabs>
        <w:spacing w:line="480" w:lineRule="auto"/>
        <w:rPr>
          <w:ins w:id="789" w:author="Christoffer Vissing" w:date="2023-08-08T11:46:00Z"/>
          <w:rFonts w:ascii="Roboto" w:hAnsi="Roboto"/>
          <w:b/>
          <w:bCs/>
          <w:rPrChange w:id="790" w:author="Christoffer Vissing" w:date="2023-08-08T11:47:00Z">
            <w:rPr>
              <w:ins w:id="791" w:author="Christoffer Vissing" w:date="2023-08-08T11:46:00Z"/>
              <w:rFonts w:ascii="Roboto" w:hAnsi="Roboto"/>
            </w:rPr>
          </w:rPrChange>
        </w:rPr>
      </w:pPr>
      <w:ins w:id="792" w:author="Christoffer Vissing" w:date="2023-08-08T11:46:00Z">
        <w:r w:rsidRPr="006D51BB">
          <w:rPr>
            <w:rFonts w:ascii="Roboto" w:hAnsi="Roboto"/>
            <w:b/>
            <w:bCs/>
            <w:rPrChange w:id="793" w:author="Christoffer Vissing" w:date="2023-08-08T11:47:00Z">
              <w:rPr>
                <w:rFonts w:ascii="Roboto" w:hAnsi="Roboto"/>
              </w:rPr>
            </w:rPrChange>
          </w:rPr>
          <w:lastRenderedPageBreak/>
          <w:t>Supplementary Figure 4</w:t>
        </w:r>
      </w:ins>
    </w:p>
    <w:p w14:paraId="2AF76D3E" w14:textId="63FF4380" w:rsidR="006D51BB" w:rsidRDefault="006D51BB" w:rsidP="00AA7BBD">
      <w:pPr>
        <w:tabs>
          <w:tab w:val="left" w:pos="3946"/>
        </w:tabs>
        <w:spacing w:line="480" w:lineRule="auto"/>
        <w:rPr>
          <w:ins w:id="794" w:author="Christoffer Vissing" w:date="2023-08-08T11:47:00Z"/>
          <w:rFonts w:ascii="Roboto" w:hAnsi="Roboto"/>
        </w:rPr>
      </w:pPr>
      <w:ins w:id="795" w:author="Christoffer Vissing" w:date="2023-08-08T11:46:00Z">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9">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ins>
    </w:p>
    <w:p w14:paraId="5189CCC0" w14:textId="4391DDC4" w:rsidR="006D51BB" w:rsidRPr="00DB6D77" w:rsidRDefault="006D51BB" w:rsidP="00AA7BBD">
      <w:pPr>
        <w:tabs>
          <w:tab w:val="left" w:pos="3946"/>
        </w:tabs>
        <w:spacing w:line="480" w:lineRule="auto"/>
        <w:rPr>
          <w:rFonts w:ascii="Roboto" w:hAnsi="Roboto"/>
        </w:rPr>
      </w:pPr>
      <w:ins w:id="796" w:author="Christoffer Vissing" w:date="2023-08-08T11:47:00Z">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ins>
    </w:p>
    <w:sectPr w:rsidR="006D51BB" w:rsidRPr="00DB6D77" w:rsidSect="00185EDD">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Christoffer Vissing" w:date="2023-08-08T13:50:00Z" w:initials="CRV">
    <w:p w14:paraId="1EE60C23" w14:textId="071024BB" w:rsidR="00D66F04" w:rsidRDefault="00D66F04">
      <w:pPr>
        <w:pStyle w:val="Kommentartekst"/>
      </w:pPr>
      <w:r>
        <w:rPr>
          <w:rStyle w:val="Kommentarhenvisning"/>
        </w:rPr>
        <w:annotationRef/>
      </w:r>
      <w:r>
        <w:t>This has been somewhat toned down (not explicitly investigated in results), so should perhaps be deleted?</w:t>
      </w:r>
    </w:p>
  </w:comment>
  <w:comment w:id="340" w:author="Carolyn Ho" w:date="2023-06-27T14:50:00Z" w:initials="HCY">
    <w:p w14:paraId="6D167638" w14:textId="79670A44" w:rsidR="00AA4526" w:rsidRDefault="00AA4526">
      <w:pPr>
        <w:pStyle w:val="Kommentartekst"/>
      </w:pPr>
      <w:r>
        <w:rPr>
          <w:rStyle w:val="Kommentarhenvisning"/>
        </w:rPr>
        <w:annotationRef/>
      </w:r>
      <w:r>
        <w:t>Correct/specify</w:t>
      </w:r>
    </w:p>
  </w:comment>
  <w:comment w:id="345" w:author="Carolyn Ho" w:date="2023-06-27T14:53:00Z" w:initials="HCY">
    <w:p w14:paraId="5D0E0F44" w14:textId="694618A6" w:rsidR="0032350E" w:rsidRDefault="0032350E">
      <w:pPr>
        <w:pStyle w:val="Kommentartekst"/>
      </w:pPr>
      <w:r>
        <w:rPr>
          <w:rStyle w:val="Kommentarhenvisning"/>
        </w:rPr>
        <w:annotationRef/>
      </w:r>
      <w:r>
        <w:t>Doesn’t table 1 indicate 38% of non-sarc had HTN?</w:t>
      </w:r>
    </w:p>
  </w:comment>
  <w:comment w:id="682"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w:t>
      </w:r>
      <w:proofErr w:type="gramStart"/>
      <w:r>
        <w:rPr>
          <w:sz w:val="20"/>
          <w:szCs w:val="20"/>
        </w:rPr>
        <w:t>more clear</w:t>
      </w:r>
      <w:proofErr w:type="gramEnd"/>
      <w:r>
        <w:rPr>
          <w:sz w:val="20"/>
          <w:szCs w:val="20"/>
        </w:rPr>
        <w:t xml:space="preserve">. </w:t>
      </w:r>
    </w:p>
    <w:p w14:paraId="02323975" w14:textId="33751445" w:rsidR="00C855CA" w:rsidRDefault="00C855CA" w:rsidP="00C855CA">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60C23" w15:done="0"/>
  <w15:commentEx w15:paraId="6D167638" w15:done="0"/>
  <w15:commentEx w15:paraId="5D0E0F44" w15:done="0"/>
  <w15:commentEx w15:paraId="02323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C69D" w16cex:dateUtc="2023-08-08T11:50:00Z"/>
  <w16cex:commentExtensible w16cex:durableId="284575B5" w16cex:dateUtc="2023-06-27T18:50:00Z"/>
  <w16cex:commentExtensible w16cex:durableId="28457673" w16cex:dateUtc="2023-06-27T18:53:00Z"/>
  <w16cex:commentExtensible w16cex:durableId="28444405"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60C23" w16cid:durableId="287CC69D"/>
  <w16cid:commentId w16cid:paraId="6D167638" w16cid:durableId="284575B5"/>
  <w16cid:commentId w16cid:paraId="5D0E0F44" w16cid:durableId="28457673"/>
  <w16cid:commentId w16cid:paraId="02323975" w16cid:durableId="2844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2B13C" w14:textId="77777777" w:rsidR="005E42C7" w:rsidRDefault="005E42C7">
      <w:r>
        <w:separator/>
      </w:r>
    </w:p>
  </w:endnote>
  <w:endnote w:type="continuationSeparator" w:id="0">
    <w:p w14:paraId="27E5D471" w14:textId="77777777" w:rsidR="005E42C7" w:rsidRDefault="005E4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D429" w14:textId="77777777" w:rsidR="005E42C7" w:rsidRDefault="005E42C7">
      <w:r>
        <w:separator/>
      </w:r>
    </w:p>
  </w:footnote>
  <w:footnote w:type="continuationSeparator" w:id="0">
    <w:p w14:paraId="64880487" w14:textId="77777777" w:rsidR="005E42C7" w:rsidRDefault="005E4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7938"/>
    <w:rsid w:val="00037B48"/>
    <w:rsid w:val="0004148E"/>
    <w:rsid w:val="00044362"/>
    <w:rsid w:val="00045C43"/>
    <w:rsid w:val="00045FF8"/>
    <w:rsid w:val="00047633"/>
    <w:rsid w:val="00051EAF"/>
    <w:rsid w:val="00056EEB"/>
    <w:rsid w:val="00066095"/>
    <w:rsid w:val="00071ECC"/>
    <w:rsid w:val="0007751F"/>
    <w:rsid w:val="00080A63"/>
    <w:rsid w:val="0008357F"/>
    <w:rsid w:val="000B140C"/>
    <w:rsid w:val="000B753D"/>
    <w:rsid w:val="000D0076"/>
    <w:rsid w:val="000E3A07"/>
    <w:rsid w:val="000E754A"/>
    <w:rsid w:val="000F3B75"/>
    <w:rsid w:val="000F6E5D"/>
    <w:rsid w:val="000F7E82"/>
    <w:rsid w:val="00102552"/>
    <w:rsid w:val="00105422"/>
    <w:rsid w:val="001056F4"/>
    <w:rsid w:val="00122A66"/>
    <w:rsid w:val="0013085D"/>
    <w:rsid w:val="00132B28"/>
    <w:rsid w:val="001340F8"/>
    <w:rsid w:val="00154659"/>
    <w:rsid w:val="00167E21"/>
    <w:rsid w:val="001748BF"/>
    <w:rsid w:val="0018036F"/>
    <w:rsid w:val="00190371"/>
    <w:rsid w:val="00192803"/>
    <w:rsid w:val="0019303B"/>
    <w:rsid w:val="00193C32"/>
    <w:rsid w:val="0019798E"/>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61839"/>
    <w:rsid w:val="002823F4"/>
    <w:rsid w:val="002834B5"/>
    <w:rsid w:val="00292911"/>
    <w:rsid w:val="002970A1"/>
    <w:rsid w:val="002A2493"/>
    <w:rsid w:val="002B10D0"/>
    <w:rsid w:val="002B3BD2"/>
    <w:rsid w:val="002B5172"/>
    <w:rsid w:val="002B6640"/>
    <w:rsid w:val="002C1AB4"/>
    <w:rsid w:val="002C6DC5"/>
    <w:rsid w:val="002C7D53"/>
    <w:rsid w:val="002E48E9"/>
    <w:rsid w:val="002E4BE9"/>
    <w:rsid w:val="002F6C0F"/>
    <w:rsid w:val="003001C9"/>
    <w:rsid w:val="00301B34"/>
    <w:rsid w:val="003107E7"/>
    <w:rsid w:val="003157B8"/>
    <w:rsid w:val="00317FF7"/>
    <w:rsid w:val="0032350E"/>
    <w:rsid w:val="0032641D"/>
    <w:rsid w:val="003323F6"/>
    <w:rsid w:val="00345718"/>
    <w:rsid w:val="00350333"/>
    <w:rsid w:val="00351DC9"/>
    <w:rsid w:val="00360FE2"/>
    <w:rsid w:val="00362CA3"/>
    <w:rsid w:val="0037016C"/>
    <w:rsid w:val="00370E07"/>
    <w:rsid w:val="0037380B"/>
    <w:rsid w:val="00387275"/>
    <w:rsid w:val="0039001D"/>
    <w:rsid w:val="00394A0C"/>
    <w:rsid w:val="003A633A"/>
    <w:rsid w:val="003B159A"/>
    <w:rsid w:val="003C0184"/>
    <w:rsid w:val="003D6095"/>
    <w:rsid w:val="003D647E"/>
    <w:rsid w:val="003E2EB5"/>
    <w:rsid w:val="003E33A6"/>
    <w:rsid w:val="003F0B99"/>
    <w:rsid w:val="003F641C"/>
    <w:rsid w:val="00406508"/>
    <w:rsid w:val="004125E5"/>
    <w:rsid w:val="00422DA9"/>
    <w:rsid w:val="00426080"/>
    <w:rsid w:val="00433EF5"/>
    <w:rsid w:val="00436E9C"/>
    <w:rsid w:val="00444074"/>
    <w:rsid w:val="004451B2"/>
    <w:rsid w:val="0044712F"/>
    <w:rsid w:val="004536C1"/>
    <w:rsid w:val="00461927"/>
    <w:rsid w:val="004629A8"/>
    <w:rsid w:val="004636E0"/>
    <w:rsid w:val="004640FE"/>
    <w:rsid w:val="0047289B"/>
    <w:rsid w:val="0048195E"/>
    <w:rsid w:val="00482E50"/>
    <w:rsid w:val="004908BF"/>
    <w:rsid w:val="0049191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559AF"/>
    <w:rsid w:val="00556B72"/>
    <w:rsid w:val="00567A14"/>
    <w:rsid w:val="00575C41"/>
    <w:rsid w:val="00580470"/>
    <w:rsid w:val="005868E2"/>
    <w:rsid w:val="00592E28"/>
    <w:rsid w:val="00595F0C"/>
    <w:rsid w:val="005B164B"/>
    <w:rsid w:val="005B2913"/>
    <w:rsid w:val="005B44F4"/>
    <w:rsid w:val="005C4292"/>
    <w:rsid w:val="005D1D14"/>
    <w:rsid w:val="005D6489"/>
    <w:rsid w:val="005E3EFD"/>
    <w:rsid w:val="005E42C7"/>
    <w:rsid w:val="005E755E"/>
    <w:rsid w:val="005F2993"/>
    <w:rsid w:val="006174CC"/>
    <w:rsid w:val="00625C27"/>
    <w:rsid w:val="00626F13"/>
    <w:rsid w:val="00630A55"/>
    <w:rsid w:val="00632C1C"/>
    <w:rsid w:val="006368C7"/>
    <w:rsid w:val="00636E22"/>
    <w:rsid w:val="0064270F"/>
    <w:rsid w:val="006463CE"/>
    <w:rsid w:val="00653619"/>
    <w:rsid w:val="006645EA"/>
    <w:rsid w:val="00667385"/>
    <w:rsid w:val="0069060A"/>
    <w:rsid w:val="00691A4A"/>
    <w:rsid w:val="00696138"/>
    <w:rsid w:val="00696771"/>
    <w:rsid w:val="006A4628"/>
    <w:rsid w:val="006A5983"/>
    <w:rsid w:val="006A67A7"/>
    <w:rsid w:val="006B1975"/>
    <w:rsid w:val="006B7AE7"/>
    <w:rsid w:val="006C51D5"/>
    <w:rsid w:val="006D4A13"/>
    <w:rsid w:val="006D51BB"/>
    <w:rsid w:val="006F06CE"/>
    <w:rsid w:val="006F102D"/>
    <w:rsid w:val="00702EEB"/>
    <w:rsid w:val="00705B1C"/>
    <w:rsid w:val="00706DA4"/>
    <w:rsid w:val="00711E23"/>
    <w:rsid w:val="00724D30"/>
    <w:rsid w:val="007401B1"/>
    <w:rsid w:val="007544D9"/>
    <w:rsid w:val="00755D3B"/>
    <w:rsid w:val="007748D5"/>
    <w:rsid w:val="00777B45"/>
    <w:rsid w:val="007811CD"/>
    <w:rsid w:val="00783844"/>
    <w:rsid w:val="00790484"/>
    <w:rsid w:val="007A45DD"/>
    <w:rsid w:val="007B1E2E"/>
    <w:rsid w:val="007B690D"/>
    <w:rsid w:val="007C252B"/>
    <w:rsid w:val="007C2A95"/>
    <w:rsid w:val="007C2DBF"/>
    <w:rsid w:val="007C6E46"/>
    <w:rsid w:val="007C7784"/>
    <w:rsid w:val="007D0E1C"/>
    <w:rsid w:val="007D28C4"/>
    <w:rsid w:val="007E5235"/>
    <w:rsid w:val="007F100A"/>
    <w:rsid w:val="007F67CF"/>
    <w:rsid w:val="0080039F"/>
    <w:rsid w:val="00801D10"/>
    <w:rsid w:val="00805553"/>
    <w:rsid w:val="0083228C"/>
    <w:rsid w:val="00832D41"/>
    <w:rsid w:val="00833357"/>
    <w:rsid w:val="0084063E"/>
    <w:rsid w:val="00842AF6"/>
    <w:rsid w:val="00861833"/>
    <w:rsid w:val="00862521"/>
    <w:rsid w:val="00867A97"/>
    <w:rsid w:val="00875D58"/>
    <w:rsid w:val="00893F12"/>
    <w:rsid w:val="00894A5E"/>
    <w:rsid w:val="00894D11"/>
    <w:rsid w:val="008A2E9A"/>
    <w:rsid w:val="008A4596"/>
    <w:rsid w:val="008A637F"/>
    <w:rsid w:val="008B3EB1"/>
    <w:rsid w:val="008B59F9"/>
    <w:rsid w:val="008C7B68"/>
    <w:rsid w:val="008D55D0"/>
    <w:rsid w:val="008F135E"/>
    <w:rsid w:val="00903497"/>
    <w:rsid w:val="0090368F"/>
    <w:rsid w:val="0090387A"/>
    <w:rsid w:val="009426C3"/>
    <w:rsid w:val="0094582D"/>
    <w:rsid w:val="00945B98"/>
    <w:rsid w:val="009470FC"/>
    <w:rsid w:val="009859BB"/>
    <w:rsid w:val="0099298A"/>
    <w:rsid w:val="00993A56"/>
    <w:rsid w:val="009B33BC"/>
    <w:rsid w:val="009B391A"/>
    <w:rsid w:val="009C7FDC"/>
    <w:rsid w:val="009D1EBF"/>
    <w:rsid w:val="009D36E1"/>
    <w:rsid w:val="009D52A5"/>
    <w:rsid w:val="009E0DC7"/>
    <w:rsid w:val="009E16F1"/>
    <w:rsid w:val="009E1C4D"/>
    <w:rsid w:val="00A008C6"/>
    <w:rsid w:val="00A201CC"/>
    <w:rsid w:val="00A22769"/>
    <w:rsid w:val="00A26503"/>
    <w:rsid w:val="00A330FA"/>
    <w:rsid w:val="00A77028"/>
    <w:rsid w:val="00A947DB"/>
    <w:rsid w:val="00A95177"/>
    <w:rsid w:val="00A961C0"/>
    <w:rsid w:val="00AA4526"/>
    <w:rsid w:val="00AA65AF"/>
    <w:rsid w:val="00AA77DE"/>
    <w:rsid w:val="00AA7BBD"/>
    <w:rsid w:val="00AB7056"/>
    <w:rsid w:val="00AB77FA"/>
    <w:rsid w:val="00AC0D72"/>
    <w:rsid w:val="00AC26B8"/>
    <w:rsid w:val="00AC5E31"/>
    <w:rsid w:val="00AC5E6D"/>
    <w:rsid w:val="00AC7B4E"/>
    <w:rsid w:val="00AD1CB4"/>
    <w:rsid w:val="00AE167C"/>
    <w:rsid w:val="00AE4D82"/>
    <w:rsid w:val="00AE4DF8"/>
    <w:rsid w:val="00AE60F7"/>
    <w:rsid w:val="00AE7D20"/>
    <w:rsid w:val="00AF0B6D"/>
    <w:rsid w:val="00B04425"/>
    <w:rsid w:val="00B06391"/>
    <w:rsid w:val="00B136D1"/>
    <w:rsid w:val="00B13D40"/>
    <w:rsid w:val="00B14185"/>
    <w:rsid w:val="00B215FC"/>
    <w:rsid w:val="00B26E80"/>
    <w:rsid w:val="00B3368B"/>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5E79"/>
    <w:rsid w:val="00C47A54"/>
    <w:rsid w:val="00C55FA8"/>
    <w:rsid w:val="00C6106B"/>
    <w:rsid w:val="00C72953"/>
    <w:rsid w:val="00C81A0B"/>
    <w:rsid w:val="00C81C49"/>
    <w:rsid w:val="00C82067"/>
    <w:rsid w:val="00C855CA"/>
    <w:rsid w:val="00C9056B"/>
    <w:rsid w:val="00CA4002"/>
    <w:rsid w:val="00CA7329"/>
    <w:rsid w:val="00CB1A1E"/>
    <w:rsid w:val="00CB59D1"/>
    <w:rsid w:val="00CC68F6"/>
    <w:rsid w:val="00CD14BC"/>
    <w:rsid w:val="00CD1602"/>
    <w:rsid w:val="00CD38FF"/>
    <w:rsid w:val="00CE536D"/>
    <w:rsid w:val="00CF5CE8"/>
    <w:rsid w:val="00CF65F0"/>
    <w:rsid w:val="00D01BF0"/>
    <w:rsid w:val="00D04DBA"/>
    <w:rsid w:val="00D06A7A"/>
    <w:rsid w:val="00D11238"/>
    <w:rsid w:val="00D21631"/>
    <w:rsid w:val="00D3112F"/>
    <w:rsid w:val="00D3206F"/>
    <w:rsid w:val="00D33261"/>
    <w:rsid w:val="00D50E7D"/>
    <w:rsid w:val="00D5141C"/>
    <w:rsid w:val="00D5159C"/>
    <w:rsid w:val="00D57B5A"/>
    <w:rsid w:val="00D57C6D"/>
    <w:rsid w:val="00D60C85"/>
    <w:rsid w:val="00D61824"/>
    <w:rsid w:val="00D62892"/>
    <w:rsid w:val="00D62A05"/>
    <w:rsid w:val="00D64535"/>
    <w:rsid w:val="00D66F04"/>
    <w:rsid w:val="00D7731C"/>
    <w:rsid w:val="00D84162"/>
    <w:rsid w:val="00D8498A"/>
    <w:rsid w:val="00D8701C"/>
    <w:rsid w:val="00D87B3B"/>
    <w:rsid w:val="00D9650E"/>
    <w:rsid w:val="00DA50F5"/>
    <w:rsid w:val="00DA67FA"/>
    <w:rsid w:val="00DA7CE3"/>
    <w:rsid w:val="00DB6D77"/>
    <w:rsid w:val="00DD0515"/>
    <w:rsid w:val="00DD6282"/>
    <w:rsid w:val="00DE0329"/>
    <w:rsid w:val="00DE73A8"/>
    <w:rsid w:val="00DF1022"/>
    <w:rsid w:val="00DF496A"/>
    <w:rsid w:val="00DF4CC9"/>
    <w:rsid w:val="00DF5A0F"/>
    <w:rsid w:val="00E0082F"/>
    <w:rsid w:val="00E11272"/>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54EFA"/>
    <w:rsid w:val="00F6627E"/>
    <w:rsid w:val="00F70620"/>
    <w:rsid w:val="00F826AF"/>
    <w:rsid w:val="00F8500F"/>
    <w:rsid w:val="00F904AB"/>
    <w:rsid w:val="00F9152D"/>
    <w:rsid w:val="00FA0FD1"/>
    <w:rsid w:val="00FA685D"/>
    <w:rsid w:val="00FB109B"/>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emf"/><Relationship Id="rId26" Type="http://schemas.openxmlformats.org/officeDocument/2006/relationships/image" Target="media/image11.emf"/><Relationship Id="rId21" Type="http://schemas.openxmlformats.org/officeDocument/2006/relationships/image" Target="media/image6.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footer" Target="footer3.xml"/><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christoffer.rasmus.vissing@regionh" TargetMode="External"/><Relationship Id="rId14" Type="http://schemas.microsoft.com/office/2016/09/relationships/commentsIds" Target="commentsIds.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header" Target="header1.xml"/><Relationship Id="rId35" Type="http://schemas.openxmlformats.org/officeDocument/2006/relationships/footer" Target="footer5.xml"/><Relationship Id="rId8" Type="http://schemas.openxmlformats.org/officeDocument/2006/relationships/hyperlink" Target="mailto:cho@bwh.harvard.edu"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34</Pages>
  <Words>24290</Words>
  <Characters>148169</Characters>
  <Application>Microsoft Office Word</Application>
  <DocSecurity>0</DocSecurity>
  <Lines>1234</Lines>
  <Paragraphs>344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172115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2023-08-07T14:35:00Z</dcterms:created>
  <dcterms:modified xsi:type="dcterms:W3CDTF">2023-08-08T12:48:00Z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